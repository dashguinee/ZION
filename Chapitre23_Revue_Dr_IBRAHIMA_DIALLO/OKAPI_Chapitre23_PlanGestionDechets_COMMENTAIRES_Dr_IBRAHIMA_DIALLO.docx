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A778938" w14:textId="77777777" w:rsidR="006F67D5" w:rsidRPr="00703E24" w:rsidRDefault="003574C9" w:rsidP="00703E24">
      <w:pPr>
        <w:spacing w:before="120" w:after="120"/>
        <w:rPr>
          <w:rFonts w:ascii="Arial" w:hAnsi="Arial" w:cs="Arial"/>
        </w:rPr>
      </w:pPr>
      <w:r>
        <w:rPr>
          <w:rFonts w:ascii="Arial" w:hAnsi="Arial" w:cs="Arial"/>
          <w:b/>
          <w:bCs/>
        </w:rPr>
        <w:t>CHAPITRE 23</w:t>
      </w:r>
    </w:p>
    <w:p w14:paraId="56D83289" w14:textId="77777777" w:rsidR="006F67D5" w:rsidRPr="00703E24" w:rsidRDefault="003574C9" w:rsidP="00703E24">
      <w:pPr>
        <w:spacing w:before="120" w:after="120"/>
        <w:rPr>
          <w:rFonts w:ascii="Arial" w:hAnsi="Arial" w:cs="Arial"/>
        </w:rPr>
      </w:pPr>
      <w:r>
        <w:rPr>
          <w:rFonts w:ascii="Arial" w:hAnsi="Arial" w:cs="Arial"/>
          <w:b/>
          <w:bCs/>
        </w:rPr>
        <w:t>PLAN DE GESTION DES DÉCHETS</w:t>
      </w:r>
    </w:p>
    <w:p w14:paraId="3F17A216" w14:textId="77777777" w:rsidR="006F67D5" w:rsidRPr="00703E24" w:rsidRDefault="006F67D5" w:rsidP="00703E24">
      <w:pPr>
        <w:jc w:val="both"/>
        <w:rPr>
          <w:rFonts w:ascii="Arial" w:hAnsi="Arial" w:cs="Arial"/>
        </w:rPr>
      </w:pPr>
    </w:p>
    <w:p w14:paraId="08B20A8D" w14:textId="77777777" w:rsidR="006F67D5" w:rsidRPr="00703E24" w:rsidRDefault="003574C9" w:rsidP="00703E24">
      <w:pPr>
        <w:pStyle w:val="Titre1"/>
        <w:jc w:val="both"/>
        <w:rPr>
          <w:rFonts w:ascii="Arial" w:hAnsi="Arial" w:cs="Arial"/>
          <w:sz w:val="21"/>
          <w:szCs w:val="21"/>
        </w:rPr>
      </w:pPr>
      <w:r>
        <w:rPr>
          <w:rFonts w:ascii="Arial" w:hAnsi="Arial" w:cs="Arial"/>
          <w:sz w:val="21"/>
          <w:szCs w:val="21"/>
        </w:rPr>
        <w:t>23.1 Introduction et objectifs</w:t>
      </w:r>
    </w:p>
    <w:p w14:paraId="314B6D8F" w14:textId="4A662B04" w:rsidR="006F67D5" w:rsidRPr="00703E24" w:rsidRDefault="003574C9" w:rsidP="00703E24">
      <w:pPr>
        <w:spacing w:before="80" w:after="120" w:line="276" w:lineRule="auto"/>
        <w:jc w:val="both"/>
        <w:rPr>
          <w:rFonts w:ascii="Arial" w:hAnsi="Arial" w:cs="Arial"/>
        </w:rPr>
      </w:pPr>
      <w:r>
        <w:rPr>
          <w:rFonts w:ascii="Arial" w:hAnsi="Arial" w:cs="Arial"/>
        </w:rPr>
        <w:t xml:space="preserve">Le présent chapitre présente le Plan de gestion des déchets pour le projet de construction de la raffinerie du Winning Consortium Alumina Guinea (WCAG) à Dobali, dans la Préfecture de Boké, en République de Guinée. Le projet comprend la raffinerie d'alumine, une centrale thermique à charbon, un parc de stockage des résidus de bauxite (boues rouges), des pipelines, des voies d'accès, une prise d’eau, un réservoir et les infrastructures associées susceptibles de générer des déchets durant les phases de construction, d'exploitation et de démantèlement.</w:t>
      </w:r>
    </w:p>
    <w:p w14:paraId="35B6D27A" w14:textId="1222D831" w:rsidR="006F67D5" w:rsidRPr="00703E24" w:rsidRDefault="003574C9" w:rsidP="00703E24">
      <w:pPr>
        <w:spacing w:before="80" w:after="120" w:line="276" w:lineRule="auto"/>
        <w:jc w:val="both"/>
        <w:rPr>
          <w:rFonts w:ascii="Arial" w:hAnsi="Arial" w:cs="Arial"/>
        </w:rPr>
      </w:pPr>
      <w:commentRangeStart w:id="446"/>
      <w:r>
        <w:rPr>
          <w:rFonts w:ascii="Arial" w:hAnsi="Arial" w:cs="Arial"/>
        </w:rPr>
        <w:t>L'objectif principal de ce Plan est d'établir une approche pratique et opérationnelle pour l'identification, le tri, la manutention, le stockage, le transport et l'élimination de l'ensemble des flux de déchets générés au cours des phases de construction, d'exploitation et de démantèlement du Projet, conformément à la législation et à la réglementation guinéennes applicables ainsi qu'aux exigences</w:t>
      </w:r>
      <w:commentRangeEnd w:id="446"/>
      <w:r>
        <w:rPr>
          <w:rStyle w:val="Marquedecommentaire"/>
        </w:rPr>
        <w:commentReference w:id="446"/>
      </w:r>
      <w:ins w:id="0" w:author="IB-OKAPI" w:date="2026-08-05T15:05:00Z">
        <w:commentRangeStart w:id="450"/>
        <w:r>
          <w:rPr>
            <w:rFonts w:ascii="Arial" w:hAnsi="Arial" w:cs="Arial"/>
          </w:rPr>
          <w:t xml:space="preserve"> de bonne pratique environnementale. </w:t>
        </w:r>
        <w:commentRangeEnd w:id="450"/>
        <w:r>
          <w:rPr>
            <w:rStyle w:val="Marquedecommentaire"/>
          </w:rPr>
          <w:commentReference w:id="450"/>
        </w:r>
      </w:ins>
      <w:r>
        <w:rPr>
          <w:rFonts w:ascii="Arial" w:hAnsi="Arial" w:cs="Arial"/>
        </w:rPr>
        <w:t xml:space="preserve"> </w:t>
      </w:r>
      <w:del w:id="1" w:author="IB-OKAPI" w:date="2026-08-05T15:06:00Z">
        <w:r>
          <w:rPr>
            <w:rFonts w:ascii="Arial" w:hAnsi="Arial" w:cs="Arial"/>
          </w:rPr>
          <w:delText>de gestion environnementale du Groupe.</w:delText>
        </w:r>
      </w:del>
    </w:p>
    <w:p w14:paraId="41B56FC2" w14:textId="77777777" w:rsidR="006F67D5" w:rsidRPr="00703E24" w:rsidRDefault="003574C9" w:rsidP="00703E24">
      <w:pPr>
        <w:spacing w:before="80" w:after="120" w:line="276" w:lineRule="auto"/>
        <w:jc w:val="both"/>
        <w:rPr>
          <w:rFonts w:ascii="Arial" w:hAnsi="Arial" w:cs="Arial"/>
        </w:rPr>
      </w:pPr>
      <w:r>
        <w:rPr>
          <w:rFonts w:ascii="Arial" w:hAnsi="Arial" w:cs="Arial"/>
        </w:rPr>
        <w:t>Le Plan repose sur les principes de gestion fondamentaux suivants :</w:t>
      </w:r>
    </w:p>
    <w:p w14:paraId="688D2C5B" w14:textId="77777777" w:rsidR="006F67D5" w:rsidRPr="00703E24" w:rsidRDefault="003574C9" w:rsidP="00703E24">
      <w:pPr>
        <w:pStyle w:val="Paragraphedeliste"/>
        <w:numPr>
          <w:ilvl w:val="0"/>
          <w:numId w:val="4"/>
        </w:numPr>
        <w:spacing w:after="80" w:line="276" w:lineRule="auto"/>
        <w:jc w:val="both"/>
        <w:rPr>
          <w:rFonts w:ascii="Arial" w:hAnsi="Arial" w:cs="Arial"/>
        </w:rPr>
      </w:pPr>
      <w:commentRangeStart w:id="447"/>
      <w:r>
        <w:rPr>
          <w:rFonts w:ascii="Arial" w:hAnsi="Arial" w:cs="Arial"/>
        </w:rPr>
        <w:t>Réduction à la source : les activités de construction et d'exploitation sont planifiées de manière à prévenir ou minimiser la production de déchets, grâce à une gestion optimisée des approvisionnements et des stocks ;</w:t>
      </w:r>
      <w:commentRangeEnd w:id="447"/>
      <w:r>
        <w:rPr>
          <w:rStyle w:val="Marquedecommentaire"/>
        </w:rPr>
        <w:commentReference w:id="447"/>
      </w:r>
    </w:p>
    <w:p w14:paraId="0AEB98D2" w14:textId="77777777" w:rsidR="006F67D5" w:rsidRPr="00703E24" w:rsidRDefault="003574C9" w:rsidP="00703E24">
      <w:pPr>
        <w:pStyle w:val="Paragraphedeliste"/>
        <w:numPr>
          <w:ilvl w:val="0"/>
          <w:numId w:val="4"/>
        </w:numPr>
        <w:spacing w:after="80" w:line="276" w:lineRule="auto"/>
        <w:jc w:val="both"/>
        <w:rPr>
          <w:rFonts w:ascii="Arial" w:hAnsi="Arial" w:cs="Arial"/>
        </w:rPr>
      </w:pPr>
      <w:r>
        <w:rPr>
          <w:rFonts w:ascii="Arial" w:hAnsi="Arial" w:cs="Arial"/>
        </w:rPr>
        <w:t>Collecte séparée : les flux de déchets doivent être collectés et stockés séparément selon leur catégorie (recyclable, dangereux, organique, résiduel) ;</w:t>
      </w:r>
    </w:p>
    <w:p w14:paraId="0B526A23" w14:textId="77777777" w:rsidR="006F67D5" w:rsidRPr="00703E24" w:rsidRDefault="003574C9" w:rsidP="00703E24">
      <w:pPr>
        <w:pStyle w:val="Paragraphedeliste"/>
        <w:numPr>
          <w:ilvl w:val="0"/>
          <w:numId w:val="4"/>
        </w:numPr>
        <w:spacing w:after="80" w:line="276" w:lineRule="auto"/>
        <w:jc w:val="both"/>
        <w:rPr>
          <w:rFonts w:ascii="Arial" w:hAnsi="Arial" w:cs="Arial"/>
        </w:rPr>
      </w:pPr>
      <w:r>
        <w:rPr>
          <w:rFonts w:ascii="Arial" w:hAnsi="Arial" w:cs="Arial"/>
        </w:rPr>
        <w:t>Élimination appropriée : le transport et l'élimination doivent être confiés à des prestataires qualifiés ; tout dépôt non autorisé, stockage à l'air libre, enfouissement ou brûlage non contrôlé est strictement interdit ;</w:t>
      </w:r>
    </w:p>
    <w:p w14:paraId="73BE7CE1" w14:textId="77777777" w:rsidR="006F67D5" w:rsidRPr="00703E24" w:rsidRDefault="003574C9" w:rsidP="00703E24">
      <w:pPr>
        <w:pStyle w:val="Paragraphedeliste"/>
        <w:numPr>
          <w:ilvl w:val="0"/>
          <w:numId w:val="4"/>
        </w:numPr>
        <w:spacing w:after="80" w:line="276" w:lineRule="auto"/>
        <w:jc w:val="both"/>
        <w:rPr>
          <w:rFonts w:ascii="Arial" w:hAnsi="Arial" w:cs="Arial"/>
        </w:rPr>
      </w:pPr>
      <w:r>
        <w:rPr>
          <w:rFonts w:ascii="Arial" w:hAnsi="Arial" w:cs="Arial"/>
        </w:rPr>
        <w:t>Traçabilité : des registres de gestion doivent être tenus afin de suivre l'ensemble des déchets, depuis leur production jusqu'à leur élimination finale.</w:t>
      </w:r>
    </w:p>
    <w:p w14:paraId="6DC9BE78" w14:textId="77777777" w:rsidR="006F67D5" w:rsidRPr="00703E24" w:rsidRDefault="003574C9" w:rsidP="00703E24">
      <w:pPr>
        <w:spacing w:before="80" w:after="120" w:line="276" w:lineRule="auto"/>
        <w:jc w:val="both"/>
        <w:rPr>
          <w:rFonts w:ascii="Arial" w:hAnsi="Arial" w:cs="Arial"/>
        </w:rPr>
      </w:pPr>
      <w:r>
        <w:rPr>
          <w:rFonts w:ascii="Arial" w:hAnsi="Arial" w:cs="Arial"/>
        </w:rPr>
        <w:t>Plus précisément, ce Plan vise à garantir :</w:t>
      </w:r>
    </w:p>
    <w:p w14:paraId="6F9CEFD0" w14:textId="77777777" w:rsidR="006F67D5" w:rsidRPr="00703E24" w:rsidRDefault="003574C9" w:rsidP="00EC4DC7">
      <w:pPr>
        <w:pStyle w:val="Paragraphedeliste"/>
        <w:numPr>
          <w:ilvl w:val="0"/>
          <w:numId w:val="4"/>
        </w:numPr>
        <w:spacing w:after="80" w:line="276" w:lineRule="auto"/>
        <w:jc w:val="both"/>
        <w:rPr>
          <w:rFonts w:ascii="Arial" w:hAnsi="Arial" w:cs="Arial"/>
        </w:rPr>
      </w:pPr>
      <w:r>
        <w:rPr>
          <w:rFonts w:ascii="Arial" w:hAnsi="Arial" w:cs="Arial"/>
        </w:rPr>
        <w:t>Le confinement et la gestion sécurisés des boues rouges (résidus de bauxite) ;</w:t>
      </w:r>
    </w:p>
    <w:p w14:paraId="72A8DFE4" w14:textId="77777777" w:rsidR="006F67D5" w:rsidRPr="00703E24" w:rsidRDefault="003574C9" w:rsidP="00EC4DC7">
      <w:pPr>
        <w:pStyle w:val="Paragraphedeliste"/>
        <w:numPr>
          <w:ilvl w:val="0"/>
          <w:numId w:val="4"/>
        </w:numPr>
        <w:spacing w:after="80" w:line="276" w:lineRule="auto"/>
        <w:jc w:val="both"/>
        <w:rPr>
          <w:rFonts w:ascii="Arial" w:hAnsi="Arial" w:cs="Arial"/>
        </w:rPr>
      </w:pPr>
      <w:r>
        <w:rPr>
          <w:rFonts w:ascii="Arial" w:hAnsi="Arial" w:cs="Arial"/>
        </w:rPr>
        <w:t>La conformité à la réglementation environnementale guinéenne applicable aux déchets dangereux ;</w:t>
      </w:r>
    </w:p>
    <w:p w14:paraId="53A22C3B" w14:textId="265B6B84" w:rsidR="006F67D5" w:rsidRPr="00703E24" w:rsidRDefault="003574C9" w:rsidP="00EC4DC7">
      <w:pPr>
        <w:pStyle w:val="Paragraphedeliste"/>
        <w:numPr>
          <w:ilvl w:val="0"/>
          <w:numId w:val="4"/>
        </w:numPr>
        <w:spacing w:after="80" w:line="276" w:lineRule="auto"/>
        <w:jc w:val="both"/>
        <w:rPr>
          <w:rFonts w:ascii="Arial" w:hAnsi="Arial" w:cs="Arial"/>
        </w:rPr>
      </w:pPr>
      <w:r>
        <w:rPr>
          <w:rFonts w:ascii="Arial" w:hAnsi="Arial" w:cs="Arial"/>
        </w:rPr>
        <w:t xml:space="preserve">La protection des sols, </w:t>
      </w:r>
      <w:ins w:id="2" w:author="Zhou Zilai" w:date="2026-07-24T11:12:00Z">
        <w:r>
          <w:rPr>
            <w:rFonts w:ascii="Arial" w:eastAsia="Arial" w:hAnsi="Arial" w:cs="Arial"/>
            <w:lang w:eastAsia="en-IE"/>
          </w:rPr>
          <w:t>les ressources en eau</w:t>
        </w:r>
      </w:ins>
      <w:del w:id="3" w:author="Zhou Zilai" w:date="2026-07-24T11:12:00Z">
        <w:r>
          <w:rPr>
            <w:rFonts w:ascii="Arial" w:hAnsi="Arial" w:cs="Arial"/>
          </w:rPr>
          <w:delText>des eaux souterraines</w:delText>
        </w:r>
      </w:del>
      <w:r>
        <w:rPr>
          <w:rFonts w:ascii="Arial" w:hAnsi="Arial" w:cs="Arial"/>
        </w:rPr>
        <w:t xml:space="preserve"> et de la santé des communautés ;</w:t>
      </w:r>
    </w:p>
    <w:p w14:paraId="0F87BDC3" w14:textId="48D18099" w:rsidR="006F67D5" w:rsidRPr="00703E24" w:rsidRDefault="003574C9" w:rsidP="00EC4DC7">
      <w:pPr>
        <w:pStyle w:val="Paragraphedeliste"/>
        <w:numPr>
          <w:ilvl w:val="0"/>
          <w:numId w:val="4"/>
        </w:numPr>
        <w:spacing w:after="80" w:line="276" w:lineRule="auto"/>
        <w:jc w:val="both"/>
        <w:rPr>
          <w:rFonts w:ascii="Arial" w:hAnsi="Arial" w:cs="Arial"/>
        </w:rPr>
      </w:pPr>
      <w:r>
        <w:rPr>
          <w:rFonts w:ascii="Arial" w:hAnsi="Arial" w:cs="Arial"/>
        </w:rPr>
        <w:t xml:space="preserve">Des procédures de manutention et d'élimination adaptées aux conditions du site </w:t>
      </w:r>
      <w:ins w:id="4" w:author="Zhou Zilai" w:date="2026-07-24T11:13:00Z">
        <w:r>
          <w:rPr>
            <w:rFonts w:ascii="Arial" w:hAnsi="Arial" w:cs="Arial"/>
          </w:rPr>
          <w:t xml:space="preserve">et au périmètre de conception actuel du Projet. </w:t>
        </w:r>
      </w:ins>
      <w:del w:id="5" w:author="Zhou Zilai" w:date="2026-07-24T11:13:00Z">
        <w:r>
          <w:rPr>
            <w:rFonts w:ascii="Arial" w:hAnsi="Arial" w:cs="Arial"/>
          </w:rPr>
          <w:delText>et au périmètre de conception de l'Étude de faisabilité.</w:delText>
        </w:r>
      </w:del>
    </w:p>
    <w:p w14:paraId="1C0546C8" w14:textId="77777777" w:rsidR="006F67D5" w:rsidRPr="00EC4DC7" w:rsidRDefault="003574C9" w:rsidP="00703E24">
      <w:pPr>
        <w:pStyle w:val="Titre1"/>
        <w:jc w:val="both"/>
        <w:rPr>
          <w:rFonts w:ascii="Arial" w:hAnsi="Arial" w:cs="Arial"/>
          <w:sz w:val="21"/>
          <w:szCs w:val="21"/>
        </w:rPr>
      </w:pPr>
      <w:r>
        <w:rPr>
          <w:rFonts w:ascii="Arial" w:hAnsi="Arial" w:cs="Arial"/>
          <w:sz w:val="21"/>
          <w:szCs w:val="21"/>
        </w:rPr>
        <w:t>23.2 Identification des déchets</w:t>
      </w:r>
    </w:p>
    <w:p w14:paraId="11793A94" w14:textId="7D2420E4" w:rsidR="006F67D5" w:rsidRDefault="003574C9" w:rsidP="00EC4DC7">
      <w:pPr>
        <w:spacing w:before="80" w:after="120" w:line="276" w:lineRule="auto"/>
        <w:jc w:val="both"/>
        <w:rPr>
          <w:rFonts w:ascii="Arial" w:hAnsi="Arial" w:cs="Arial"/>
        </w:rPr>
      </w:pPr>
      <w:commentRangeStart w:id="448"/>
      <w:r>
        <w:rPr>
          <w:rFonts w:ascii="Arial" w:hAnsi="Arial" w:cs="Arial"/>
        </w:rPr>
        <w:t>Aux fins du présent Plan, les déchets solides sont définis comme les déchets générés par les activités du projet sous forme solide ou semi-solide, nécessitant une collecte, un stockage temporaire, un transfert ou une élimination. Les déchets sont classés en deux catégories : non dangereux (généraux) ou dangereux, comme suit :</w:t>
      </w:r>
      <w:commentRangeEnd w:id="448"/>
      <w:r>
        <w:rPr>
          <w:rStyle w:val="Marquedecommentaire"/>
        </w:rPr>
        <w:commentReference w:id="448"/>
      </w:r>
    </w:p>
    <w:p w14:paraId="6E0ECD0D" w14:textId="48DD603C" w:rsidR="00EC4DC7" w:rsidRDefault="00EC4DC7" w:rsidP="00EC4DC7">
      <w:pPr>
        <w:spacing w:before="80" w:after="120" w:line="276" w:lineRule="auto"/>
        <w:jc w:val="both"/>
        <w:rPr>
          <w:rFonts w:ascii="Arial" w:hAnsi="Arial" w:cs="Arial"/>
        </w:rPr>
      </w:pPr>
    </w:p>
    <w:p w14:paraId="6FC1C904" w14:textId="05E01EE0" w:rsidR="00EC4DC7" w:rsidRDefault="00EC4DC7" w:rsidP="00EC4DC7">
      <w:pPr>
        <w:spacing w:before="80" w:after="120" w:line="276" w:lineRule="auto"/>
        <w:jc w:val="both"/>
        <w:rPr>
          <w:rFonts w:ascii="Arial" w:hAnsi="Arial" w:cs="Arial"/>
        </w:rPr>
      </w:pPr>
    </w:p>
    <w:p w14:paraId="020D3472" w14:textId="77777777" w:rsidR="00DD7312" w:rsidRPr="00703E24" w:rsidRDefault="00DD7312" w:rsidP="00EC4DC7">
      <w:pPr>
        <w:spacing w:before="80" w:after="120" w:line="276" w:lineRule="auto"/>
        <w:jc w:val="both"/>
        <w:rPr>
          <w:rFonts w:ascii="Arial" w:hAnsi="Arial" w:cs="Arial"/>
        </w:rPr>
      </w:pPr>
    </w:p>
    <w:p w14:paraId="72C90406" w14:textId="77777777" w:rsidR="006F67D5" w:rsidRPr="00703E24" w:rsidRDefault="006F67D5" w:rsidP="00703E24">
      <w:pPr>
        <w:jc w:val="both"/>
        <w:rPr>
          <w:rFonts w:ascii="Arial" w:hAnsi="Arial" w:cs="Arial"/>
        </w:rPr>
      </w:pPr>
    </w:p>
    <w:p w14:paraId="6A44AC71" w14:textId="265D3ADB" w:rsidR="00275655" w:rsidRPr="003D1B95" w:rsidRDefault="00275655" w:rsidP="00275655">
      <w:pPr>
        <w:pStyle w:val="Lgende"/>
        <w:keepNext/>
        <w:rPr>
          <w:rFonts w:ascii="Arial" w:hAnsi="Arial" w:cs="Arial"/>
          <w:i w:val="0"/>
          <w:iCs w:val="0"/>
          <w:color w:val="auto"/>
          <w:sz w:val="21"/>
          <w:szCs w:val="21"/>
        </w:rPr>
      </w:pPr>
      <w:r>
        <w:rPr>
          <w:rFonts w:ascii="Arial" w:hAnsi="Arial" w:cs="Arial"/>
          <w:i w:val="0"/>
          <w:iCs w:val="0"/>
          <w:color w:val="auto"/>
          <w:sz w:val="21"/>
          <w:szCs w:val="21"/>
        </w:rPr>
        <w:lastRenderedPageBreak/>
        <w:t xml:space="preserve">Tableau </w:t>
        <w:fldChar w:fldCharType="begin"/>
        <w:instrText xml:space="preserve"> SEQ Tableau \* ARABIC </w:instrText>
        <w:fldChar w:fldCharType="separate"/>
      </w:r>
      <w:r>
        <w:rPr>
          <w:rFonts w:ascii="Arial" w:hAnsi="Arial" w:cs="Arial"/>
          <w:i w:val="0"/>
          <w:iCs w:val="0"/>
          <w:noProof/>
          <w:color w:val="auto"/>
          <w:sz w:val="21"/>
          <w:szCs w:val="21"/>
        </w:rPr>
        <w:t>1</w:t>
      </w:r>
      <w:r>
        <w:rPr>
          <w:rFonts w:ascii="Arial" w:hAnsi="Arial" w:cs="Arial"/>
          <w:i w:val="0"/>
          <w:iCs w:val="0"/>
          <w:color w:val="auto"/>
          <w:sz w:val="21"/>
          <w:szCs w:val="21"/>
        </w:rPr>
        <w:fldChar w:fldCharType="end"/>
        <w:t xml:space="preserve"> : Catégorisation des déchets </w:t>
      </w:r>
    </w:p>
    <w:tbl>
      <w:tblPr>
        <w:tblStyle w:val="Grilledutableau"/>
        <w:tblW w:w="9026" w:type="dxa"/>
        <w:tblLook w:val="0000" w:firstRow="0" w:lastRow="0" w:firstColumn="0" w:lastColumn="0" w:noHBand="0" w:noVBand="0"/>
      </w:tblPr>
      <w:tblGrid>
        <w:gridCol w:w="2200"/>
        <w:gridCol w:w="2600"/>
        <w:gridCol w:w="4226"/>
      </w:tblGrid>
      <w:tr w:rsidR="006F67D5" w:rsidRPr="00703E24" w14:paraId="304A1CC1" w14:textId="77777777" w:rsidTr="00EC4DC7">
        <w:tc>
          <w:tcPr>
            <w:tcW w:w="2200" w:type="dxa"/>
          </w:tcPr>
          <w:p w14:paraId="24AC463A" w14:textId="77777777" w:rsidR="006F67D5" w:rsidRPr="00703E24" w:rsidRDefault="003574C9" w:rsidP="00703E24">
            <w:pPr>
              <w:jc w:val="both"/>
              <w:rPr>
                <w:rFonts w:ascii="Arial" w:hAnsi="Arial" w:cs="Arial"/>
              </w:rPr>
            </w:pPr>
            <w:r>
              <w:rPr>
                <w:rFonts w:ascii="Arial" w:hAnsi="Arial" w:cs="Arial"/>
                <w:b/>
                <w:bCs/>
              </w:rPr>
              <w:t>Catégorie</w:t>
            </w:r>
          </w:p>
        </w:tc>
        <w:tc>
          <w:tcPr>
            <w:tcW w:w="2600" w:type="dxa"/>
          </w:tcPr>
          <w:p w14:paraId="000EF637" w14:textId="77777777" w:rsidR="006F67D5" w:rsidRPr="00703E24" w:rsidRDefault="003574C9" w:rsidP="00703E24">
            <w:pPr>
              <w:jc w:val="both"/>
              <w:rPr>
                <w:rFonts w:ascii="Arial" w:hAnsi="Arial" w:cs="Arial"/>
              </w:rPr>
            </w:pPr>
            <w:r>
              <w:rPr>
                <w:rFonts w:ascii="Arial" w:hAnsi="Arial" w:cs="Arial"/>
                <w:b/>
                <w:bCs/>
              </w:rPr>
              <w:t>Sous-catégorie</w:t>
            </w:r>
          </w:p>
        </w:tc>
        <w:tc>
          <w:tcPr>
            <w:tcW w:w="4226" w:type="dxa"/>
          </w:tcPr>
          <w:p w14:paraId="590858F9" w14:textId="77777777" w:rsidR="006F67D5" w:rsidRPr="00703E24" w:rsidRDefault="003574C9" w:rsidP="00703E24">
            <w:pPr>
              <w:jc w:val="both"/>
              <w:rPr>
                <w:rFonts w:ascii="Arial" w:hAnsi="Arial" w:cs="Arial"/>
              </w:rPr>
            </w:pPr>
            <w:r>
              <w:rPr>
                <w:rFonts w:ascii="Arial" w:hAnsi="Arial" w:cs="Arial"/>
                <w:b/>
                <w:bCs/>
              </w:rPr>
              <w:t>Exemples</w:t>
            </w:r>
          </w:p>
        </w:tc>
      </w:tr>
      <w:tr w:rsidR="0087206F" w:rsidRPr="00703E24" w14:paraId="5DE9A657" w14:textId="77777777" w:rsidTr="00EC4DC7">
        <w:tc>
          <w:tcPr>
            <w:tcW w:w="2200" w:type="dxa"/>
            <w:vMerge w:val="restart"/>
          </w:tcPr>
          <w:p w14:paraId="1D4FB74D" w14:textId="77777777" w:rsidR="0087206F" w:rsidRPr="00703E24" w:rsidRDefault="0087206F" w:rsidP="00703E24">
            <w:pPr>
              <w:jc w:val="both"/>
              <w:rPr>
                <w:rFonts w:ascii="Arial" w:hAnsi="Arial" w:cs="Arial"/>
              </w:rPr>
            </w:pPr>
            <w:r>
              <w:rPr>
                <w:rFonts w:ascii="Arial" w:hAnsi="Arial" w:cs="Arial"/>
              </w:rPr>
              <w:t>Non dangereux</w:t>
            </w:r>
          </w:p>
          <w:p w14:paraId="1637D3E0" w14:textId="5C0D1D10" w:rsidR="0087206F" w:rsidRPr="00703E24" w:rsidDel="0087206F" w:rsidRDefault="0087206F" w:rsidP="00703E24">
            <w:pPr>
              <w:jc w:val="both"/>
              <w:rPr>
                <w:del w:id="6" w:author="Zhou Zilai" w:date="2026-07-24T11:13:00Z"/>
                <w:rFonts w:ascii="Arial" w:hAnsi="Arial" w:cs="Arial"/>
              </w:rPr>
            </w:pPr>
            <w:del w:id="7" w:author="Zhou Zilai" w:date="2026-07-24T11:13:00Z">
              <w:r>
                <w:rPr>
                  <w:rFonts w:ascii="Arial" w:hAnsi="Arial" w:cs="Arial"/>
                </w:rPr>
                <w:delText>Non dangereux</w:delText>
              </w:r>
            </w:del>
          </w:p>
          <w:p w14:paraId="76C7F61D" w14:textId="4B8A9728" w:rsidR="0087206F" w:rsidRPr="00703E24" w:rsidDel="0087206F" w:rsidRDefault="0087206F" w:rsidP="00703E24">
            <w:pPr>
              <w:jc w:val="both"/>
              <w:rPr>
                <w:del w:id="8" w:author="Zhou Zilai" w:date="2026-07-24T11:13:00Z"/>
                <w:rFonts w:ascii="Arial" w:hAnsi="Arial" w:cs="Arial"/>
              </w:rPr>
            </w:pPr>
            <w:del w:id="9" w:author="Zhou Zilai" w:date="2026-07-24T11:13:00Z">
              <w:r>
                <w:rPr>
                  <w:rFonts w:ascii="Arial" w:hAnsi="Arial" w:cs="Arial"/>
                </w:rPr>
                <w:delText>Non dangereux</w:delText>
              </w:r>
            </w:del>
          </w:p>
          <w:p w14:paraId="263DE67D" w14:textId="1ED5C14F" w:rsidR="0087206F" w:rsidRPr="00703E24" w:rsidRDefault="0087206F" w:rsidP="00703E24">
            <w:pPr>
              <w:jc w:val="both"/>
              <w:rPr>
                <w:rFonts w:ascii="Arial" w:hAnsi="Arial" w:cs="Arial"/>
              </w:rPr>
            </w:pPr>
            <w:del w:id="10" w:author="Zhou Zilai" w:date="2026-07-24T11:13:00Z">
              <w:r>
                <w:rPr>
                  <w:rFonts w:ascii="Arial" w:hAnsi="Arial" w:cs="Arial"/>
                </w:rPr>
                <w:delText>Non dangereux</w:delText>
              </w:r>
            </w:del>
          </w:p>
        </w:tc>
        <w:tc>
          <w:tcPr>
            <w:tcW w:w="2600" w:type="dxa"/>
          </w:tcPr>
          <w:p w14:paraId="2FC0231A" w14:textId="77777777" w:rsidR="0087206F" w:rsidRPr="00703E24" w:rsidRDefault="0087206F" w:rsidP="00703E24">
            <w:pPr>
              <w:jc w:val="both"/>
              <w:rPr>
                <w:rFonts w:ascii="Arial" w:hAnsi="Arial" w:cs="Arial"/>
              </w:rPr>
            </w:pPr>
            <w:r>
              <w:rPr>
                <w:rFonts w:ascii="Arial" w:hAnsi="Arial" w:cs="Arial"/>
              </w:rPr>
              <w:t>Déchets ménagers</w:t>
            </w:r>
          </w:p>
        </w:tc>
        <w:tc>
          <w:tcPr>
            <w:tcW w:w="4226" w:type="dxa"/>
          </w:tcPr>
          <w:p w14:paraId="790F602D" w14:textId="77777777" w:rsidR="0087206F" w:rsidRPr="00703E24" w:rsidRDefault="0087206F" w:rsidP="00703E24">
            <w:pPr>
              <w:jc w:val="both"/>
              <w:rPr>
                <w:rFonts w:ascii="Arial" w:hAnsi="Arial" w:cs="Arial"/>
              </w:rPr>
            </w:pPr>
            <w:r>
              <w:rPr>
                <w:rFonts w:ascii="Arial" w:hAnsi="Arial" w:cs="Arial"/>
              </w:rPr>
              <w:t>Déchets quotidiens des cantines, dortoirs et bureaux</w:t>
            </w:r>
          </w:p>
        </w:tc>
      </w:tr>
      <w:tr w:rsidR="0087206F" w:rsidRPr="00703E24" w14:paraId="4F9D4964" w14:textId="77777777" w:rsidTr="00EC4DC7">
        <w:tc>
          <w:tcPr>
            <w:tcW w:w="2200" w:type="dxa"/>
            <w:vMerge/>
          </w:tcPr>
          <w:p w14:paraId="679F4B84" w14:textId="34D2FD64" w:rsidR="0087206F" w:rsidRPr="00703E24" w:rsidRDefault="0087206F" w:rsidP="00703E24">
            <w:pPr>
              <w:jc w:val="both"/>
              <w:rPr>
                <w:rFonts w:ascii="Arial" w:hAnsi="Arial" w:cs="Arial"/>
              </w:rPr>
            </w:pPr>
          </w:p>
        </w:tc>
        <w:tc>
          <w:tcPr>
            <w:tcW w:w="2600" w:type="dxa"/>
          </w:tcPr>
          <w:p w14:paraId="65210714" w14:textId="77777777" w:rsidR="0087206F" w:rsidRPr="00703E24" w:rsidRDefault="0087206F" w:rsidP="00703E24">
            <w:pPr>
              <w:jc w:val="both"/>
              <w:rPr>
                <w:rFonts w:ascii="Arial" w:hAnsi="Arial" w:cs="Arial"/>
              </w:rPr>
            </w:pPr>
            <w:r>
              <w:rPr>
                <w:rFonts w:ascii="Arial" w:hAnsi="Arial" w:cs="Arial"/>
              </w:rPr>
              <w:t>Déchets de construction</w:t>
            </w:r>
          </w:p>
        </w:tc>
        <w:tc>
          <w:tcPr>
            <w:tcW w:w="4226" w:type="dxa"/>
          </w:tcPr>
          <w:p w14:paraId="3F197B55" w14:textId="77777777" w:rsidR="0087206F" w:rsidRPr="00703E24" w:rsidRDefault="0087206F" w:rsidP="00703E24">
            <w:pPr>
              <w:jc w:val="both"/>
              <w:rPr>
                <w:rFonts w:ascii="Arial" w:hAnsi="Arial" w:cs="Arial"/>
              </w:rPr>
            </w:pPr>
            <w:r>
              <w:rPr>
                <w:rFonts w:ascii="Arial" w:hAnsi="Arial" w:cs="Arial"/>
              </w:rPr>
              <w:t>Terrassements, gravats de béton, briques usagées, déchets de bois</w:t>
            </w:r>
          </w:p>
        </w:tc>
      </w:tr>
      <w:tr w:rsidR="0087206F" w:rsidRPr="00703E24" w14:paraId="7E907AFE" w14:textId="77777777" w:rsidTr="00EC4DC7">
        <w:tc>
          <w:tcPr>
            <w:tcW w:w="2200" w:type="dxa"/>
            <w:vMerge/>
          </w:tcPr>
          <w:p w14:paraId="60154F2D" w14:textId="525AD699" w:rsidR="0087206F" w:rsidRPr="00703E24" w:rsidRDefault="0087206F" w:rsidP="00703E24">
            <w:pPr>
              <w:jc w:val="both"/>
              <w:rPr>
                <w:rFonts w:ascii="Arial" w:hAnsi="Arial" w:cs="Arial"/>
              </w:rPr>
            </w:pPr>
          </w:p>
        </w:tc>
        <w:tc>
          <w:tcPr>
            <w:tcW w:w="2600" w:type="dxa"/>
          </w:tcPr>
          <w:p w14:paraId="2C8B66FD" w14:textId="77777777" w:rsidR="0087206F" w:rsidRPr="00703E24" w:rsidRDefault="0087206F" w:rsidP="00703E24">
            <w:pPr>
              <w:jc w:val="both"/>
              <w:rPr>
                <w:rFonts w:ascii="Arial" w:hAnsi="Arial" w:cs="Arial"/>
              </w:rPr>
            </w:pPr>
            <w:r>
              <w:rPr>
                <w:rFonts w:ascii="Arial" w:hAnsi="Arial" w:cs="Arial"/>
              </w:rPr>
              <w:t>Déchets industriels solides généraux</w:t>
            </w:r>
          </w:p>
        </w:tc>
        <w:tc>
          <w:tcPr>
            <w:tcW w:w="4226" w:type="dxa"/>
          </w:tcPr>
          <w:p w14:paraId="7AFAB220" w14:textId="77777777" w:rsidR="0087206F" w:rsidRPr="00703E24" w:rsidRDefault="0087206F" w:rsidP="00703E24">
            <w:pPr>
              <w:jc w:val="both"/>
              <w:rPr>
                <w:rFonts w:ascii="Arial" w:hAnsi="Arial" w:cs="Arial"/>
              </w:rPr>
            </w:pPr>
            <w:r>
              <w:rPr>
                <w:rFonts w:ascii="Arial" w:hAnsi="Arial" w:cs="Arial"/>
              </w:rPr>
              <w:t>Matériaux d'emballage, ferrailles, palettes usagées, pneus usagés</w:t>
            </w:r>
          </w:p>
        </w:tc>
      </w:tr>
      <w:tr w:rsidR="0087206F" w:rsidRPr="00703E24" w14:paraId="4FCD4320" w14:textId="77777777" w:rsidTr="00EC4DC7">
        <w:tc>
          <w:tcPr>
            <w:tcW w:w="2200" w:type="dxa"/>
            <w:vMerge/>
          </w:tcPr>
          <w:p w14:paraId="07CB6EC5" w14:textId="75A82778" w:rsidR="0087206F" w:rsidRPr="00703E24" w:rsidRDefault="0087206F" w:rsidP="00703E24">
            <w:pPr>
              <w:jc w:val="both"/>
              <w:rPr>
                <w:rFonts w:ascii="Arial" w:hAnsi="Arial" w:cs="Arial"/>
              </w:rPr>
            </w:pPr>
          </w:p>
        </w:tc>
        <w:tc>
          <w:tcPr>
            <w:tcW w:w="2600" w:type="dxa"/>
          </w:tcPr>
          <w:p w14:paraId="22651EDC" w14:textId="77777777" w:rsidR="0087206F" w:rsidRPr="00703E24" w:rsidRDefault="0087206F" w:rsidP="00703E24">
            <w:pPr>
              <w:jc w:val="both"/>
              <w:rPr>
                <w:rFonts w:ascii="Arial" w:hAnsi="Arial" w:cs="Arial"/>
              </w:rPr>
            </w:pPr>
            <w:r>
              <w:rPr>
                <w:rFonts w:ascii="Arial" w:hAnsi="Arial" w:cs="Arial"/>
              </w:rPr>
              <w:t>Déchets agricoles / végétaux</w:t>
            </w:r>
          </w:p>
        </w:tc>
        <w:tc>
          <w:tcPr>
            <w:tcW w:w="4226" w:type="dxa"/>
          </w:tcPr>
          <w:p w14:paraId="1C5DA69B" w14:textId="77777777" w:rsidR="0087206F" w:rsidRPr="00703E24" w:rsidRDefault="0087206F" w:rsidP="00703E24">
            <w:pPr>
              <w:jc w:val="both"/>
              <w:rPr>
                <w:rFonts w:ascii="Arial" w:hAnsi="Arial" w:cs="Arial"/>
              </w:rPr>
            </w:pPr>
            <w:r>
              <w:rPr>
                <w:rFonts w:ascii="Arial" w:hAnsi="Arial" w:cs="Arial"/>
              </w:rPr>
              <w:t>Déchets végétaux issus du débroussaillage, de l'aménagement paysager et de l'élagage</w:t>
            </w:r>
          </w:p>
        </w:tc>
      </w:tr>
      <w:tr w:rsidR="006F67D5" w:rsidRPr="00703E24" w14:paraId="19226EF6" w14:textId="77777777" w:rsidTr="00EC4DC7">
        <w:tc>
          <w:tcPr>
            <w:tcW w:w="2200" w:type="dxa"/>
          </w:tcPr>
          <w:p w14:paraId="10951305" w14:textId="77777777" w:rsidR="006F67D5" w:rsidRPr="00703E24" w:rsidRDefault="003574C9" w:rsidP="00703E24">
            <w:pPr>
              <w:jc w:val="both"/>
              <w:rPr>
                <w:rFonts w:ascii="Arial" w:hAnsi="Arial" w:cs="Arial"/>
              </w:rPr>
            </w:pPr>
            <w:r>
              <w:rPr>
                <w:rFonts w:ascii="Arial" w:hAnsi="Arial" w:cs="Arial"/>
              </w:rPr>
              <w:t>Dangereux</w:t>
            </w:r>
          </w:p>
        </w:tc>
        <w:tc>
          <w:tcPr>
            <w:tcW w:w="2600" w:type="dxa"/>
          </w:tcPr>
          <w:p w14:paraId="42076BFA" w14:textId="77777777" w:rsidR="006F67D5" w:rsidRPr="00703E24" w:rsidRDefault="003574C9" w:rsidP="00703E24">
            <w:pPr>
              <w:jc w:val="both"/>
              <w:rPr>
                <w:rFonts w:ascii="Arial" w:hAnsi="Arial" w:cs="Arial"/>
              </w:rPr>
            </w:pPr>
            <w:r>
              <w:rPr>
                <w:rFonts w:ascii="Arial" w:hAnsi="Arial" w:cs="Arial"/>
              </w:rPr>
              <w:t>Déchets dangereux</w:t>
            </w:r>
          </w:p>
        </w:tc>
        <w:tc>
          <w:tcPr>
            <w:tcW w:w="4226" w:type="dxa"/>
          </w:tcPr>
          <w:p w14:paraId="31C62266" w14:textId="77777777" w:rsidR="006F67D5" w:rsidRPr="00703E24" w:rsidRDefault="003574C9" w:rsidP="00703E24">
            <w:pPr>
              <w:jc w:val="both"/>
              <w:rPr>
                <w:rFonts w:ascii="Arial" w:hAnsi="Arial" w:cs="Arial"/>
              </w:rPr>
            </w:pPr>
            <w:commentRangeStart w:id="449"/>
            <w:r>
              <w:rPr>
                <w:rFonts w:ascii="Arial" w:hAnsi="Arial" w:cs="Arial"/>
              </w:rPr>
              <w:t>Huiles usagées, acides et bases usagés, emballages chimiques, matériaux contaminés présentant des propriétés toxiques, corrosives, inflammables, réactives ou infectieuses</w:t>
            </w:r>
            <w:commentRangeEnd w:id="449"/>
            <w:r>
              <w:rPr>
                <w:rStyle w:val="Marquedecommentaire"/>
              </w:rPr>
              <w:commentReference w:id="449"/>
            </w:r>
          </w:p>
        </w:tc>
      </w:tr>
    </w:tbl>
    <w:p w14:paraId="590786EB" w14:textId="77777777" w:rsidR="006F67D5" w:rsidRPr="00703E24" w:rsidRDefault="006F67D5" w:rsidP="00703E24">
      <w:pPr>
        <w:jc w:val="both"/>
        <w:rPr>
          <w:rFonts w:ascii="Arial" w:hAnsi="Arial" w:cs="Arial"/>
        </w:rPr>
      </w:pPr>
    </w:p>
    <w:p w14:paraId="10CFBE04" w14:textId="77777777" w:rsidR="006F67D5" w:rsidRPr="00703E24" w:rsidRDefault="003574C9" w:rsidP="00275655">
      <w:pPr>
        <w:spacing w:before="80" w:after="120" w:line="276" w:lineRule="auto"/>
        <w:jc w:val="both"/>
        <w:rPr>
          <w:rFonts w:ascii="Arial" w:hAnsi="Arial" w:cs="Arial"/>
        </w:rPr>
      </w:pPr>
      <w:r>
        <w:rPr>
          <w:rFonts w:ascii="Arial" w:hAnsi="Arial" w:cs="Arial"/>
        </w:rPr>
        <w:t>Les flux de déchets ont été identifiés sur la base d'un examen de la documentation technique de conception et des schémas de procédé, classés par phase de projet et par classification (dangereux / non dangereux ; solide / liquide).</w:t>
      </w:r>
    </w:p>
    <w:p w14:paraId="3BFFEE06" w14:textId="081631A3" w:rsidR="006F67D5" w:rsidRDefault="003574C9" w:rsidP="00703E24">
      <w:pPr>
        <w:pStyle w:val="Titre2"/>
        <w:jc w:val="both"/>
        <w:rPr>
          <w:rFonts w:ascii="Arial" w:hAnsi="Arial" w:cs="Arial"/>
          <w:sz w:val="21"/>
          <w:szCs w:val="21"/>
        </w:rPr>
      </w:pPr>
      <w:r>
        <w:rPr>
          <w:rFonts w:ascii="Arial" w:hAnsi="Arial" w:cs="Arial"/>
          <w:sz w:val="21"/>
          <w:szCs w:val="21"/>
        </w:rPr>
        <w:t>23.2.1 Phase de construction</w:t>
      </w:r>
    </w:p>
    <w:p w14:paraId="3E419032" w14:textId="04335BC7" w:rsidR="00275655" w:rsidRPr="003D1B95" w:rsidRDefault="003D1B95" w:rsidP="003D1B95">
      <w:pPr>
        <w:spacing w:before="80" w:after="120" w:line="276" w:lineRule="auto"/>
        <w:jc w:val="both"/>
        <w:rPr>
          <w:rFonts w:ascii="Arial" w:hAnsi="Arial" w:cs="Arial"/>
        </w:rPr>
      </w:pPr>
      <w:r>
        <w:rPr>
          <w:rFonts w:ascii="Arial" w:hAnsi="Arial" w:cs="Arial"/>
        </w:rPr>
        <w:t>Le tableau ci-dessous recense les principaux flux de déchets attendus durant la phase de construction du Projet, en fonction de leur source d'origine et de leur classification (dangereux ou non dangereux).</w:t>
      </w:r>
    </w:p>
    <w:p w14:paraId="41549BBD" w14:textId="77777777" w:rsidR="003D1B95" w:rsidRPr="003D1B95" w:rsidRDefault="003D1B95" w:rsidP="003D1B95"/>
    <w:p w14:paraId="71367BFC" w14:textId="6519F2DE" w:rsidR="003D1B95" w:rsidRPr="003D1B95" w:rsidRDefault="003D1B95" w:rsidP="003D1B95">
      <w:pPr>
        <w:pStyle w:val="Lgende"/>
        <w:keepNext/>
        <w:rPr>
          <w:rFonts w:ascii="Arial" w:hAnsi="Arial" w:cs="Arial"/>
          <w:i w:val="0"/>
          <w:iCs w:val="0"/>
          <w:color w:val="auto"/>
          <w:sz w:val="21"/>
          <w:szCs w:val="21"/>
        </w:rPr>
      </w:pPr>
      <w:r>
        <w:rPr>
          <w:rFonts w:ascii="Arial" w:hAnsi="Arial" w:cs="Arial"/>
          <w:i w:val="0"/>
          <w:iCs w:val="0"/>
          <w:color w:val="auto"/>
          <w:sz w:val="21"/>
          <w:szCs w:val="21"/>
        </w:rPr>
        <w:t xml:space="preserve">Tableau </w:t>
        <w:fldChar w:fldCharType="begin"/>
        <w:instrText xml:space="preserve"> SEQ Tableau \* ARABIC </w:instrText>
        <w:fldChar w:fldCharType="separate"/>
      </w:r>
      <w:r>
        <w:rPr>
          <w:rFonts w:ascii="Arial" w:hAnsi="Arial" w:cs="Arial"/>
          <w:i w:val="0"/>
          <w:iCs w:val="0"/>
          <w:noProof/>
          <w:color w:val="auto"/>
          <w:sz w:val="21"/>
          <w:szCs w:val="21"/>
        </w:rPr>
        <w:t>2</w:t>
      </w:r>
      <w:r>
        <w:rPr>
          <w:rFonts w:ascii="Arial" w:hAnsi="Arial" w:cs="Arial"/>
          <w:i w:val="0"/>
          <w:iCs w:val="0"/>
          <w:color w:val="auto"/>
          <w:sz w:val="21"/>
          <w:szCs w:val="21"/>
        </w:rPr>
        <w:fldChar w:fldCharType="end"/>
        <w:t xml:space="preserve"> : Les principaux flux de déchets attendus durant la phase de construction</w:t>
      </w:r>
    </w:p>
    <w:tbl>
      <w:tblPr>
        <w:tblStyle w:val="Grilledutableau"/>
        <w:tblW w:w="9628" w:type="dxa"/>
        <w:tblLook w:val="0000" w:firstRow="0" w:lastRow="0" w:firstColumn="0" w:lastColumn="0" w:noHBand="0" w:noVBand="0"/>
        <w:tblPrChange w:id="11" w:author="Zhou Zilai" w:date="2026-07-24T11:14:00Z">
          <w:tblPr>
            <w:tblStyle w:val="Grilledutableau"/>
            <w:tblW w:w="9026" w:type="dxa"/>
            <w:tblLook w:val="0000" w:firstRow="0" w:lastRow="0" w:firstColumn="0" w:lastColumn="0" w:noHBand="0" w:noVBand="0"/>
          </w:tblPr>
        </w:tblPrChange>
      </w:tblPr>
      <w:tblGrid>
        <w:gridCol w:w="1691"/>
        <w:gridCol w:w="2178"/>
        <w:gridCol w:w="1848"/>
        <w:gridCol w:w="1816"/>
        <w:gridCol w:w="2095"/>
        <w:tblGridChange w:id="12">
          <w:tblGrid>
            <w:gridCol w:w="1691"/>
            <w:gridCol w:w="409"/>
            <w:gridCol w:w="1769"/>
            <w:gridCol w:w="931"/>
            <w:gridCol w:w="917"/>
            <w:gridCol w:w="1183"/>
            <w:gridCol w:w="633"/>
            <w:gridCol w:w="1493"/>
            <w:gridCol w:w="602"/>
            <w:gridCol w:w="1524"/>
          </w:tblGrid>
        </w:tblGridChange>
      </w:tblGrid>
      <w:tr w:rsidR="0087206F" w:rsidRPr="000C5A63" w:rsidDel="00D50D5B" w14:paraId="6701B810" w14:textId="7480FAD7" w:rsidTr="00D50D5B">
        <w:trPr>
          <w:trHeight w:val="423"/>
          <w:del w:id="13" w:author="IB-OKAPI" w:date="2026-08-05T14:46:00Z"/>
          <w:trPrChange w:id="14" w:author="Zhou Zilai" w:date="2026-07-24T11:14:00Z">
            <w:trPr>
              <w:trHeight w:val="423"/>
            </w:trPr>
          </w:trPrChange>
        </w:trPr>
        <w:tc>
          <w:tcPr>
            <w:tcW w:w="1691" w:type="dxa"/>
            <w:vAlign w:val="center"/>
            <w:tcPrChange w:id="15" w:author="Zhou Zilai" w:date="2026-07-24T11:14:00Z">
              <w:tcPr>
                <w:tcW w:w="2100" w:type="dxa"/>
                <w:gridSpan w:val="2"/>
                <w:vAlign w:val="center"/>
              </w:tcPr>
            </w:tcPrChange>
          </w:tcPr>
          <w:p w14:paraId="645B2469" w14:textId="613030F0" w:rsidR="0087206F" w:rsidRPr="000C5A63" w:rsidDel="00D50D5B" w:rsidRDefault="0087206F" w:rsidP="0087206F">
            <w:pPr>
              <w:rPr>
                <w:del w:id="16" w:author="IB-OKAPI" w:date="2026-08-05T14:46:00Z"/>
                <w:rFonts w:ascii="Arial" w:hAnsi="Arial" w:cs="Arial"/>
                <w:sz w:val="20"/>
                <w:szCs w:val="20"/>
              </w:rPr>
            </w:pPr>
            <w:del w:id="17" w:author="IB-OKAPI" w:date="2026-08-05T14:46:00Z">
              <w:r>
                <w:rPr>
                  <w:rFonts w:ascii="Arial" w:hAnsi="Arial" w:cs="Arial"/>
                  <w:b/>
                  <w:bCs/>
                  <w:sz w:val="20"/>
                  <w:szCs w:val="20"/>
                </w:rPr>
                <w:delText>Type de déchet</w:delText>
              </w:r>
            </w:del>
          </w:p>
        </w:tc>
        <w:tc>
          <w:tcPr>
            <w:tcW w:w="2178" w:type="dxa"/>
            <w:vAlign w:val="center"/>
            <w:tcPrChange w:id="18" w:author="Zhou Zilai" w:date="2026-07-24T11:14:00Z">
              <w:tcPr>
                <w:tcW w:w="2700" w:type="dxa"/>
                <w:gridSpan w:val="2"/>
                <w:vAlign w:val="center"/>
              </w:tcPr>
            </w:tcPrChange>
          </w:tcPr>
          <w:p w14:paraId="1790ADE2" w14:textId="6FDE5B24" w:rsidR="0087206F" w:rsidRPr="000C5A63" w:rsidDel="00D50D5B" w:rsidRDefault="0087206F" w:rsidP="0087206F">
            <w:pPr>
              <w:rPr>
                <w:del w:id="19" w:author="IB-OKAPI" w:date="2026-08-05T14:46:00Z"/>
                <w:rFonts w:ascii="Arial" w:hAnsi="Arial" w:cs="Arial"/>
                <w:sz w:val="20"/>
                <w:szCs w:val="20"/>
              </w:rPr>
            </w:pPr>
            <w:del w:id="20" w:author="IB-OKAPI" w:date="2026-08-05T14:46:00Z">
              <w:r>
                <w:rPr>
                  <w:rFonts w:ascii="Arial" w:hAnsi="Arial" w:cs="Arial"/>
                  <w:b/>
                  <w:bCs/>
                  <w:sz w:val="20"/>
                  <w:szCs w:val="20"/>
                </w:rPr>
                <w:delText>Description</w:delText>
              </w:r>
            </w:del>
          </w:p>
        </w:tc>
        <w:tc>
          <w:tcPr>
            <w:tcW w:w="1848" w:type="dxa"/>
            <w:vAlign w:val="center"/>
            <w:tcPrChange w:id="21" w:author="Zhou Zilai" w:date="2026-07-24T11:14:00Z">
              <w:tcPr>
                <w:tcW w:w="2100" w:type="dxa"/>
                <w:gridSpan w:val="2"/>
                <w:vAlign w:val="center"/>
              </w:tcPr>
            </w:tcPrChange>
          </w:tcPr>
          <w:p w14:paraId="246B737F" w14:textId="0BC8AB1A" w:rsidR="0087206F" w:rsidRPr="000C5A63" w:rsidDel="00D50D5B" w:rsidRDefault="0087206F" w:rsidP="0087206F">
            <w:pPr>
              <w:rPr>
                <w:del w:id="22" w:author="IB-OKAPI" w:date="2026-08-05T14:46:00Z"/>
                <w:rFonts w:ascii="Arial" w:hAnsi="Arial" w:cs="Arial"/>
                <w:sz w:val="20"/>
                <w:szCs w:val="20"/>
              </w:rPr>
            </w:pPr>
            <w:del w:id="23" w:author="IB-OKAPI" w:date="2026-08-05T14:46:00Z">
              <w:r>
                <w:rPr>
                  <w:rFonts w:ascii="Arial" w:hAnsi="Arial" w:cs="Arial"/>
                  <w:b/>
                  <w:bCs/>
                  <w:sz w:val="20"/>
                  <w:szCs w:val="20"/>
                </w:rPr>
                <w:delText>Source</w:delText>
              </w:r>
            </w:del>
          </w:p>
        </w:tc>
        <w:tc>
          <w:tcPr>
            <w:tcW w:w="1816" w:type="dxa"/>
            <w:vAlign w:val="center"/>
            <w:tcPrChange w:id="24" w:author="Zhou Zilai" w:date="2026-07-24T11:14:00Z">
              <w:tcPr>
                <w:tcW w:w="2126" w:type="dxa"/>
                <w:gridSpan w:val="2"/>
                <w:vAlign w:val="center"/>
              </w:tcPr>
            </w:tcPrChange>
          </w:tcPr>
          <w:p w14:paraId="493A920C" w14:textId="62DC872C" w:rsidR="0087206F" w:rsidRPr="000C5A63" w:rsidDel="00D50D5B" w:rsidRDefault="0087206F" w:rsidP="0087206F">
            <w:pPr>
              <w:rPr>
                <w:del w:id="25" w:author="IB-OKAPI" w:date="2026-08-05T14:46:00Z"/>
                <w:rFonts w:ascii="Arial" w:hAnsi="Arial" w:cs="Arial"/>
                <w:sz w:val="20"/>
                <w:szCs w:val="20"/>
              </w:rPr>
            </w:pPr>
            <w:del w:id="26" w:author="IB-OKAPI" w:date="2026-08-05T14:46:00Z">
              <w:r>
                <w:rPr>
                  <w:rFonts w:ascii="Arial" w:hAnsi="Arial" w:cs="Arial"/>
                  <w:b/>
                  <w:bCs/>
                  <w:sz w:val="20"/>
                  <w:szCs w:val="20"/>
                </w:rPr>
                <w:delText>Classification</w:delText>
              </w:r>
            </w:del>
          </w:p>
        </w:tc>
        <w:tc>
          <w:tcPr>
            <w:tcW w:w="2095" w:type="dxa"/>
            <w:tcPrChange w:id="27" w:author="Zhou Zilai" w:date="2026-07-24T11:14:00Z">
              <w:tcPr>
                <w:tcW w:w="2126" w:type="dxa"/>
                <w:gridSpan w:val="2"/>
              </w:tcPr>
            </w:tcPrChange>
          </w:tcPr>
          <w:p w14:paraId="2A9A611F" w14:textId="388F8228" w:rsidR="0087206F" w:rsidRPr="000C5A63" w:rsidDel="00D50D5B" w:rsidRDefault="0087206F" w:rsidP="0087206F">
            <w:pPr>
              <w:rPr>
                <w:del w:id="28" w:author="IB-OKAPI" w:date="2026-08-05T14:46:00Z"/>
                <w:rFonts w:ascii="Arial" w:hAnsi="Arial" w:cs="Arial"/>
                <w:b/>
                <w:bCs/>
                <w:sz w:val="20"/>
                <w:szCs w:val="20"/>
              </w:rPr>
            </w:pPr>
            <w:commentRangeStart w:id="29"/>
            <w:commentRangeStart w:id="30"/>
            <w:commentRangeStart w:id="31"/>
            <w:ins w:id="32" w:author="Zhou Zilai" w:date="2026-07-24T11:14:00Z">
              <w:del w:id="33" w:author="IB-OKAPI" w:date="2026-08-05T14:46:00Z">
                <w:r>
                  <w:rPr>
                    <w:rFonts w:ascii="Arial" w:eastAsia="Arial" w:hAnsi="Arial" w:cs="Arial"/>
                    <w:b/>
                    <w:bCs/>
                    <w:sz w:val="20"/>
                    <w:szCs w:val="20"/>
                    <w:lang w:val="en-IE" w:eastAsia="en-IE"/>
                  </w:rPr>
                  <w:delText>Approche de Gestion</w:delText>
                </w:r>
              </w:del>
            </w:ins>
            <w:commentRangeEnd w:id="29"/>
            <w:del w:id="34" w:author="IB-OKAPI" w:date="2026-08-05T14:46:00Z">
              <w:r>
                <w:rPr>
                  <w:rStyle w:val="Marquedecommentaire"/>
                  <w:rFonts w:ascii="Arial" w:hAnsi="Arial" w:cs="Arial"/>
                  <w:b/>
                  <w:bCs/>
                  <w:sz w:val="20"/>
                  <w:szCs w:val="20"/>
                </w:rPr>
                <w:commentReference w:id="29"/>
              </w:r>
              <w:commentRangeEnd w:id="30"/>
              <w:r>
                <w:rPr>
                  <w:rStyle w:val="Marquedecommentaire"/>
                  <w:rFonts w:ascii="Arial" w:hAnsi="Arial" w:cs="Arial"/>
                  <w:sz w:val="20"/>
                  <w:szCs w:val="20"/>
                  <w:rPrChange w:id="35" w:author="IB-OKAPI" w:date="2026-08-05T13:37:00Z">
                    <w:rPr>
                      <w:rStyle w:val="Marquedecommentaire"/>
                    </w:rPr>
                  </w:rPrChange>
                </w:rPr>
                <w:commentReference w:id="30"/>
              </w:r>
              <w:commentRangeEnd w:id="31"/>
              <w:r>
                <w:rPr>
                  <w:rStyle w:val="Marquedecommentaire"/>
                  <w:rFonts w:ascii="Arial" w:hAnsi="Arial" w:cs="Arial"/>
                  <w:sz w:val="20"/>
                  <w:szCs w:val="20"/>
                  <w:rPrChange w:id="36" w:author="IB-OKAPI" w:date="2026-08-05T13:37:00Z">
                    <w:rPr>
                      <w:rStyle w:val="Marquedecommentaire"/>
                    </w:rPr>
                  </w:rPrChange>
                </w:rPr>
                <w:commentReference w:id="31"/>
              </w:r>
            </w:del>
          </w:p>
        </w:tc>
      </w:tr>
      <w:tr w:rsidR="0087206F" w:rsidRPr="000C5A63" w:rsidDel="00D50D5B" w14:paraId="5EECF965" w14:textId="56332F06" w:rsidTr="00D50D5B">
        <w:trPr>
          <w:del w:id="37" w:author="IB-OKAPI" w:date="2026-08-05T14:46:00Z"/>
        </w:trPr>
        <w:tc>
          <w:tcPr>
            <w:tcW w:w="1691" w:type="dxa"/>
            <w:vAlign w:val="center"/>
            <w:tcPrChange w:id="38" w:author="Zhou Zilai" w:date="2026-07-24T11:14:00Z">
              <w:tcPr>
                <w:tcW w:w="2100" w:type="dxa"/>
                <w:gridSpan w:val="2"/>
                <w:vAlign w:val="center"/>
              </w:tcPr>
            </w:tcPrChange>
          </w:tcPr>
          <w:p w14:paraId="47FF389F" w14:textId="673F3ACB" w:rsidR="0087206F" w:rsidRPr="000C5A63" w:rsidDel="00D50D5B" w:rsidRDefault="0087206F" w:rsidP="0087206F">
            <w:pPr>
              <w:rPr>
                <w:del w:id="39" w:author="IB-OKAPI" w:date="2026-08-05T14:46:00Z"/>
                <w:rFonts w:ascii="Arial" w:hAnsi="Arial" w:cs="Arial"/>
                <w:sz w:val="20"/>
                <w:szCs w:val="20"/>
              </w:rPr>
            </w:pPr>
            <w:del w:id="40" w:author="IB-OKAPI" w:date="2026-08-05T14:46:00Z">
              <w:r>
                <w:rPr>
                  <w:rFonts w:ascii="Arial" w:hAnsi="Arial" w:cs="Arial"/>
                  <w:sz w:val="20"/>
                  <w:szCs w:val="20"/>
                </w:rPr>
                <w:delText>Terres excavées / déblais</w:delText>
              </w:r>
            </w:del>
          </w:p>
        </w:tc>
        <w:tc>
          <w:tcPr>
            <w:tcW w:w="2178" w:type="dxa"/>
            <w:vAlign w:val="center"/>
            <w:tcPrChange w:id="41" w:author="Zhou Zilai" w:date="2026-07-24T11:14:00Z">
              <w:tcPr>
                <w:tcW w:w="2700" w:type="dxa"/>
                <w:gridSpan w:val="2"/>
                <w:vAlign w:val="center"/>
              </w:tcPr>
            </w:tcPrChange>
          </w:tcPr>
          <w:p w14:paraId="252BFA70" w14:textId="6E305D64" w:rsidR="0087206F" w:rsidRPr="000C5A63" w:rsidDel="00D50D5B" w:rsidRDefault="0087206F" w:rsidP="0087206F">
            <w:pPr>
              <w:rPr>
                <w:del w:id="42" w:author="IB-OKAPI" w:date="2026-08-05T14:46:00Z"/>
                <w:rFonts w:ascii="Arial" w:hAnsi="Arial" w:cs="Arial"/>
                <w:sz w:val="20"/>
                <w:szCs w:val="20"/>
              </w:rPr>
            </w:pPr>
            <w:del w:id="43" w:author="IB-OKAPI" w:date="2026-08-05T14:46:00Z">
              <w:r>
                <w:rPr>
                  <w:rFonts w:ascii="Arial" w:hAnsi="Arial" w:cs="Arial"/>
                  <w:sz w:val="20"/>
                  <w:szCs w:val="20"/>
                </w:rPr>
                <w:delText>Sols et roches issus du débroussaillage, des fondations et de la construction des digues</w:delText>
              </w:r>
            </w:del>
          </w:p>
        </w:tc>
        <w:tc>
          <w:tcPr>
            <w:tcW w:w="1848" w:type="dxa"/>
            <w:vAlign w:val="center"/>
            <w:tcPrChange w:id="44" w:author="Zhou Zilai" w:date="2026-07-24T11:14:00Z">
              <w:tcPr>
                <w:tcW w:w="2100" w:type="dxa"/>
                <w:gridSpan w:val="2"/>
                <w:vAlign w:val="center"/>
              </w:tcPr>
            </w:tcPrChange>
          </w:tcPr>
          <w:p w14:paraId="233369E4" w14:textId="334532F8" w:rsidR="0087206F" w:rsidRPr="000C5A63" w:rsidDel="00D50D5B" w:rsidRDefault="0087206F" w:rsidP="0087206F">
            <w:pPr>
              <w:rPr>
                <w:del w:id="45" w:author="IB-OKAPI" w:date="2026-08-05T14:46:00Z"/>
                <w:rFonts w:ascii="Arial" w:hAnsi="Arial" w:cs="Arial"/>
                <w:sz w:val="20"/>
                <w:szCs w:val="20"/>
              </w:rPr>
            </w:pPr>
            <w:del w:id="46" w:author="IB-OKAPI" w:date="2026-08-05T14:46:00Z">
              <w:r>
                <w:rPr>
                  <w:rFonts w:ascii="Arial" w:hAnsi="Arial" w:cs="Arial"/>
                  <w:sz w:val="20"/>
                  <w:szCs w:val="20"/>
                </w:rPr>
                <w:delText>Terrassements, construction du parc à boues</w:delText>
              </w:r>
            </w:del>
          </w:p>
        </w:tc>
        <w:tc>
          <w:tcPr>
            <w:tcW w:w="1816" w:type="dxa"/>
            <w:vAlign w:val="center"/>
            <w:tcPrChange w:id="47" w:author="Zhou Zilai" w:date="2026-07-24T11:14:00Z">
              <w:tcPr>
                <w:tcW w:w="2126" w:type="dxa"/>
                <w:gridSpan w:val="2"/>
                <w:vAlign w:val="center"/>
              </w:tcPr>
            </w:tcPrChange>
          </w:tcPr>
          <w:p w14:paraId="06720315" w14:textId="0E5F57C0" w:rsidR="0087206F" w:rsidRPr="000C5A63" w:rsidDel="00D50D5B" w:rsidRDefault="0087206F" w:rsidP="0087206F">
            <w:pPr>
              <w:rPr>
                <w:del w:id="48" w:author="IB-OKAPI" w:date="2026-08-05T14:46:00Z"/>
                <w:rFonts w:ascii="Arial" w:hAnsi="Arial" w:cs="Arial"/>
                <w:sz w:val="20"/>
                <w:szCs w:val="20"/>
              </w:rPr>
            </w:pPr>
            <w:del w:id="49" w:author="IB-OKAPI" w:date="2026-08-05T14:46:00Z">
              <w:r>
                <w:rPr>
                  <w:rFonts w:ascii="Arial" w:hAnsi="Arial" w:cs="Arial"/>
                  <w:sz w:val="20"/>
                  <w:szCs w:val="20"/>
                </w:rPr>
                <w:delText>Non dangereux (inerte)</w:delText>
              </w:r>
            </w:del>
          </w:p>
        </w:tc>
        <w:tc>
          <w:tcPr>
            <w:tcW w:w="2095" w:type="dxa"/>
            <w:tcPrChange w:id="50" w:author="Zhou Zilai" w:date="2026-07-24T11:14:00Z">
              <w:tcPr>
                <w:tcW w:w="2126" w:type="dxa"/>
                <w:gridSpan w:val="2"/>
              </w:tcPr>
            </w:tcPrChange>
          </w:tcPr>
          <w:p w14:paraId="51674DAA" w14:textId="28336194" w:rsidR="0087206F" w:rsidRPr="000C5A63" w:rsidDel="00D50D5B" w:rsidRDefault="0087206F" w:rsidP="0087206F">
            <w:pPr>
              <w:rPr>
                <w:del w:id="51" w:author="IB-OKAPI" w:date="2026-08-05T14:46:00Z"/>
                <w:rFonts w:ascii="Arial" w:hAnsi="Arial" w:cs="Arial"/>
                <w:sz w:val="20"/>
                <w:szCs w:val="20"/>
              </w:rPr>
            </w:pPr>
            <w:ins w:id="52" w:author="Zhou Zilai" w:date="2026-07-24T11:14:00Z">
              <w:del w:id="53" w:author="IB-OKAPI" w:date="2026-08-05T13:35:00Z">
                <w:r>
                  <w:rPr>
                    <w:rFonts w:ascii="Arial" w:eastAsiaTheme="minorEastAsia" w:hAnsi="Arial" w:cs="Arial"/>
                    <w:sz w:val="20"/>
                    <w:szCs w:val="20"/>
                    <w:lang w:eastAsia="zh-CN"/>
                    <w:rPrChange w:id="54" w:author="IB-OKAPI" w:date="2026-08-05T13:37:00Z">
                      <w:rPr>
                        <w:rFonts w:asciiTheme="minorEastAsia" w:eastAsiaTheme="minorEastAsia" w:hAnsiTheme="minorEastAsia" w:cs="Arial"/>
                        <w:sz w:val="20"/>
                        <w:szCs w:val="20"/>
                        <w:lang w:eastAsia="zh-CN"/>
                      </w:rPr>
                    </w:rPrChange>
                  </w:rPr>
                  <w:delText>xxxxx</w:delText>
                </w:r>
              </w:del>
            </w:ins>
          </w:p>
        </w:tc>
      </w:tr>
      <w:tr w:rsidR="0087206F" w:rsidRPr="000C5A63" w:rsidDel="00D50D5B" w14:paraId="5DEC7A66" w14:textId="6B24A25F" w:rsidTr="00D50D5B">
        <w:trPr>
          <w:del w:id="55" w:author="IB-OKAPI" w:date="2026-08-05T14:46:00Z"/>
        </w:trPr>
        <w:tc>
          <w:tcPr>
            <w:tcW w:w="1691" w:type="dxa"/>
            <w:vAlign w:val="center"/>
            <w:tcPrChange w:id="56" w:author="Zhou Zilai" w:date="2026-07-24T11:14:00Z">
              <w:tcPr>
                <w:tcW w:w="2100" w:type="dxa"/>
                <w:gridSpan w:val="2"/>
                <w:vAlign w:val="center"/>
              </w:tcPr>
            </w:tcPrChange>
          </w:tcPr>
          <w:p w14:paraId="44287D72" w14:textId="0529B911" w:rsidR="0087206F" w:rsidRPr="000C5A63" w:rsidDel="00D50D5B" w:rsidRDefault="0087206F" w:rsidP="0087206F">
            <w:pPr>
              <w:rPr>
                <w:del w:id="57" w:author="IB-OKAPI" w:date="2026-08-05T14:46:00Z"/>
                <w:rFonts w:ascii="Arial" w:hAnsi="Arial" w:cs="Arial"/>
                <w:sz w:val="20"/>
                <w:szCs w:val="20"/>
              </w:rPr>
            </w:pPr>
            <w:del w:id="58" w:author="IB-OKAPI" w:date="2026-08-05T14:46:00Z">
              <w:r>
                <w:rPr>
                  <w:rFonts w:ascii="Arial" w:hAnsi="Arial" w:cs="Arial"/>
                  <w:sz w:val="20"/>
                  <w:szCs w:val="20"/>
                </w:rPr>
                <w:delText>Gravats de béton</w:delText>
              </w:r>
            </w:del>
          </w:p>
        </w:tc>
        <w:tc>
          <w:tcPr>
            <w:tcW w:w="2178" w:type="dxa"/>
            <w:vAlign w:val="center"/>
            <w:tcPrChange w:id="59" w:author="Zhou Zilai" w:date="2026-07-24T11:14:00Z">
              <w:tcPr>
                <w:tcW w:w="2700" w:type="dxa"/>
                <w:gridSpan w:val="2"/>
                <w:vAlign w:val="center"/>
              </w:tcPr>
            </w:tcPrChange>
          </w:tcPr>
          <w:p w14:paraId="60614B83" w14:textId="14B763F9" w:rsidR="0087206F" w:rsidRPr="000C5A63" w:rsidDel="00D50D5B" w:rsidRDefault="0087206F" w:rsidP="0087206F">
            <w:pPr>
              <w:rPr>
                <w:del w:id="60" w:author="IB-OKAPI" w:date="2026-08-05T14:46:00Z"/>
                <w:rFonts w:ascii="Arial" w:hAnsi="Arial" w:cs="Arial"/>
                <w:sz w:val="20"/>
                <w:szCs w:val="20"/>
              </w:rPr>
            </w:pPr>
            <w:del w:id="61" w:author="IB-OKAPI" w:date="2026-08-05T14:46:00Z">
              <w:r>
                <w:rPr>
                  <w:rFonts w:ascii="Arial" w:hAnsi="Arial" w:cs="Arial"/>
                  <w:sz w:val="20"/>
                  <w:szCs w:val="20"/>
                </w:rPr>
                <w:delText>Déchets de béton provenant des fondations, routes et bâtiments</w:delText>
              </w:r>
            </w:del>
          </w:p>
        </w:tc>
        <w:tc>
          <w:tcPr>
            <w:tcW w:w="1848" w:type="dxa"/>
            <w:vAlign w:val="center"/>
            <w:tcPrChange w:id="62" w:author="Zhou Zilai" w:date="2026-07-24T11:14:00Z">
              <w:tcPr>
                <w:tcW w:w="2100" w:type="dxa"/>
                <w:gridSpan w:val="2"/>
                <w:vAlign w:val="center"/>
              </w:tcPr>
            </w:tcPrChange>
          </w:tcPr>
          <w:p w14:paraId="0F9ADD46" w14:textId="6FC17EE5" w:rsidR="0087206F" w:rsidRPr="000C5A63" w:rsidDel="00D50D5B" w:rsidRDefault="0087206F" w:rsidP="0087206F">
            <w:pPr>
              <w:rPr>
                <w:del w:id="63" w:author="IB-OKAPI" w:date="2026-08-05T14:46:00Z"/>
                <w:rFonts w:ascii="Arial" w:hAnsi="Arial" w:cs="Arial"/>
                <w:sz w:val="20"/>
                <w:szCs w:val="20"/>
              </w:rPr>
            </w:pPr>
            <w:del w:id="64" w:author="IB-OKAPI" w:date="2026-08-05T14:46:00Z">
              <w:r>
                <w:rPr>
                  <w:rFonts w:ascii="Arial" w:hAnsi="Arial" w:cs="Arial"/>
                  <w:sz w:val="20"/>
                  <w:szCs w:val="20"/>
                </w:rPr>
                <w:delText>Fondations, routes, bâtiments</w:delText>
              </w:r>
            </w:del>
          </w:p>
        </w:tc>
        <w:tc>
          <w:tcPr>
            <w:tcW w:w="1816" w:type="dxa"/>
            <w:vAlign w:val="center"/>
            <w:tcPrChange w:id="65" w:author="Zhou Zilai" w:date="2026-07-24T11:14:00Z">
              <w:tcPr>
                <w:tcW w:w="2126" w:type="dxa"/>
                <w:gridSpan w:val="2"/>
                <w:vAlign w:val="center"/>
              </w:tcPr>
            </w:tcPrChange>
          </w:tcPr>
          <w:p w14:paraId="4327837F" w14:textId="1C8C2C22" w:rsidR="0087206F" w:rsidRPr="000C5A63" w:rsidDel="00D50D5B" w:rsidRDefault="0087206F" w:rsidP="0087206F">
            <w:pPr>
              <w:rPr>
                <w:del w:id="66" w:author="IB-OKAPI" w:date="2026-08-05T14:46:00Z"/>
                <w:rFonts w:ascii="Arial" w:hAnsi="Arial" w:cs="Arial"/>
                <w:sz w:val="20"/>
                <w:szCs w:val="20"/>
              </w:rPr>
            </w:pPr>
            <w:del w:id="67" w:author="IB-OKAPI" w:date="2026-08-05T14:46:00Z">
              <w:r>
                <w:rPr>
                  <w:rFonts w:ascii="Arial" w:hAnsi="Arial" w:cs="Arial"/>
                  <w:sz w:val="20"/>
                  <w:szCs w:val="20"/>
                </w:rPr>
                <w:delText>Non dangereux (inerte)</w:delText>
              </w:r>
            </w:del>
          </w:p>
        </w:tc>
        <w:tc>
          <w:tcPr>
            <w:tcW w:w="2095" w:type="dxa"/>
            <w:tcPrChange w:id="68" w:author="Zhou Zilai" w:date="2026-07-24T11:14:00Z">
              <w:tcPr>
                <w:tcW w:w="2126" w:type="dxa"/>
                <w:gridSpan w:val="2"/>
              </w:tcPr>
            </w:tcPrChange>
          </w:tcPr>
          <w:p w14:paraId="4B3F0545" w14:textId="797A7D44" w:rsidR="0087206F" w:rsidRPr="000C5A63" w:rsidDel="00D50D5B" w:rsidRDefault="0087206F" w:rsidP="0087206F">
            <w:pPr>
              <w:rPr>
                <w:del w:id="69" w:author="IB-OKAPI" w:date="2026-08-05T14:46:00Z"/>
                <w:rFonts w:ascii="Arial" w:hAnsi="Arial" w:cs="Arial"/>
                <w:sz w:val="20"/>
                <w:szCs w:val="20"/>
                <w:lang w:eastAsia="zh-CN"/>
              </w:rPr>
            </w:pPr>
            <w:ins w:id="70" w:author="Zhou Zilai" w:date="2026-07-24T11:14:00Z">
              <w:del w:id="71" w:author="IB-OKAPI" w:date="2026-08-05T13:35:00Z">
                <w:r>
                  <w:rPr>
                    <w:rFonts w:ascii="Arial" w:hAnsi="Arial" w:cs="Arial"/>
                    <w:sz w:val="20"/>
                    <w:szCs w:val="20"/>
                    <w:lang w:eastAsia="zh-CN"/>
                  </w:rPr>
                  <w:delText>xxxx</w:delText>
                </w:r>
              </w:del>
            </w:ins>
          </w:p>
        </w:tc>
      </w:tr>
      <w:tr w:rsidR="0087206F" w:rsidRPr="000C5A63" w:rsidDel="00D50D5B" w14:paraId="0DA5638C" w14:textId="7C0E3715" w:rsidTr="00D50D5B">
        <w:trPr>
          <w:del w:id="72" w:author="IB-OKAPI" w:date="2026-08-05T14:46:00Z"/>
        </w:trPr>
        <w:tc>
          <w:tcPr>
            <w:tcW w:w="1691" w:type="dxa"/>
            <w:vAlign w:val="center"/>
            <w:tcPrChange w:id="73" w:author="Zhou Zilai" w:date="2026-07-24T11:14:00Z">
              <w:tcPr>
                <w:tcW w:w="2100" w:type="dxa"/>
                <w:gridSpan w:val="2"/>
                <w:vAlign w:val="center"/>
              </w:tcPr>
            </w:tcPrChange>
          </w:tcPr>
          <w:p w14:paraId="54207E09" w14:textId="045E69C1" w:rsidR="0087206F" w:rsidRPr="000C5A63" w:rsidDel="00D50D5B" w:rsidRDefault="0087206F" w:rsidP="0087206F">
            <w:pPr>
              <w:rPr>
                <w:del w:id="74" w:author="IB-OKAPI" w:date="2026-08-05T14:46:00Z"/>
                <w:rFonts w:ascii="Arial" w:hAnsi="Arial" w:cs="Arial"/>
                <w:sz w:val="20"/>
                <w:szCs w:val="20"/>
              </w:rPr>
            </w:pPr>
            <w:del w:id="75" w:author="IB-OKAPI" w:date="2026-08-05T14:46:00Z">
              <w:r>
                <w:rPr>
                  <w:rFonts w:ascii="Arial" w:hAnsi="Arial" w:cs="Arial"/>
                  <w:sz w:val="20"/>
                  <w:szCs w:val="20"/>
                </w:rPr>
                <w:delText>Ferraille</w:delText>
              </w:r>
            </w:del>
          </w:p>
        </w:tc>
        <w:tc>
          <w:tcPr>
            <w:tcW w:w="2178" w:type="dxa"/>
            <w:vAlign w:val="center"/>
            <w:tcPrChange w:id="76" w:author="Zhou Zilai" w:date="2026-07-24T11:14:00Z">
              <w:tcPr>
                <w:tcW w:w="2700" w:type="dxa"/>
                <w:gridSpan w:val="2"/>
                <w:vAlign w:val="center"/>
              </w:tcPr>
            </w:tcPrChange>
          </w:tcPr>
          <w:p w14:paraId="7D8FF715" w14:textId="1F6AA790" w:rsidR="0087206F" w:rsidRPr="000C5A63" w:rsidDel="00D50D5B" w:rsidRDefault="0087206F" w:rsidP="0087206F">
            <w:pPr>
              <w:rPr>
                <w:del w:id="77" w:author="IB-OKAPI" w:date="2026-08-05T14:46:00Z"/>
                <w:rFonts w:ascii="Arial" w:hAnsi="Arial" w:cs="Arial"/>
                <w:sz w:val="20"/>
                <w:szCs w:val="20"/>
              </w:rPr>
            </w:pPr>
            <w:del w:id="78" w:author="IB-OKAPI" w:date="2026-08-05T14:46:00Z">
              <w:r>
                <w:rPr>
                  <w:rFonts w:ascii="Arial" w:hAnsi="Arial" w:cs="Arial"/>
                  <w:sz w:val="20"/>
                  <w:szCs w:val="20"/>
                </w:rPr>
                <w:delText>Aciers d'armature, chutes d'acier de structure, tuyauteries</w:delText>
              </w:r>
            </w:del>
          </w:p>
        </w:tc>
        <w:tc>
          <w:tcPr>
            <w:tcW w:w="1848" w:type="dxa"/>
            <w:vAlign w:val="center"/>
            <w:tcPrChange w:id="79" w:author="Zhou Zilai" w:date="2026-07-24T11:14:00Z">
              <w:tcPr>
                <w:tcW w:w="2100" w:type="dxa"/>
                <w:gridSpan w:val="2"/>
                <w:vAlign w:val="center"/>
              </w:tcPr>
            </w:tcPrChange>
          </w:tcPr>
          <w:p w14:paraId="1706DC57" w14:textId="131088EE" w:rsidR="0087206F" w:rsidRPr="000C5A63" w:rsidDel="00D50D5B" w:rsidRDefault="0087206F" w:rsidP="0087206F">
            <w:pPr>
              <w:rPr>
                <w:del w:id="80" w:author="IB-OKAPI" w:date="2026-08-05T14:46:00Z"/>
                <w:rFonts w:ascii="Arial" w:hAnsi="Arial" w:cs="Arial"/>
                <w:sz w:val="20"/>
                <w:szCs w:val="20"/>
              </w:rPr>
            </w:pPr>
            <w:del w:id="81" w:author="IB-OKAPI" w:date="2026-08-05T14:46:00Z">
              <w:r>
                <w:rPr>
                  <w:rFonts w:ascii="Arial" w:hAnsi="Arial" w:cs="Arial"/>
                  <w:sz w:val="20"/>
                  <w:szCs w:val="20"/>
                </w:rPr>
                <w:delText>Toutes activités de construction</w:delText>
              </w:r>
            </w:del>
          </w:p>
        </w:tc>
        <w:tc>
          <w:tcPr>
            <w:tcW w:w="1816" w:type="dxa"/>
            <w:vAlign w:val="center"/>
            <w:tcPrChange w:id="82" w:author="Zhou Zilai" w:date="2026-07-24T11:14:00Z">
              <w:tcPr>
                <w:tcW w:w="2126" w:type="dxa"/>
                <w:gridSpan w:val="2"/>
                <w:vAlign w:val="center"/>
              </w:tcPr>
            </w:tcPrChange>
          </w:tcPr>
          <w:p w14:paraId="7D3FA4E2" w14:textId="500FC18C" w:rsidR="0087206F" w:rsidRPr="000C5A63" w:rsidDel="00D50D5B" w:rsidRDefault="0087206F" w:rsidP="0087206F">
            <w:pPr>
              <w:rPr>
                <w:del w:id="83" w:author="IB-OKAPI" w:date="2026-08-05T14:46:00Z"/>
                <w:rFonts w:ascii="Arial" w:hAnsi="Arial" w:cs="Arial"/>
                <w:sz w:val="20"/>
                <w:szCs w:val="20"/>
              </w:rPr>
            </w:pPr>
            <w:del w:id="84" w:author="IB-OKAPI" w:date="2026-08-05T14:46:00Z">
              <w:r>
                <w:rPr>
                  <w:rFonts w:ascii="Arial" w:hAnsi="Arial" w:cs="Arial"/>
                  <w:sz w:val="20"/>
                  <w:szCs w:val="20"/>
                </w:rPr>
                <w:delText>Non dangereux (recyclable)</w:delText>
              </w:r>
            </w:del>
          </w:p>
        </w:tc>
        <w:tc>
          <w:tcPr>
            <w:tcW w:w="2095" w:type="dxa"/>
            <w:tcPrChange w:id="85" w:author="Zhou Zilai" w:date="2026-07-24T11:14:00Z">
              <w:tcPr>
                <w:tcW w:w="2126" w:type="dxa"/>
                <w:gridSpan w:val="2"/>
              </w:tcPr>
            </w:tcPrChange>
          </w:tcPr>
          <w:p w14:paraId="38559C10" w14:textId="737574C9" w:rsidR="0087206F" w:rsidRPr="000C5A63" w:rsidDel="00D50D5B" w:rsidRDefault="0087206F" w:rsidP="0087206F">
            <w:pPr>
              <w:rPr>
                <w:del w:id="86" w:author="IB-OKAPI" w:date="2026-08-05T14:46:00Z"/>
                <w:rFonts w:ascii="Arial" w:hAnsi="Arial" w:cs="Arial"/>
                <w:sz w:val="20"/>
                <w:szCs w:val="20"/>
                <w:lang w:eastAsia="zh-CN"/>
              </w:rPr>
            </w:pPr>
            <w:ins w:id="87" w:author="Zhou Zilai" w:date="2026-07-24T11:14:00Z">
              <w:del w:id="88" w:author="IB-OKAPI" w:date="2026-08-05T13:35:00Z">
                <w:r>
                  <w:rPr>
                    <w:rFonts w:ascii="Arial" w:hAnsi="Arial" w:cs="Arial"/>
                    <w:sz w:val="20"/>
                    <w:szCs w:val="20"/>
                    <w:lang w:eastAsia="zh-CN"/>
                  </w:rPr>
                  <w:delText>xxxxx</w:delText>
                </w:r>
              </w:del>
            </w:ins>
          </w:p>
        </w:tc>
      </w:tr>
      <w:tr w:rsidR="0087206F" w:rsidRPr="000C5A63" w:rsidDel="00D50D5B" w14:paraId="550C4162" w14:textId="3CC8ACEA" w:rsidTr="00D50D5B">
        <w:trPr>
          <w:del w:id="89" w:author="IB-OKAPI" w:date="2026-08-05T14:46:00Z"/>
        </w:trPr>
        <w:tc>
          <w:tcPr>
            <w:tcW w:w="1691" w:type="dxa"/>
            <w:vAlign w:val="center"/>
            <w:tcPrChange w:id="90" w:author="Zhou Zilai" w:date="2026-07-24T11:14:00Z">
              <w:tcPr>
                <w:tcW w:w="2100" w:type="dxa"/>
                <w:gridSpan w:val="2"/>
                <w:vAlign w:val="center"/>
              </w:tcPr>
            </w:tcPrChange>
          </w:tcPr>
          <w:p w14:paraId="1CE8A5A3" w14:textId="40A34749" w:rsidR="0087206F" w:rsidRPr="000C5A63" w:rsidDel="00D50D5B" w:rsidRDefault="0087206F" w:rsidP="0087206F">
            <w:pPr>
              <w:rPr>
                <w:del w:id="91" w:author="IB-OKAPI" w:date="2026-08-05T14:46:00Z"/>
                <w:rFonts w:ascii="Arial" w:hAnsi="Arial" w:cs="Arial"/>
                <w:sz w:val="20"/>
                <w:szCs w:val="20"/>
              </w:rPr>
            </w:pPr>
            <w:del w:id="92" w:author="IB-OKAPI" w:date="2026-08-05T14:46:00Z">
              <w:r>
                <w:rPr>
                  <w:rFonts w:ascii="Arial" w:hAnsi="Arial" w:cs="Arial"/>
                  <w:sz w:val="20"/>
                  <w:szCs w:val="20"/>
                </w:rPr>
                <w:delText>Déchets de bois</w:delText>
              </w:r>
            </w:del>
          </w:p>
        </w:tc>
        <w:tc>
          <w:tcPr>
            <w:tcW w:w="2178" w:type="dxa"/>
            <w:vAlign w:val="center"/>
            <w:tcPrChange w:id="93" w:author="Zhou Zilai" w:date="2026-07-24T11:14:00Z">
              <w:tcPr>
                <w:tcW w:w="2700" w:type="dxa"/>
                <w:gridSpan w:val="2"/>
                <w:vAlign w:val="center"/>
              </w:tcPr>
            </w:tcPrChange>
          </w:tcPr>
          <w:p w14:paraId="24272566" w14:textId="406F8F8D" w:rsidR="0087206F" w:rsidRPr="000C5A63" w:rsidDel="00D50D5B" w:rsidRDefault="0087206F" w:rsidP="0087206F">
            <w:pPr>
              <w:rPr>
                <w:del w:id="94" w:author="IB-OKAPI" w:date="2026-08-05T14:46:00Z"/>
                <w:rFonts w:ascii="Arial" w:hAnsi="Arial" w:cs="Arial"/>
                <w:sz w:val="20"/>
                <w:szCs w:val="20"/>
              </w:rPr>
            </w:pPr>
            <w:del w:id="95" w:author="IB-OKAPI" w:date="2026-08-05T14:46:00Z">
              <w:r>
                <w:rPr>
                  <w:rFonts w:ascii="Arial" w:hAnsi="Arial" w:cs="Arial"/>
                  <w:sz w:val="20"/>
                  <w:szCs w:val="20"/>
                </w:rPr>
                <w:delText>Coffrages, palettes, emballages</w:delText>
              </w:r>
            </w:del>
          </w:p>
        </w:tc>
        <w:tc>
          <w:tcPr>
            <w:tcW w:w="1848" w:type="dxa"/>
            <w:vAlign w:val="center"/>
            <w:tcPrChange w:id="96" w:author="Zhou Zilai" w:date="2026-07-24T11:14:00Z">
              <w:tcPr>
                <w:tcW w:w="2100" w:type="dxa"/>
                <w:gridSpan w:val="2"/>
                <w:vAlign w:val="center"/>
              </w:tcPr>
            </w:tcPrChange>
          </w:tcPr>
          <w:p w14:paraId="0CD282F7" w14:textId="24586A11" w:rsidR="0087206F" w:rsidRPr="000C5A63" w:rsidDel="00D50D5B" w:rsidRDefault="0087206F" w:rsidP="0087206F">
            <w:pPr>
              <w:rPr>
                <w:del w:id="97" w:author="IB-OKAPI" w:date="2026-08-05T14:46:00Z"/>
                <w:rFonts w:ascii="Arial" w:hAnsi="Arial" w:cs="Arial"/>
                <w:sz w:val="20"/>
                <w:szCs w:val="20"/>
              </w:rPr>
            </w:pPr>
            <w:del w:id="98" w:author="IB-OKAPI" w:date="2026-08-05T14:46:00Z">
              <w:r>
                <w:rPr>
                  <w:rFonts w:ascii="Arial" w:hAnsi="Arial" w:cs="Arial"/>
                  <w:sz w:val="20"/>
                  <w:szCs w:val="20"/>
                </w:rPr>
                <w:delText>Toutes activités de construction</w:delText>
              </w:r>
            </w:del>
          </w:p>
        </w:tc>
        <w:tc>
          <w:tcPr>
            <w:tcW w:w="1816" w:type="dxa"/>
            <w:vAlign w:val="center"/>
            <w:tcPrChange w:id="99" w:author="Zhou Zilai" w:date="2026-07-24T11:14:00Z">
              <w:tcPr>
                <w:tcW w:w="2126" w:type="dxa"/>
                <w:gridSpan w:val="2"/>
                <w:vAlign w:val="center"/>
              </w:tcPr>
            </w:tcPrChange>
          </w:tcPr>
          <w:p w14:paraId="02F6E718" w14:textId="1CE7251B" w:rsidR="0087206F" w:rsidRPr="000C5A63" w:rsidDel="00D50D5B" w:rsidRDefault="0087206F" w:rsidP="0087206F">
            <w:pPr>
              <w:rPr>
                <w:del w:id="100" w:author="IB-OKAPI" w:date="2026-08-05T14:46:00Z"/>
                <w:rFonts w:ascii="Arial" w:hAnsi="Arial" w:cs="Arial"/>
                <w:sz w:val="20"/>
                <w:szCs w:val="20"/>
              </w:rPr>
            </w:pPr>
            <w:del w:id="101" w:author="IB-OKAPI" w:date="2026-08-05T14:46:00Z">
              <w:r>
                <w:rPr>
                  <w:rFonts w:ascii="Arial" w:hAnsi="Arial" w:cs="Arial"/>
                  <w:sz w:val="20"/>
                  <w:szCs w:val="20"/>
                </w:rPr>
                <w:delText>Non dangereux (possiblement contaminé)</w:delText>
              </w:r>
            </w:del>
          </w:p>
        </w:tc>
        <w:tc>
          <w:tcPr>
            <w:tcW w:w="2095" w:type="dxa"/>
            <w:tcPrChange w:id="102" w:author="Zhou Zilai" w:date="2026-07-24T11:14:00Z">
              <w:tcPr>
                <w:tcW w:w="2126" w:type="dxa"/>
                <w:gridSpan w:val="2"/>
              </w:tcPr>
            </w:tcPrChange>
          </w:tcPr>
          <w:p w14:paraId="0539A52E" w14:textId="0115CF91" w:rsidR="0087206F" w:rsidRPr="000C5A63" w:rsidDel="00D50D5B" w:rsidRDefault="0087206F" w:rsidP="0087206F">
            <w:pPr>
              <w:rPr>
                <w:del w:id="103" w:author="IB-OKAPI" w:date="2026-08-05T14:46:00Z"/>
                <w:rFonts w:ascii="Arial" w:hAnsi="Arial" w:cs="Arial"/>
                <w:sz w:val="20"/>
                <w:szCs w:val="20"/>
                <w:lang w:eastAsia="zh-CN"/>
              </w:rPr>
            </w:pPr>
            <w:ins w:id="104" w:author="Zhou Zilai" w:date="2026-07-24T11:14:00Z">
              <w:del w:id="105" w:author="IB-OKAPI" w:date="2026-08-05T13:35:00Z">
                <w:r>
                  <w:rPr>
                    <w:rFonts w:ascii="Arial" w:hAnsi="Arial" w:cs="Arial"/>
                    <w:sz w:val="20"/>
                    <w:szCs w:val="20"/>
                    <w:lang w:eastAsia="zh-CN"/>
                  </w:rPr>
                  <w:delText>xxxxx</w:delText>
                </w:r>
              </w:del>
            </w:ins>
          </w:p>
        </w:tc>
      </w:tr>
      <w:tr w:rsidR="0087206F" w:rsidRPr="000C5A63" w:rsidDel="00D50D5B" w14:paraId="33077FD2" w14:textId="232B263C" w:rsidTr="00D50D5B">
        <w:trPr>
          <w:del w:id="106" w:author="IB-OKAPI" w:date="2026-08-05T14:46:00Z"/>
        </w:trPr>
        <w:tc>
          <w:tcPr>
            <w:tcW w:w="1691" w:type="dxa"/>
            <w:vAlign w:val="center"/>
            <w:tcPrChange w:id="107" w:author="Zhou Zilai" w:date="2026-07-24T11:14:00Z">
              <w:tcPr>
                <w:tcW w:w="2100" w:type="dxa"/>
                <w:gridSpan w:val="2"/>
                <w:vAlign w:val="center"/>
              </w:tcPr>
            </w:tcPrChange>
          </w:tcPr>
          <w:p w14:paraId="52353940" w14:textId="4E9CDBCB" w:rsidR="0087206F" w:rsidRPr="000C5A63" w:rsidDel="00D50D5B" w:rsidRDefault="0087206F" w:rsidP="0087206F">
            <w:pPr>
              <w:rPr>
                <w:del w:id="108" w:author="IB-OKAPI" w:date="2026-08-05T14:46:00Z"/>
                <w:rFonts w:ascii="Arial" w:hAnsi="Arial" w:cs="Arial"/>
                <w:sz w:val="20"/>
                <w:szCs w:val="20"/>
              </w:rPr>
            </w:pPr>
            <w:del w:id="109" w:author="IB-OKAPI" w:date="2026-08-05T14:46:00Z">
              <w:r>
                <w:rPr>
                  <w:rFonts w:ascii="Arial" w:hAnsi="Arial" w:cs="Arial"/>
                  <w:sz w:val="20"/>
                  <w:szCs w:val="20"/>
                </w:rPr>
                <w:delText>Déchets d'emballage</w:delText>
              </w:r>
            </w:del>
          </w:p>
        </w:tc>
        <w:tc>
          <w:tcPr>
            <w:tcW w:w="2178" w:type="dxa"/>
            <w:vAlign w:val="center"/>
            <w:tcPrChange w:id="110" w:author="Zhou Zilai" w:date="2026-07-24T11:14:00Z">
              <w:tcPr>
                <w:tcW w:w="2700" w:type="dxa"/>
                <w:gridSpan w:val="2"/>
                <w:vAlign w:val="center"/>
              </w:tcPr>
            </w:tcPrChange>
          </w:tcPr>
          <w:p w14:paraId="5EE22543" w14:textId="368D2B7C" w:rsidR="0087206F" w:rsidRPr="000C5A63" w:rsidDel="00D50D5B" w:rsidRDefault="0087206F" w:rsidP="0087206F">
            <w:pPr>
              <w:rPr>
                <w:del w:id="111" w:author="IB-OKAPI" w:date="2026-08-05T14:46:00Z"/>
                <w:rFonts w:ascii="Arial" w:hAnsi="Arial" w:cs="Arial"/>
                <w:sz w:val="20"/>
                <w:szCs w:val="20"/>
              </w:rPr>
            </w:pPr>
            <w:del w:id="112" w:author="IB-OKAPI" w:date="2026-08-05T14:46:00Z">
              <w:r>
                <w:rPr>
                  <w:rFonts w:ascii="Arial" w:hAnsi="Arial" w:cs="Arial"/>
                  <w:sz w:val="20"/>
                  <w:szCs w:val="20"/>
                </w:rPr>
                <w:delText>Cartons, films plastiques, fûts, conteneurs</w:delText>
              </w:r>
            </w:del>
          </w:p>
        </w:tc>
        <w:tc>
          <w:tcPr>
            <w:tcW w:w="1848" w:type="dxa"/>
            <w:vAlign w:val="center"/>
            <w:tcPrChange w:id="113" w:author="Zhou Zilai" w:date="2026-07-24T11:14:00Z">
              <w:tcPr>
                <w:tcW w:w="2100" w:type="dxa"/>
                <w:gridSpan w:val="2"/>
                <w:vAlign w:val="center"/>
              </w:tcPr>
            </w:tcPrChange>
          </w:tcPr>
          <w:p w14:paraId="24BC7374" w14:textId="4389235E" w:rsidR="0087206F" w:rsidRPr="000C5A63" w:rsidDel="00D50D5B" w:rsidRDefault="0087206F" w:rsidP="0087206F">
            <w:pPr>
              <w:rPr>
                <w:del w:id="114" w:author="IB-OKAPI" w:date="2026-08-05T14:46:00Z"/>
                <w:rFonts w:ascii="Arial" w:hAnsi="Arial" w:cs="Arial"/>
                <w:sz w:val="20"/>
                <w:szCs w:val="20"/>
              </w:rPr>
            </w:pPr>
            <w:del w:id="115" w:author="IB-OKAPI" w:date="2026-08-05T14:46:00Z">
              <w:r>
                <w:rPr>
                  <w:rFonts w:ascii="Arial" w:hAnsi="Arial" w:cs="Arial"/>
                  <w:sz w:val="20"/>
                  <w:szCs w:val="20"/>
                </w:rPr>
                <w:delText>Livraisons de matériaux</w:delText>
              </w:r>
            </w:del>
          </w:p>
        </w:tc>
        <w:tc>
          <w:tcPr>
            <w:tcW w:w="1816" w:type="dxa"/>
            <w:vAlign w:val="center"/>
            <w:tcPrChange w:id="116" w:author="Zhou Zilai" w:date="2026-07-24T11:14:00Z">
              <w:tcPr>
                <w:tcW w:w="2126" w:type="dxa"/>
                <w:gridSpan w:val="2"/>
                <w:vAlign w:val="center"/>
              </w:tcPr>
            </w:tcPrChange>
          </w:tcPr>
          <w:p w14:paraId="6CA5E322" w14:textId="57325B7C" w:rsidR="0087206F" w:rsidRPr="000C5A63" w:rsidDel="00D50D5B" w:rsidRDefault="0087206F" w:rsidP="0087206F">
            <w:pPr>
              <w:rPr>
                <w:del w:id="117" w:author="IB-OKAPI" w:date="2026-08-05T14:46:00Z"/>
                <w:rFonts w:ascii="Arial" w:hAnsi="Arial" w:cs="Arial"/>
                <w:sz w:val="20"/>
                <w:szCs w:val="20"/>
              </w:rPr>
            </w:pPr>
            <w:del w:id="118" w:author="IB-OKAPI" w:date="2026-08-05T14:46:00Z">
              <w:r>
                <w:rPr>
                  <w:rFonts w:ascii="Arial" w:hAnsi="Arial" w:cs="Arial"/>
                  <w:sz w:val="20"/>
                  <w:szCs w:val="20"/>
                </w:rPr>
                <w:delText>Non dangereux (recyclable)</w:delText>
              </w:r>
            </w:del>
          </w:p>
        </w:tc>
        <w:tc>
          <w:tcPr>
            <w:tcW w:w="2095" w:type="dxa"/>
            <w:tcPrChange w:id="119" w:author="Zhou Zilai" w:date="2026-07-24T11:14:00Z">
              <w:tcPr>
                <w:tcW w:w="2126" w:type="dxa"/>
                <w:gridSpan w:val="2"/>
              </w:tcPr>
            </w:tcPrChange>
          </w:tcPr>
          <w:p w14:paraId="209BC82B" w14:textId="146C8B5D" w:rsidR="0087206F" w:rsidRPr="000C5A63" w:rsidDel="00D50D5B" w:rsidRDefault="0087206F" w:rsidP="0087206F">
            <w:pPr>
              <w:rPr>
                <w:del w:id="120" w:author="IB-OKAPI" w:date="2026-08-05T14:46:00Z"/>
                <w:rFonts w:ascii="Arial" w:hAnsi="Arial" w:cs="Arial"/>
                <w:sz w:val="20"/>
                <w:szCs w:val="20"/>
                <w:lang w:eastAsia="zh-CN"/>
              </w:rPr>
            </w:pPr>
            <w:ins w:id="121" w:author="Zhou Zilai" w:date="2026-07-24T11:14:00Z">
              <w:del w:id="122" w:author="IB-OKAPI" w:date="2026-08-05T13:36:00Z">
                <w:r>
                  <w:rPr>
                    <w:rFonts w:ascii="Arial" w:hAnsi="Arial" w:cs="Arial"/>
                    <w:sz w:val="20"/>
                    <w:szCs w:val="20"/>
                    <w:lang w:eastAsia="zh-CN"/>
                  </w:rPr>
                  <w:delText>xxxxx</w:delText>
                </w:r>
              </w:del>
            </w:ins>
          </w:p>
        </w:tc>
      </w:tr>
      <w:tr w:rsidR="0087206F" w:rsidRPr="000C5A63" w:rsidDel="00D50D5B" w14:paraId="6C0A18A1" w14:textId="0DE8BCAB" w:rsidTr="00D50D5B">
        <w:trPr>
          <w:del w:id="123" w:author="IB-OKAPI" w:date="2026-08-05T14:46:00Z"/>
        </w:trPr>
        <w:tc>
          <w:tcPr>
            <w:tcW w:w="1691" w:type="dxa"/>
            <w:vAlign w:val="center"/>
            <w:tcPrChange w:id="124" w:author="Zhou Zilai" w:date="2026-07-24T11:14:00Z">
              <w:tcPr>
                <w:tcW w:w="2100" w:type="dxa"/>
                <w:gridSpan w:val="2"/>
                <w:vAlign w:val="center"/>
              </w:tcPr>
            </w:tcPrChange>
          </w:tcPr>
          <w:p w14:paraId="41BF677E" w14:textId="7E8ED6AE" w:rsidR="0087206F" w:rsidRPr="000C5A63" w:rsidDel="00D50D5B" w:rsidRDefault="0087206F" w:rsidP="0087206F">
            <w:pPr>
              <w:rPr>
                <w:del w:id="125" w:author="IB-OKAPI" w:date="2026-08-05T14:46:00Z"/>
                <w:rFonts w:ascii="Arial" w:hAnsi="Arial" w:cs="Arial"/>
                <w:sz w:val="20"/>
                <w:szCs w:val="20"/>
              </w:rPr>
            </w:pPr>
            <w:del w:id="126" w:author="IB-OKAPI" w:date="2026-08-05T14:46:00Z">
              <w:r>
                <w:rPr>
                  <w:rFonts w:ascii="Arial" w:hAnsi="Arial" w:cs="Arial"/>
                  <w:sz w:val="20"/>
                  <w:szCs w:val="20"/>
                </w:rPr>
                <w:delText>Déchets dangereux de construction</w:delText>
              </w:r>
            </w:del>
          </w:p>
        </w:tc>
        <w:tc>
          <w:tcPr>
            <w:tcW w:w="2178" w:type="dxa"/>
            <w:vAlign w:val="center"/>
            <w:tcPrChange w:id="127" w:author="Zhou Zilai" w:date="2026-07-24T11:14:00Z">
              <w:tcPr>
                <w:tcW w:w="2700" w:type="dxa"/>
                <w:gridSpan w:val="2"/>
                <w:vAlign w:val="center"/>
              </w:tcPr>
            </w:tcPrChange>
          </w:tcPr>
          <w:p w14:paraId="66F21C32" w14:textId="4280D307" w:rsidR="0087206F" w:rsidRPr="000C5A63" w:rsidDel="00D50D5B" w:rsidRDefault="0087206F" w:rsidP="0087206F">
            <w:pPr>
              <w:rPr>
                <w:del w:id="128" w:author="IB-OKAPI" w:date="2026-08-05T14:46:00Z"/>
                <w:rFonts w:ascii="Arial" w:hAnsi="Arial" w:cs="Arial"/>
                <w:sz w:val="20"/>
                <w:szCs w:val="20"/>
              </w:rPr>
            </w:pPr>
            <w:del w:id="129" w:author="IB-OKAPI" w:date="2026-08-05T14:46:00Z">
              <w:r>
                <w:rPr>
                  <w:rFonts w:ascii="Arial" w:hAnsi="Arial" w:cs="Arial"/>
                  <w:sz w:val="20"/>
                  <w:szCs w:val="20"/>
                </w:rPr>
                <w:delText>Contenants chimiques vides (peintures, solvants, adhésifs), filtres à huile, chiffons souillés</w:delText>
              </w:r>
            </w:del>
          </w:p>
        </w:tc>
        <w:tc>
          <w:tcPr>
            <w:tcW w:w="1848" w:type="dxa"/>
            <w:vAlign w:val="center"/>
            <w:tcPrChange w:id="130" w:author="Zhou Zilai" w:date="2026-07-24T11:14:00Z">
              <w:tcPr>
                <w:tcW w:w="2100" w:type="dxa"/>
                <w:gridSpan w:val="2"/>
                <w:vAlign w:val="center"/>
              </w:tcPr>
            </w:tcPrChange>
          </w:tcPr>
          <w:p w14:paraId="713098AE" w14:textId="414102DE" w:rsidR="0087206F" w:rsidRPr="000C5A63" w:rsidDel="00D50D5B" w:rsidRDefault="0087206F" w:rsidP="0087206F">
            <w:pPr>
              <w:rPr>
                <w:del w:id="131" w:author="IB-OKAPI" w:date="2026-08-05T14:46:00Z"/>
                <w:rFonts w:ascii="Arial" w:hAnsi="Arial" w:cs="Arial"/>
                <w:sz w:val="20"/>
                <w:szCs w:val="20"/>
              </w:rPr>
            </w:pPr>
            <w:del w:id="132" w:author="IB-OKAPI" w:date="2026-08-05T14:46:00Z">
              <w:r>
                <w:rPr>
                  <w:rFonts w:ascii="Arial" w:hAnsi="Arial" w:cs="Arial"/>
                  <w:sz w:val="20"/>
                  <w:szCs w:val="20"/>
                </w:rPr>
                <w:delText>Travaux de finition, maintenance des équipements</w:delText>
              </w:r>
            </w:del>
          </w:p>
        </w:tc>
        <w:tc>
          <w:tcPr>
            <w:tcW w:w="1816" w:type="dxa"/>
            <w:vAlign w:val="center"/>
            <w:tcPrChange w:id="133" w:author="Zhou Zilai" w:date="2026-07-24T11:14:00Z">
              <w:tcPr>
                <w:tcW w:w="2126" w:type="dxa"/>
                <w:gridSpan w:val="2"/>
                <w:vAlign w:val="center"/>
              </w:tcPr>
            </w:tcPrChange>
          </w:tcPr>
          <w:p w14:paraId="705E4857" w14:textId="093B4338" w:rsidR="0087206F" w:rsidRPr="000C5A63" w:rsidDel="00D50D5B" w:rsidRDefault="0087206F" w:rsidP="0087206F">
            <w:pPr>
              <w:rPr>
                <w:del w:id="134" w:author="IB-OKAPI" w:date="2026-08-05T14:46:00Z"/>
                <w:rFonts w:ascii="Arial" w:hAnsi="Arial" w:cs="Arial"/>
                <w:sz w:val="20"/>
                <w:szCs w:val="20"/>
              </w:rPr>
            </w:pPr>
            <w:del w:id="135" w:author="IB-OKAPI" w:date="2026-08-05T14:46:00Z">
              <w:r>
                <w:rPr>
                  <w:rFonts w:ascii="Arial" w:hAnsi="Arial" w:cs="Arial"/>
                  <w:sz w:val="20"/>
                  <w:szCs w:val="20"/>
                </w:rPr>
                <w:delText>Dangereux</w:delText>
              </w:r>
            </w:del>
          </w:p>
        </w:tc>
        <w:tc>
          <w:tcPr>
            <w:tcW w:w="2095" w:type="dxa"/>
            <w:tcPrChange w:id="136" w:author="Zhou Zilai" w:date="2026-07-24T11:14:00Z">
              <w:tcPr>
                <w:tcW w:w="2126" w:type="dxa"/>
                <w:gridSpan w:val="2"/>
              </w:tcPr>
            </w:tcPrChange>
          </w:tcPr>
          <w:p w14:paraId="2018CBA0" w14:textId="105AFEAC" w:rsidR="0087206F" w:rsidRPr="000C5A63" w:rsidDel="00D50D5B" w:rsidRDefault="0087206F">
            <w:pPr>
              <w:rPr>
                <w:del w:id="137" w:author="IB-OKAPI" w:date="2026-08-05T14:46:00Z"/>
                <w:rFonts w:ascii="Arial" w:hAnsi="Arial" w:cs="Arial"/>
                <w:sz w:val="20"/>
                <w:szCs w:val="20"/>
              </w:rPr>
            </w:pPr>
            <w:ins w:id="138" w:author="Zhou Zilai" w:date="2026-07-24T11:14:00Z">
              <w:del w:id="139" w:author="IB-OKAPI" w:date="2026-08-05T11:56:00Z">
                <w:r>
                  <w:rPr>
                    <w:rFonts w:ascii="Arial" w:hAnsi="Arial" w:cs="Arial"/>
                    <w:sz w:val="20"/>
                    <w:szCs w:val="20"/>
                    <w:lang w:eastAsia="zh-CN"/>
                    <w:rPrChange w:id="140" w:author="IB-OKAPI" w:date="2026-08-05T13:37:00Z">
                      <w:rPr>
                        <w:rFonts w:ascii="Arial" w:hAnsi="Arial" w:cs="Arial"/>
                        <w:sz w:val="20"/>
                        <w:szCs w:val="20"/>
                        <w:lang w:val="en-SG" w:eastAsia="zh-CN"/>
                      </w:rPr>
                    </w:rPrChange>
                  </w:rPr>
                  <w:delText>doivent être t</w:delText>
                </w:r>
              </w:del>
              <w:del w:id="141" w:author="IB-OKAPI" w:date="2026-08-05T13:37:00Z">
                <w:r>
                  <w:rPr>
                    <w:rFonts w:ascii="Arial" w:hAnsi="Arial" w:cs="Arial"/>
                    <w:sz w:val="20"/>
                    <w:szCs w:val="20"/>
                    <w:lang w:eastAsia="zh-CN"/>
                    <w:rPrChange w:id="142" w:author="IB-OKAPI" w:date="2026-08-05T13:37:00Z">
                      <w:rPr>
                        <w:rFonts w:ascii="Arial" w:hAnsi="Arial" w:cs="Arial"/>
                        <w:sz w:val="20"/>
                        <w:szCs w:val="20"/>
                        <w:lang w:val="en-SG" w:eastAsia="zh-CN"/>
                      </w:rPr>
                    </w:rPrChange>
                  </w:rPr>
                  <w:delText>ransfér</w:delText>
                </w:r>
              </w:del>
              <w:del w:id="143" w:author="IB-OKAPI" w:date="2026-08-05T11:56:00Z">
                <w:r>
                  <w:rPr>
                    <w:rFonts w:ascii="Arial" w:hAnsi="Arial" w:cs="Arial"/>
                    <w:sz w:val="20"/>
                    <w:szCs w:val="20"/>
                    <w:lang w:eastAsia="zh-CN"/>
                    <w:rPrChange w:id="144" w:author="IB-OKAPI" w:date="2026-08-05T13:37:00Z">
                      <w:rPr>
                        <w:rFonts w:ascii="Arial" w:hAnsi="Arial" w:cs="Arial"/>
                        <w:sz w:val="20"/>
                        <w:szCs w:val="20"/>
                        <w:lang w:val="en-SG" w:eastAsia="zh-CN"/>
                      </w:rPr>
                    </w:rPrChange>
                  </w:rPr>
                  <w:delText>és</w:delText>
                </w:r>
              </w:del>
              <w:del w:id="145" w:author="IB-OKAPI" w:date="2026-08-05T13:37:00Z">
                <w:r>
                  <w:rPr>
                    <w:rFonts w:ascii="Arial" w:hAnsi="Arial" w:cs="Arial"/>
                    <w:sz w:val="20"/>
                    <w:szCs w:val="20"/>
                    <w:lang w:eastAsia="zh-CN"/>
                    <w:rPrChange w:id="146" w:author="IB-OKAPI" w:date="2026-08-05T13:37:00Z">
                      <w:rPr>
                        <w:rFonts w:ascii="Arial" w:hAnsi="Arial" w:cs="Arial"/>
                        <w:sz w:val="20"/>
                        <w:szCs w:val="20"/>
                        <w:lang w:val="en-SG" w:eastAsia="zh-CN"/>
                      </w:rPr>
                    </w:rPrChange>
                  </w:rPr>
                  <w:delText xml:space="preserve"> et élimin</w:delText>
                </w:r>
              </w:del>
              <w:del w:id="147" w:author="IB-OKAPI" w:date="2026-08-05T11:56:00Z">
                <w:r>
                  <w:rPr>
                    <w:rFonts w:ascii="Arial" w:hAnsi="Arial" w:cs="Arial"/>
                    <w:sz w:val="20"/>
                    <w:szCs w:val="20"/>
                    <w:lang w:eastAsia="zh-CN"/>
                    <w:rPrChange w:id="148" w:author="IB-OKAPI" w:date="2026-08-05T13:37:00Z">
                      <w:rPr>
                        <w:rFonts w:ascii="Arial" w:hAnsi="Arial" w:cs="Arial"/>
                        <w:sz w:val="20"/>
                        <w:szCs w:val="20"/>
                        <w:lang w:val="en-SG" w:eastAsia="zh-CN"/>
                      </w:rPr>
                    </w:rPrChange>
                  </w:rPr>
                  <w:delText>és</w:delText>
                </w:r>
              </w:del>
              <w:del w:id="149" w:author="IB-OKAPI" w:date="2026-08-05T13:37:00Z">
                <w:r>
                  <w:rPr>
                    <w:rFonts w:ascii="Arial" w:hAnsi="Arial" w:cs="Arial"/>
                    <w:sz w:val="20"/>
                    <w:szCs w:val="20"/>
                    <w:lang w:eastAsia="zh-CN"/>
                    <w:rPrChange w:id="150" w:author="IB-OKAPI" w:date="2026-08-05T13:37:00Z">
                      <w:rPr>
                        <w:rFonts w:ascii="Arial" w:hAnsi="Arial" w:cs="Arial"/>
                        <w:sz w:val="20"/>
                        <w:szCs w:val="20"/>
                        <w:lang w:val="en-SG" w:eastAsia="zh-CN"/>
                      </w:rPr>
                    </w:rPrChange>
                  </w:rPr>
                  <w:delText xml:space="preserve"> par des entités dûment qualifiées ou approuvées par le projet.</w:delText>
                </w:r>
              </w:del>
            </w:ins>
          </w:p>
        </w:tc>
      </w:tr>
      <w:tr w:rsidR="0087206F" w:rsidRPr="000C5A63" w:rsidDel="00D50D5B" w14:paraId="4CC76CA6" w14:textId="7462AD89" w:rsidTr="00D50D5B">
        <w:trPr>
          <w:del w:id="151" w:author="IB-OKAPI" w:date="2026-08-05T14:46:00Z"/>
        </w:trPr>
        <w:tc>
          <w:tcPr>
            <w:tcW w:w="1691" w:type="dxa"/>
            <w:vAlign w:val="center"/>
            <w:tcPrChange w:id="152" w:author="Zhou Zilai" w:date="2026-07-24T11:14:00Z">
              <w:tcPr>
                <w:tcW w:w="2100" w:type="dxa"/>
                <w:gridSpan w:val="2"/>
                <w:vAlign w:val="center"/>
              </w:tcPr>
            </w:tcPrChange>
          </w:tcPr>
          <w:p w14:paraId="5A5FCF66" w14:textId="29BBAFD6" w:rsidR="0087206F" w:rsidRPr="000C5A63" w:rsidDel="00D50D5B" w:rsidRDefault="0087206F" w:rsidP="0087206F">
            <w:pPr>
              <w:rPr>
                <w:del w:id="153" w:author="IB-OKAPI" w:date="2026-08-05T14:46:00Z"/>
                <w:rFonts w:ascii="Arial" w:hAnsi="Arial" w:cs="Arial"/>
                <w:sz w:val="20"/>
                <w:szCs w:val="20"/>
              </w:rPr>
            </w:pPr>
            <w:del w:id="154" w:author="IB-OKAPI" w:date="2026-08-05T14:46:00Z">
              <w:r>
                <w:rPr>
                  <w:rFonts w:ascii="Arial" w:hAnsi="Arial" w:cs="Arial"/>
                  <w:sz w:val="20"/>
                  <w:szCs w:val="20"/>
                </w:rPr>
                <w:delText>Déchets ménagers</w:delText>
              </w:r>
            </w:del>
          </w:p>
        </w:tc>
        <w:tc>
          <w:tcPr>
            <w:tcW w:w="2178" w:type="dxa"/>
            <w:vAlign w:val="center"/>
            <w:tcPrChange w:id="155" w:author="Zhou Zilai" w:date="2026-07-24T11:14:00Z">
              <w:tcPr>
                <w:tcW w:w="2700" w:type="dxa"/>
                <w:gridSpan w:val="2"/>
                <w:vAlign w:val="center"/>
              </w:tcPr>
            </w:tcPrChange>
          </w:tcPr>
          <w:p w14:paraId="28A46016" w14:textId="286ED3DD" w:rsidR="0087206F" w:rsidRPr="000C5A63" w:rsidDel="00D50D5B" w:rsidRDefault="0087206F" w:rsidP="0087206F">
            <w:pPr>
              <w:rPr>
                <w:del w:id="156" w:author="IB-OKAPI" w:date="2026-08-05T14:46:00Z"/>
                <w:rFonts w:ascii="Arial" w:hAnsi="Arial" w:cs="Arial"/>
                <w:sz w:val="20"/>
                <w:szCs w:val="20"/>
              </w:rPr>
            </w:pPr>
            <w:del w:id="157" w:author="IB-OKAPI" w:date="2026-08-05T14:46:00Z">
              <w:r>
                <w:rPr>
                  <w:rFonts w:ascii="Arial" w:hAnsi="Arial" w:cs="Arial"/>
                  <w:sz w:val="20"/>
                  <w:szCs w:val="20"/>
                </w:rPr>
                <w:delText>Déchets alimentaires, papiers, plastiques provenant de la base de vie</w:delText>
              </w:r>
            </w:del>
          </w:p>
        </w:tc>
        <w:tc>
          <w:tcPr>
            <w:tcW w:w="1848" w:type="dxa"/>
            <w:vAlign w:val="center"/>
            <w:tcPrChange w:id="158" w:author="Zhou Zilai" w:date="2026-07-24T11:14:00Z">
              <w:tcPr>
                <w:tcW w:w="2100" w:type="dxa"/>
                <w:gridSpan w:val="2"/>
                <w:vAlign w:val="center"/>
              </w:tcPr>
            </w:tcPrChange>
          </w:tcPr>
          <w:p w14:paraId="4506F246" w14:textId="4B931DF8" w:rsidR="0087206F" w:rsidRPr="000C5A63" w:rsidDel="00D50D5B" w:rsidRDefault="0087206F" w:rsidP="0087206F">
            <w:pPr>
              <w:rPr>
                <w:del w:id="159" w:author="IB-OKAPI" w:date="2026-08-05T14:46:00Z"/>
                <w:rFonts w:ascii="Arial" w:hAnsi="Arial" w:cs="Arial"/>
                <w:sz w:val="20"/>
                <w:szCs w:val="20"/>
              </w:rPr>
            </w:pPr>
            <w:del w:id="160" w:author="IB-OKAPI" w:date="2026-08-05T14:46:00Z">
              <w:r>
                <w:rPr>
                  <w:rFonts w:ascii="Arial" w:hAnsi="Arial" w:cs="Arial"/>
                  <w:sz w:val="20"/>
                  <w:szCs w:val="20"/>
                </w:rPr>
                <w:delText>Base de vie du chantier</w:delText>
              </w:r>
            </w:del>
          </w:p>
        </w:tc>
        <w:tc>
          <w:tcPr>
            <w:tcW w:w="1816" w:type="dxa"/>
            <w:vAlign w:val="center"/>
            <w:tcPrChange w:id="161" w:author="Zhou Zilai" w:date="2026-07-24T11:14:00Z">
              <w:tcPr>
                <w:tcW w:w="2126" w:type="dxa"/>
                <w:gridSpan w:val="2"/>
                <w:vAlign w:val="center"/>
              </w:tcPr>
            </w:tcPrChange>
          </w:tcPr>
          <w:p w14:paraId="36894FCE" w14:textId="7F08FADF" w:rsidR="0087206F" w:rsidRPr="000C5A63" w:rsidDel="00D50D5B" w:rsidRDefault="0087206F" w:rsidP="0087206F">
            <w:pPr>
              <w:rPr>
                <w:del w:id="162" w:author="IB-OKAPI" w:date="2026-08-05T14:46:00Z"/>
                <w:rFonts w:ascii="Arial" w:hAnsi="Arial" w:cs="Arial"/>
                <w:sz w:val="20"/>
                <w:szCs w:val="20"/>
              </w:rPr>
            </w:pPr>
            <w:del w:id="163" w:author="IB-OKAPI" w:date="2026-08-05T14:46:00Z">
              <w:r>
                <w:rPr>
                  <w:rFonts w:ascii="Arial" w:hAnsi="Arial" w:cs="Arial"/>
                  <w:sz w:val="20"/>
                  <w:szCs w:val="20"/>
                </w:rPr>
                <w:delText>Non dangereux (type municipal)</w:delText>
              </w:r>
            </w:del>
          </w:p>
        </w:tc>
        <w:tc>
          <w:tcPr>
            <w:tcW w:w="2095" w:type="dxa"/>
            <w:tcPrChange w:id="164" w:author="Zhou Zilai" w:date="2026-07-24T11:14:00Z">
              <w:tcPr>
                <w:tcW w:w="2126" w:type="dxa"/>
                <w:gridSpan w:val="2"/>
              </w:tcPr>
            </w:tcPrChange>
          </w:tcPr>
          <w:p w14:paraId="5F3EC455" w14:textId="4136F506" w:rsidR="0087206F" w:rsidRPr="000C5A63" w:rsidDel="00D50D5B" w:rsidRDefault="0087206F">
            <w:pPr>
              <w:rPr>
                <w:del w:id="165" w:author="IB-OKAPI" w:date="2026-08-05T14:46:00Z"/>
                <w:rFonts w:ascii="Arial" w:hAnsi="Arial" w:cs="Arial"/>
                <w:sz w:val="20"/>
                <w:szCs w:val="20"/>
                <w:lang w:eastAsia="zh-CN"/>
              </w:rPr>
            </w:pPr>
            <w:ins w:id="166" w:author="Zhou Zilai" w:date="2026-07-24T11:14:00Z">
              <w:del w:id="167" w:author="IB-OKAPI" w:date="2026-08-05T13:37:00Z">
                <w:r>
                  <w:rPr>
                    <w:rFonts w:ascii="Arial" w:hAnsi="Arial" w:cs="Arial"/>
                    <w:sz w:val="20"/>
                    <w:szCs w:val="20"/>
                    <w:lang w:eastAsia="zh-CN"/>
                  </w:rPr>
                  <w:delText>xxxxxxxxxxx</w:delText>
                </w:r>
              </w:del>
            </w:ins>
          </w:p>
        </w:tc>
      </w:tr>
      <w:tr w:rsidR="0087206F" w:rsidRPr="000C5A63" w:rsidDel="00D50D5B" w14:paraId="2ED515F3" w14:textId="0BC29BD7" w:rsidTr="00D50D5B">
        <w:trPr>
          <w:del w:id="168" w:author="IB-OKAPI" w:date="2026-08-05T14:46:00Z"/>
        </w:trPr>
        <w:tc>
          <w:tcPr>
            <w:tcW w:w="1691" w:type="dxa"/>
            <w:vAlign w:val="center"/>
            <w:tcPrChange w:id="169" w:author="Zhou Zilai" w:date="2026-07-24T11:14:00Z">
              <w:tcPr>
                <w:tcW w:w="2100" w:type="dxa"/>
                <w:gridSpan w:val="2"/>
                <w:vAlign w:val="center"/>
              </w:tcPr>
            </w:tcPrChange>
          </w:tcPr>
          <w:p w14:paraId="199FFBD7" w14:textId="3C163F61" w:rsidR="0087206F" w:rsidRPr="000C5A63" w:rsidDel="00D50D5B" w:rsidRDefault="0087206F" w:rsidP="0087206F">
            <w:pPr>
              <w:rPr>
                <w:del w:id="170" w:author="IB-OKAPI" w:date="2026-08-05T14:46:00Z"/>
                <w:rFonts w:ascii="Arial" w:hAnsi="Arial" w:cs="Arial"/>
                <w:sz w:val="20"/>
                <w:szCs w:val="20"/>
              </w:rPr>
            </w:pPr>
            <w:del w:id="171" w:author="IB-OKAPI" w:date="2026-08-05T14:46:00Z">
              <w:r>
                <w:rPr>
                  <w:rFonts w:ascii="Arial" w:hAnsi="Arial" w:cs="Arial"/>
                  <w:sz w:val="20"/>
                  <w:szCs w:val="20"/>
                </w:rPr>
                <w:delText>Eaux usées / Boues</w:delText>
              </w:r>
            </w:del>
          </w:p>
        </w:tc>
        <w:tc>
          <w:tcPr>
            <w:tcW w:w="2178" w:type="dxa"/>
            <w:vAlign w:val="center"/>
            <w:tcPrChange w:id="172" w:author="Zhou Zilai" w:date="2026-07-24T11:14:00Z">
              <w:tcPr>
                <w:tcW w:w="2700" w:type="dxa"/>
                <w:gridSpan w:val="2"/>
                <w:vAlign w:val="center"/>
              </w:tcPr>
            </w:tcPrChange>
          </w:tcPr>
          <w:p w14:paraId="298D3149" w14:textId="1CEEFEA0" w:rsidR="0087206F" w:rsidRPr="000C5A63" w:rsidDel="00D50D5B" w:rsidRDefault="0087206F" w:rsidP="0087206F">
            <w:pPr>
              <w:rPr>
                <w:del w:id="173" w:author="IB-OKAPI" w:date="2026-08-05T14:46:00Z"/>
                <w:rFonts w:ascii="Arial" w:hAnsi="Arial" w:cs="Arial"/>
                <w:sz w:val="20"/>
                <w:szCs w:val="20"/>
              </w:rPr>
            </w:pPr>
            <w:del w:id="174" w:author="IB-OKAPI" w:date="2026-08-05T14:46:00Z">
              <w:r>
                <w:rPr>
                  <w:rFonts w:ascii="Arial" w:hAnsi="Arial" w:cs="Arial"/>
                  <w:sz w:val="20"/>
                  <w:szCs w:val="20"/>
                </w:rPr>
                <w:delText>Provenant des installations sanitaires de la base de vie</w:delText>
              </w:r>
            </w:del>
          </w:p>
        </w:tc>
        <w:tc>
          <w:tcPr>
            <w:tcW w:w="1848" w:type="dxa"/>
            <w:vAlign w:val="center"/>
            <w:tcPrChange w:id="175" w:author="Zhou Zilai" w:date="2026-07-24T11:14:00Z">
              <w:tcPr>
                <w:tcW w:w="2100" w:type="dxa"/>
                <w:gridSpan w:val="2"/>
                <w:vAlign w:val="center"/>
              </w:tcPr>
            </w:tcPrChange>
          </w:tcPr>
          <w:p w14:paraId="28A8909E" w14:textId="16137851" w:rsidR="0087206F" w:rsidRPr="000C5A63" w:rsidDel="00D50D5B" w:rsidRDefault="0087206F" w:rsidP="0087206F">
            <w:pPr>
              <w:rPr>
                <w:del w:id="176" w:author="IB-OKAPI" w:date="2026-08-05T14:46:00Z"/>
                <w:rFonts w:ascii="Arial" w:hAnsi="Arial" w:cs="Arial"/>
                <w:sz w:val="20"/>
                <w:szCs w:val="20"/>
              </w:rPr>
            </w:pPr>
            <w:del w:id="177" w:author="IB-OKAPI" w:date="2026-08-05T14:46:00Z">
              <w:r>
                <w:rPr>
                  <w:rFonts w:ascii="Arial" w:hAnsi="Arial" w:cs="Arial"/>
                  <w:sz w:val="20"/>
                  <w:szCs w:val="20"/>
                </w:rPr>
                <w:delText>Base de vie du chantier</w:delText>
              </w:r>
            </w:del>
          </w:p>
        </w:tc>
        <w:tc>
          <w:tcPr>
            <w:tcW w:w="1816" w:type="dxa"/>
            <w:vAlign w:val="center"/>
            <w:tcPrChange w:id="178" w:author="Zhou Zilai" w:date="2026-07-24T11:14:00Z">
              <w:tcPr>
                <w:tcW w:w="2126" w:type="dxa"/>
                <w:gridSpan w:val="2"/>
                <w:vAlign w:val="center"/>
              </w:tcPr>
            </w:tcPrChange>
          </w:tcPr>
          <w:p w14:paraId="65C0C1BB" w14:textId="608F7D71" w:rsidR="0087206F" w:rsidRPr="000C5A63" w:rsidDel="00D50D5B" w:rsidRDefault="0087206F" w:rsidP="0087206F">
            <w:pPr>
              <w:rPr>
                <w:del w:id="179" w:author="IB-OKAPI" w:date="2026-08-05T14:46:00Z"/>
                <w:rFonts w:ascii="Arial" w:hAnsi="Arial" w:cs="Arial"/>
                <w:sz w:val="20"/>
                <w:szCs w:val="20"/>
              </w:rPr>
            </w:pPr>
            <w:del w:id="180" w:author="IB-OKAPI" w:date="2026-08-05T14:46:00Z">
              <w:r>
                <w:rPr>
                  <w:rFonts w:ascii="Arial" w:hAnsi="Arial" w:cs="Arial"/>
                  <w:sz w:val="20"/>
                  <w:szCs w:val="20"/>
                </w:rPr>
                <w:delText>Non dangereux (traitement requis)</w:delText>
              </w:r>
            </w:del>
          </w:p>
        </w:tc>
        <w:tc>
          <w:tcPr>
            <w:tcW w:w="2095" w:type="dxa"/>
            <w:tcPrChange w:id="181" w:author="Zhou Zilai" w:date="2026-07-24T11:14:00Z">
              <w:tcPr>
                <w:tcW w:w="2126" w:type="dxa"/>
                <w:gridSpan w:val="2"/>
              </w:tcPr>
            </w:tcPrChange>
          </w:tcPr>
          <w:p w14:paraId="1C1DF639" w14:textId="242DCA9D" w:rsidR="0087206F" w:rsidRPr="000C5A63" w:rsidDel="00D50D5B" w:rsidRDefault="0087206F" w:rsidP="0087206F">
            <w:pPr>
              <w:rPr>
                <w:del w:id="182" w:author="IB-OKAPI" w:date="2026-08-05T14:46:00Z"/>
                <w:rFonts w:ascii="Arial" w:hAnsi="Arial" w:cs="Arial"/>
                <w:sz w:val="20"/>
                <w:szCs w:val="20"/>
                <w:lang w:eastAsia="zh-CN"/>
              </w:rPr>
            </w:pPr>
            <w:ins w:id="183" w:author="Zhou Zilai" w:date="2026-07-24T11:14:00Z">
              <w:del w:id="184" w:author="IB-OKAPI" w:date="2026-08-05T13:37:00Z">
                <w:r>
                  <w:rPr>
                    <w:rFonts w:ascii="Arial" w:hAnsi="Arial" w:cs="Arial"/>
                    <w:sz w:val="20"/>
                    <w:szCs w:val="20"/>
                    <w:lang w:eastAsia="zh-CN"/>
                  </w:rPr>
                  <w:delText>xxxxx</w:delText>
                </w:r>
              </w:del>
            </w:ins>
          </w:p>
        </w:tc>
      </w:tr>
      <w:tr w:rsidR="00D50D5B" w:rsidRPr="000C5A63" w14:paraId="4820CE3A" w14:textId="77777777" w:rsidTr="00D50D5B">
        <w:trPr>
          <w:trHeight w:val="423"/>
          <w:ins w:id="185" w:author="IB-OKAPI" w:date="2026-08-05T14:47:00Z"/>
        </w:trPr>
        <w:tc>
          <w:tcPr>
            <w:tcW w:w="1691" w:type="dxa"/>
            <w:vAlign w:val="center"/>
          </w:tcPr>
          <w:p w14:paraId="3F71408B" w14:textId="77777777" w:rsidR="00D50D5B" w:rsidRPr="000C5A63" w:rsidRDefault="00D50D5B" w:rsidP="00B95924">
            <w:pPr>
              <w:rPr>
                <w:ins w:id="186" w:author="IB-OKAPI" w:date="2026-08-05T14:47:00Z"/>
                <w:rFonts w:ascii="Arial" w:hAnsi="Arial" w:cs="Arial"/>
                <w:sz w:val="20"/>
                <w:szCs w:val="20"/>
              </w:rPr>
            </w:pPr>
            <w:ins w:id="187" w:author="IB-OKAPI" w:date="2026-08-05T14:47:00Z">
              <w:r>
                <w:rPr>
                  <w:rFonts w:ascii="Arial" w:hAnsi="Arial" w:cs="Arial"/>
                  <w:b/>
                  <w:bCs/>
                  <w:sz w:val="20"/>
                  <w:szCs w:val="20"/>
                </w:rPr>
                <w:t>Type de déchet</w:t>
              </w:r>
            </w:ins>
          </w:p>
        </w:tc>
        <w:tc>
          <w:tcPr>
            <w:tcW w:w="2178" w:type="dxa"/>
            <w:vAlign w:val="center"/>
          </w:tcPr>
          <w:p w14:paraId="76C5E33E" w14:textId="77777777" w:rsidR="00D50D5B" w:rsidRPr="000C5A63" w:rsidRDefault="00D50D5B" w:rsidP="00B95924">
            <w:pPr>
              <w:rPr>
                <w:ins w:id="188" w:author="IB-OKAPI" w:date="2026-08-05T14:47:00Z"/>
                <w:rFonts w:ascii="Arial" w:hAnsi="Arial" w:cs="Arial"/>
                <w:sz w:val="20"/>
                <w:szCs w:val="20"/>
              </w:rPr>
            </w:pPr>
            <w:ins w:id="189" w:author="IB-OKAPI" w:date="2026-08-05T14:47:00Z">
              <w:r>
                <w:rPr>
                  <w:rFonts w:ascii="Arial" w:hAnsi="Arial" w:cs="Arial"/>
                  <w:b/>
                  <w:bCs/>
                  <w:sz w:val="20"/>
                  <w:szCs w:val="20"/>
                </w:rPr>
                <w:t>Description</w:t>
              </w:r>
            </w:ins>
          </w:p>
        </w:tc>
        <w:tc>
          <w:tcPr>
            <w:tcW w:w="1848" w:type="dxa"/>
            <w:vAlign w:val="center"/>
          </w:tcPr>
          <w:p w14:paraId="20ABBE0E" w14:textId="77777777" w:rsidR="00D50D5B" w:rsidRPr="000C5A63" w:rsidRDefault="00D50D5B" w:rsidP="00B95924">
            <w:pPr>
              <w:rPr>
                <w:ins w:id="190" w:author="IB-OKAPI" w:date="2026-08-05T14:47:00Z"/>
                <w:rFonts w:ascii="Arial" w:hAnsi="Arial" w:cs="Arial"/>
                <w:sz w:val="20"/>
                <w:szCs w:val="20"/>
              </w:rPr>
            </w:pPr>
            <w:ins w:id="191" w:author="IB-OKAPI" w:date="2026-08-05T14:47:00Z">
              <w:r>
                <w:rPr>
                  <w:rFonts w:ascii="Arial" w:hAnsi="Arial" w:cs="Arial"/>
                  <w:b/>
                  <w:bCs/>
                  <w:sz w:val="20"/>
                  <w:szCs w:val="20"/>
                </w:rPr>
                <w:t>Source</w:t>
              </w:r>
            </w:ins>
          </w:p>
        </w:tc>
        <w:tc>
          <w:tcPr>
            <w:tcW w:w="1816" w:type="dxa"/>
            <w:vAlign w:val="center"/>
          </w:tcPr>
          <w:p w14:paraId="77A6F4BA" w14:textId="77777777" w:rsidR="00D50D5B" w:rsidRPr="000C5A63" w:rsidRDefault="00D50D5B" w:rsidP="00B95924">
            <w:pPr>
              <w:rPr>
                <w:ins w:id="192" w:author="IB-OKAPI" w:date="2026-08-05T14:47:00Z"/>
                <w:rFonts w:ascii="Arial" w:hAnsi="Arial" w:cs="Arial"/>
                <w:sz w:val="20"/>
                <w:szCs w:val="20"/>
              </w:rPr>
            </w:pPr>
            <w:ins w:id="193" w:author="IB-OKAPI" w:date="2026-08-05T14:47:00Z">
              <w:r>
                <w:rPr>
                  <w:rFonts w:ascii="Arial" w:hAnsi="Arial" w:cs="Arial"/>
                  <w:b/>
                  <w:bCs/>
                  <w:sz w:val="20"/>
                  <w:szCs w:val="20"/>
                </w:rPr>
                <w:t>Classification</w:t>
              </w:r>
            </w:ins>
          </w:p>
        </w:tc>
        <w:tc>
          <w:tcPr>
            <w:tcW w:w="2095" w:type="dxa"/>
          </w:tcPr>
          <w:p w14:paraId="5B077503" w14:textId="77777777" w:rsidR="00D50D5B" w:rsidRPr="000C5A63" w:rsidRDefault="00D50D5B" w:rsidP="00B95924">
            <w:pPr>
              <w:rPr>
                <w:ins w:id="194" w:author="IB-OKAPI" w:date="2026-08-05T14:47:00Z"/>
                <w:rFonts w:ascii="Arial" w:hAnsi="Arial" w:cs="Arial"/>
                <w:b/>
                <w:bCs/>
                <w:sz w:val="20"/>
                <w:szCs w:val="20"/>
              </w:rPr>
            </w:pPr>
            <w:commentRangeStart w:id="195"/>
            <w:commentRangeStart w:id="196"/>
            <w:commentRangeStart w:id="197"/>
            <w:ins w:id="198" w:author="IB-OKAPI" w:date="2026-08-05T14:47:00Z">
              <w:r>
                <w:rPr>
                  <w:rFonts w:ascii="Arial" w:eastAsia="Arial" w:hAnsi="Arial" w:cs="Arial"/>
                  <w:b/>
                  <w:bCs/>
                  <w:sz w:val="20"/>
                  <w:szCs w:val="20"/>
                  <w:lang w:val="en-IE" w:eastAsia="en-IE"/>
                </w:rPr>
                <w:t>Mode de gestion</w:t>
              </w:r>
              <w:commentRangeEnd w:id="195"/>
              <w:r>
                <w:rPr>
                  <w:rStyle w:val="Marquedecommentaire"/>
                  <w:rFonts w:ascii="Arial" w:hAnsi="Arial" w:cs="Arial"/>
                  <w:b/>
                  <w:bCs/>
                  <w:sz w:val="20"/>
                  <w:szCs w:val="20"/>
                </w:rPr>
                <w:commentReference w:id="195"/>
              </w:r>
              <w:commentRangeEnd w:id="196"/>
              <w:r>
                <w:rPr>
                  <w:rStyle w:val="Marquedecommentaire"/>
                  <w:rFonts w:ascii="Arial" w:hAnsi="Arial" w:cs="Arial"/>
                  <w:sz w:val="20"/>
                  <w:szCs w:val="20"/>
                </w:rPr>
                <w:commentReference w:id="196"/>
              </w:r>
              <w:commentRangeEnd w:id="197"/>
              <w:r>
                <w:rPr>
                  <w:rStyle w:val="Marquedecommentaire"/>
                  <w:rFonts w:ascii="Arial" w:hAnsi="Arial" w:cs="Arial"/>
                  <w:sz w:val="20"/>
                  <w:szCs w:val="20"/>
                </w:rPr>
                <w:commentReference w:id="197"/>
              </w:r>
            </w:ins>
          </w:p>
        </w:tc>
      </w:tr>
      <w:tr w:rsidR="00D50D5B" w:rsidRPr="000C5A63" w14:paraId="6F51851A" w14:textId="77777777" w:rsidTr="00D50D5B">
        <w:trPr>
          <w:ins w:id="199" w:author="IB-OKAPI" w:date="2026-08-05T14:47:00Z"/>
        </w:trPr>
        <w:tc>
          <w:tcPr>
            <w:tcW w:w="1691" w:type="dxa"/>
            <w:vAlign w:val="center"/>
          </w:tcPr>
          <w:p w14:paraId="2D94749E" w14:textId="77777777" w:rsidR="00D50D5B" w:rsidRPr="000C5A63" w:rsidRDefault="00D50D5B" w:rsidP="00B95924">
            <w:pPr>
              <w:rPr>
                <w:ins w:id="200" w:author="IB-OKAPI" w:date="2026-08-05T14:47:00Z"/>
                <w:rFonts w:ascii="Arial" w:hAnsi="Arial" w:cs="Arial"/>
                <w:sz w:val="20"/>
                <w:szCs w:val="20"/>
              </w:rPr>
            </w:pPr>
            <w:ins w:id="201" w:author="IB-OKAPI" w:date="2026-08-05T14:47:00Z">
              <w:r>
                <w:rPr>
                  <w:rFonts w:ascii="Arial" w:hAnsi="Arial" w:cs="Arial"/>
                  <w:sz w:val="20"/>
                  <w:szCs w:val="20"/>
                </w:rPr>
                <w:t>Terres excavées / déblais</w:t>
              </w:r>
            </w:ins>
          </w:p>
        </w:tc>
        <w:tc>
          <w:tcPr>
            <w:tcW w:w="2178" w:type="dxa"/>
            <w:vAlign w:val="center"/>
          </w:tcPr>
          <w:p w14:paraId="334A9A4E" w14:textId="77777777" w:rsidR="00D50D5B" w:rsidRPr="000C5A63" w:rsidRDefault="00D50D5B" w:rsidP="00B95924">
            <w:pPr>
              <w:rPr>
                <w:ins w:id="202" w:author="IB-OKAPI" w:date="2026-08-05T14:47:00Z"/>
                <w:rFonts w:ascii="Arial" w:hAnsi="Arial" w:cs="Arial"/>
                <w:sz w:val="20"/>
                <w:szCs w:val="20"/>
              </w:rPr>
            </w:pPr>
            <w:ins w:id="203" w:author="IB-OKAPI" w:date="2026-08-05T14:47:00Z">
              <w:r>
                <w:rPr>
                  <w:rFonts w:ascii="Arial" w:hAnsi="Arial" w:cs="Arial"/>
                  <w:sz w:val="20"/>
                  <w:szCs w:val="20"/>
                </w:rPr>
                <w:t>Sols et roches issus du débroussaillage, des fondations et de la construction des digues</w:t>
              </w:r>
            </w:ins>
          </w:p>
        </w:tc>
        <w:tc>
          <w:tcPr>
            <w:tcW w:w="1848" w:type="dxa"/>
            <w:vAlign w:val="center"/>
          </w:tcPr>
          <w:p w14:paraId="500E720F" w14:textId="77777777" w:rsidR="00D50D5B" w:rsidRPr="000C5A63" w:rsidRDefault="00D50D5B" w:rsidP="00B95924">
            <w:pPr>
              <w:rPr>
                <w:ins w:id="204" w:author="IB-OKAPI" w:date="2026-08-05T14:47:00Z"/>
                <w:rFonts w:ascii="Arial" w:hAnsi="Arial" w:cs="Arial"/>
                <w:sz w:val="20"/>
                <w:szCs w:val="20"/>
              </w:rPr>
            </w:pPr>
            <w:ins w:id="205" w:author="IB-OKAPI" w:date="2026-08-05T14:47:00Z">
              <w:r>
                <w:rPr>
                  <w:rFonts w:ascii="Arial" w:hAnsi="Arial" w:cs="Arial"/>
                  <w:sz w:val="20"/>
                  <w:szCs w:val="20"/>
                </w:rPr>
                <w:t>Terrassements, construction du parc à boues</w:t>
              </w:r>
            </w:ins>
          </w:p>
        </w:tc>
        <w:tc>
          <w:tcPr>
            <w:tcW w:w="1816" w:type="dxa"/>
            <w:vAlign w:val="center"/>
          </w:tcPr>
          <w:p w14:paraId="553A8D7A" w14:textId="77777777" w:rsidR="00D50D5B" w:rsidRPr="000C5A63" w:rsidRDefault="00D50D5B" w:rsidP="00B95924">
            <w:pPr>
              <w:rPr>
                <w:ins w:id="206" w:author="IB-OKAPI" w:date="2026-08-05T14:47:00Z"/>
                <w:rFonts w:ascii="Arial" w:hAnsi="Arial" w:cs="Arial"/>
                <w:sz w:val="20"/>
                <w:szCs w:val="20"/>
              </w:rPr>
            </w:pPr>
            <w:ins w:id="207" w:author="IB-OKAPI" w:date="2026-08-05T14:47:00Z">
              <w:r>
                <w:rPr>
                  <w:rFonts w:ascii="Arial" w:hAnsi="Arial" w:cs="Arial"/>
                  <w:sz w:val="20"/>
                  <w:szCs w:val="20"/>
                </w:rPr>
                <w:t>Non dangereux (inerte)</w:t>
              </w:r>
            </w:ins>
          </w:p>
        </w:tc>
        <w:tc>
          <w:tcPr>
            <w:tcW w:w="2095" w:type="dxa"/>
          </w:tcPr>
          <w:p w14:paraId="42526DF7" w14:textId="77777777" w:rsidR="00D50D5B" w:rsidRPr="000C5A63" w:rsidRDefault="00D50D5B" w:rsidP="00B95924">
            <w:pPr>
              <w:rPr>
                <w:ins w:id="208" w:author="IB-OKAPI" w:date="2026-08-05T14:47:00Z"/>
                <w:rFonts w:ascii="Arial" w:hAnsi="Arial" w:cs="Arial"/>
                <w:sz w:val="20"/>
                <w:szCs w:val="20"/>
              </w:rPr>
            </w:pPr>
            <w:ins w:id="209" w:author="IB-OKAPI" w:date="2026-08-05T14:47:00Z">
              <w:r>
                <w:rPr>
                  <w:rFonts w:ascii="Arial" w:hAnsi="Arial" w:cs="Arial"/>
                  <w:sz w:val="20"/>
                  <w:szCs w:val="20"/>
                </w:rPr>
                <w:t>Réutiliser prioritairement les matériaux excavés pour les remblais, le nivellement et les ouvrages de la raffinerie lorsque leur qualité est conforme. Les matériaux excédentaires ou impropres seront évacués vers un site autorisé, en veillant à prévenir l'érosion et la dispersion des sédiments</w:t>
              </w:r>
            </w:ins>
          </w:p>
        </w:tc>
      </w:tr>
      <w:tr w:rsidR="00D50D5B" w:rsidRPr="000C5A63" w14:paraId="72B1DA77" w14:textId="77777777" w:rsidTr="00D50D5B">
        <w:trPr>
          <w:ins w:id="210" w:author="IB-OKAPI" w:date="2026-08-05T14:47:00Z"/>
        </w:trPr>
        <w:tc>
          <w:tcPr>
            <w:tcW w:w="1691" w:type="dxa"/>
            <w:vAlign w:val="center"/>
          </w:tcPr>
          <w:p w14:paraId="256C37A0" w14:textId="77777777" w:rsidR="00D50D5B" w:rsidRPr="000C5A63" w:rsidRDefault="00D50D5B" w:rsidP="00B95924">
            <w:pPr>
              <w:rPr>
                <w:ins w:id="211" w:author="IB-OKAPI" w:date="2026-08-05T14:47:00Z"/>
                <w:rFonts w:ascii="Arial" w:hAnsi="Arial" w:cs="Arial"/>
                <w:sz w:val="20"/>
                <w:szCs w:val="20"/>
              </w:rPr>
            </w:pPr>
            <w:ins w:id="212" w:author="IB-OKAPI" w:date="2026-08-05T14:47:00Z">
              <w:r>
                <w:rPr>
                  <w:rFonts w:ascii="Arial" w:hAnsi="Arial" w:cs="Arial"/>
                  <w:sz w:val="20"/>
                  <w:szCs w:val="20"/>
                </w:rPr>
                <w:t>Gravats de béton</w:t>
              </w:r>
            </w:ins>
          </w:p>
        </w:tc>
        <w:tc>
          <w:tcPr>
            <w:tcW w:w="2178" w:type="dxa"/>
            <w:vAlign w:val="center"/>
          </w:tcPr>
          <w:p w14:paraId="439EAE4C" w14:textId="77777777" w:rsidR="00D50D5B" w:rsidRPr="000C5A63" w:rsidRDefault="00D50D5B" w:rsidP="00B95924">
            <w:pPr>
              <w:rPr>
                <w:ins w:id="213" w:author="IB-OKAPI" w:date="2026-08-05T14:47:00Z"/>
                <w:rFonts w:ascii="Arial" w:hAnsi="Arial" w:cs="Arial"/>
                <w:sz w:val="20"/>
                <w:szCs w:val="20"/>
              </w:rPr>
            </w:pPr>
            <w:ins w:id="214" w:author="IB-OKAPI" w:date="2026-08-05T14:47:00Z">
              <w:r>
                <w:rPr>
                  <w:rFonts w:ascii="Arial" w:hAnsi="Arial" w:cs="Arial"/>
                  <w:sz w:val="20"/>
                  <w:szCs w:val="20"/>
                </w:rPr>
                <w:t>Déchets de béton provenant des fondations, routes et bâtiments</w:t>
              </w:r>
            </w:ins>
          </w:p>
        </w:tc>
        <w:tc>
          <w:tcPr>
            <w:tcW w:w="1848" w:type="dxa"/>
            <w:vAlign w:val="center"/>
          </w:tcPr>
          <w:p w14:paraId="399163CA" w14:textId="77777777" w:rsidR="00D50D5B" w:rsidRPr="000C5A63" w:rsidRDefault="00D50D5B" w:rsidP="00B95924">
            <w:pPr>
              <w:rPr>
                <w:ins w:id="215" w:author="IB-OKAPI" w:date="2026-08-05T14:47:00Z"/>
                <w:rFonts w:ascii="Arial" w:hAnsi="Arial" w:cs="Arial"/>
                <w:sz w:val="20"/>
                <w:szCs w:val="20"/>
              </w:rPr>
            </w:pPr>
            <w:ins w:id="216" w:author="IB-OKAPI" w:date="2026-08-05T14:47:00Z">
              <w:r>
                <w:rPr>
                  <w:rFonts w:ascii="Arial" w:hAnsi="Arial" w:cs="Arial"/>
                  <w:sz w:val="20"/>
                  <w:szCs w:val="20"/>
                </w:rPr>
                <w:t>Fondations, routes, bâtiments</w:t>
              </w:r>
            </w:ins>
          </w:p>
        </w:tc>
        <w:tc>
          <w:tcPr>
            <w:tcW w:w="1816" w:type="dxa"/>
            <w:vAlign w:val="center"/>
          </w:tcPr>
          <w:p w14:paraId="19AE0F7B" w14:textId="77777777" w:rsidR="00D50D5B" w:rsidRPr="000C5A63" w:rsidRDefault="00D50D5B" w:rsidP="00B95924">
            <w:pPr>
              <w:rPr>
                <w:ins w:id="217" w:author="IB-OKAPI" w:date="2026-08-05T14:47:00Z"/>
                <w:rFonts w:ascii="Arial" w:hAnsi="Arial" w:cs="Arial"/>
                <w:sz w:val="20"/>
                <w:szCs w:val="20"/>
              </w:rPr>
            </w:pPr>
            <w:ins w:id="218" w:author="IB-OKAPI" w:date="2026-08-05T14:47:00Z">
              <w:r>
                <w:rPr>
                  <w:rFonts w:ascii="Arial" w:hAnsi="Arial" w:cs="Arial"/>
                  <w:sz w:val="20"/>
                  <w:szCs w:val="20"/>
                </w:rPr>
                <w:t>Non dangereux (inerte)</w:t>
              </w:r>
            </w:ins>
          </w:p>
        </w:tc>
        <w:tc>
          <w:tcPr>
            <w:tcW w:w="2095" w:type="dxa"/>
          </w:tcPr>
          <w:p w14:paraId="4594A605" w14:textId="77777777" w:rsidR="00D50D5B" w:rsidRPr="000C5A63" w:rsidRDefault="00D50D5B" w:rsidP="00B95924">
            <w:pPr>
              <w:rPr>
                <w:ins w:id="219" w:author="IB-OKAPI" w:date="2026-08-05T14:47:00Z"/>
                <w:rFonts w:ascii="Arial" w:hAnsi="Arial" w:cs="Arial"/>
                <w:sz w:val="20"/>
                <w:szCs w:val="20"/>
                <w:lang w:eastAsia="zh-CN"/>
              </w:rPr>
            </w:pPr>
            <w:ins w:id="220" w:author="IB-OKAPI" w:date="2026-08-05T14:47:00Z">
              <w:r>
                <w:rPr>
                  <w:rFonts w:ascii="Arial" w:hAnsi="Arial" w:cs="Arial"/>
                  <w:sz w:val="20"/>
                  <w:szCs w:val="20"/>
                </w:rPr>
                <w:t>Trier et stocker séparément. Réutiliser autant que possible comme matériau de remblai ou de fondation après concassage, ou transférer vers une filière de recyclage ou d'élimination autorisée.</w:t>
              </w:r>
            </w:ins>
          </w:p>
        </w:tc>
      </w:tr>
      <w:tr w:rsidR="00D50D5B" w:rsidRPr="000C5A63" w14:paraId="14B0BB35" w14:textId="77777777" w:rsidTr="00D50D5B">
        <w:trPr>
          <w:ins w:id="221" w:author="IB-OKAPI" w:date="2026-08-05T14:47:00Z"/>
        </w:trPr>
        <w:tc>
          <w:tcPr>
            <w:tcW w:w="1691" w:type="dxa"/>
            <w:vAlign w:val="center"/>
          </w:tcPr>
          <w:p w14:paraId="2C170077" w14:textId="77777777" w:rsidR="00D50D5B" w:rsidRPr="000C5A63" w:rsidRDefault="00D50D5B" w:rsidP="00B95924">
            <w:pPr>
              <w:rPr>
                <w:ins w:id="222" w:author="IB-OKAPI" w:date="2026-08-05T14:47:00Z"/>
                <w:rFonts w:ascii="Arial" w:hAnsi="Arial" w:cs="Arial"/>
                <w:sz w:val="20"/>
                <w:szCs w:val="20"/>
              </w:rPr>
            </w:pPr>
            <w:ins w:id="223" w:author="IB-OKAPI" w:date="2026-08-05T14:47:00Z">
              <w:r>
                <w:rPr>
                  <w:rFonts w:ascii="Arial" w:hAnsi="Arial" w:cs="Arial"/>
                  <w:sz w:val="20"/>
                  <w:szCs w:val="20"/>
                </w:rPr>
                <w:lastRenderedPageBreak/>
                <w:t>Ferraille</w:t>
              </w:r>
            </w:ins>
          </w:p>
        </w:tc>
        <w:tc>
          <w:tcPr>
            <w:tcW w:w="2178" w:type="dxa"/>
            <w:vAlign w:val="center"/>
          </w:tcPr>
          <w:p w14:paraId="0979AB2D" w14:textId="77777777" w:rsidR="00D50D5B" w:rsidRPr="000C5A63" w:rsidRDefault="00D50D5B" w:rsidP="00B95924">
            <w:pPr>
              <w:rPr>
                <w:ins w:id="224" w:author="IB-OKAPI" w:date="2026-08-05T14:47:00Z"/>
                <w:rFonts w:ascii="Arial" w:hAnsi="Arial" w:cs="Arial"/>
                <w:sz w:val="20"/>
                <w:szCs w:val="20"/>
              </w:rPr>
            </w:pPr>
            <w:ins w:id="225" w:author="IB-OKAPI" w:date="2026-08-05T14:47:00Z">
              <w:r>
                <w:rPr>
                  <w:rFonts w:ascii="Arial" w:hAnsi="Arial" w:cs="Arial"/>
                  <w:sz w:val="20"/>
                  <w:szCs w:val="20"/>
                </w:rPr>
                <w:t>Aciers d'armature, chutes d'acier de structure, tuyauteries</w:t>
              </w:r>
            </w:ins>
          </w:p>
        </w:tc>
        <w:tc>
          <w:tcPr>
            <w:tcW w:w="1848" w:type="dxa"/>
            <w:vAlign w:val="center"/>
          </w:tcPr>
          <w:p w14:paraId="1BA89DF0" w14:textId="77777777" w:rsidR="00D50D5B" w:rsidRPr="000C5A63" w:rsidRDefault="00D50D5B" w:rsidP="00B95924">
            <w:pPr>
              <w:rPr>
                <w:ins w:id="226" w:author="IB-OKAPI" w:date="2026-08-05T14:47:00Z"/>
                <w:rFonts w:ascii="Arial" w:hAnsi="Arial" w:cs="Arial"/>
                <w:sz w:val="20"/>
                <w:szCs w:val="20"/>
              </w:rPr>
            </w:pPr>
            <w:ins w:id="227" w:author="IB-OKAPI" w:date="2026-08-05T14:47:00Z">
              <w:r>
                <w:rPr>
                  <w:rFonts w:ascii="Arial" w:hAnsi="Arial" w:cs="Arial"/>
                  <w:sz w:val="20"/>
                  <w:szCs w:val="20"/>
                </w:rPr>
                <w:t>Toutes activités de construction</w:t>
              </w:r>
            </w:ins>
          </w:p>
        </w:tc>
        <w:tc>
          <w:tcPr>
            <w:tcW w:w="1816" w:type="dxa"/>
            <w:vAlign w:val="center"/>
          </w:tcPr>
          <w:p w14:paraId="2EBFC9B2" w14:textId="77777777" w:rsidR="00D50D5B" w:rsidRPr="000C5A63" w:rsidRDefault="00D50D5B" w:rsidP="00B95924">
            <w:pPr>
              <w:rPr>
                <w:ins w:id="228" w:author="IB-OKAPI" w:date="2026-08-05T14:47:00Z"/>
                <w:rFonts w:ascii="Arial" w:hAnsi="Arial" w:cs="Arial"/>
                <w:sz w:val="20"/>
                <w:szCs w:val="20"/>
              </w:rPr>
            </w:pPr>
            <w:ins w:id="229" w:author="IB-OKAPI" w:date="2026-08-05T14:47:00Z">
              <w:r>
                <w:rPr>
                  <w:rFonts w:ascii="Arial" w:hAnsi="Arial" w:cs="Arial"/>
                  <w:sz w:val="20"/>
                  <w:szCs w:val="20"/>
                </w:rPr>
                <w:t>Non dangereux (recyclable)</w:t>
              </w:r>
            </w:ins>
          </w:p>
        </w:tc>
        <w:tc>
          <w:tcPr>
            <w:tcW w:w="2095" w:type="dxa"/>
          </w:tcPr>
          <w:p w14:paraId="0EA96C69" w14:textId="77777777" w:rsidR="00D50D5B" w:rsidRPr="000C5A63" w:rsidRDefault="00D50D5B" w:rsidP="00B95924">
            <w:pPr>
              <w:rPr>
                <w:ins w:id="230" w:author="IB-OKAPI" w:date="2026-08-05T14:47:00Z"/>
                <w:rFonts w:ascii="Arial" w:hAnsi="Arial" w:cs="Arial"/>
                <w:sz w:val="20"/>
                <w:szCs w:val="20"/>
                <w:lang w:eastAsia="zh-CN"/>
              </w:rPr>
            </w:pPr>
            <w:ins w:id="231" w:author="IB-OKAPI" w:date="2026-08-05T14:47:00Z">
              <w:r>
                <w:rPr>
                  <w:rFonts w:ascii="Arial" w:hAnsi="Arial" w:cs="Arial"/>
                  <w:sz w:val="20"/>
                  <w:szCs w:val="20"/>
                </w:rPr>
                <w:t>Collecter et stocker dans une zone dédiée. Valoriser par recyclage auprès d'entreprises agréées afin de maximiser la récupération des métaux.</w:t>
              </w:r>
            </w:ins>
          </w:p>
        </w:tc>
      </w:tr>
      <w:tr w:rsidR="00D50D5B" w:rsidRPr="000C5A63" w14:paraId="1AFC1AE7" w14:textId="77777777" w:rsidTr="00D50D5B">
        <w:trPr>
          <w:ins w:id="232" w:author="IB-OKAPI" w:date="2026-08-05T14:47:00Z"/>
        </w:trPr>
        <w:tc>
          <w:tcPr>
            <w:tcW w:w="1691" w:type="dxa"/>
            <w:vAlign w:val="center"/>
          </w:tcPr>
          <w:p w14:paraId="5B0AA988" w14:textId="77777777" w:rsidR="00D50D5B" w:rsidRPr="000C5A63" w:rsidRDefault="00D50D5B" w:rsidP="00B95924">
            <w:pPr>
              <w:rPr>
                <w:ins w:id="233" w:author="IB-OKAPI" w:date="2026-08-05T14:47:00Z"/>
                <w:rFonts w:ascii="Arial" w:hAnsi="Arial" w:cs="Arial"/>
                <w:sz w:val="20"/>
                <w:szCs w:val="20"/>
              </w:rPr>
            </w:pPr>
            <w:ins w:id="234" w:author="IB-OKAPI" w:date="2026-08-05T14:47:00Z">
              <w:r>
                <w:rPr>
                  <w:rFonts w:ascii="Arial" w:hAnsi="Arial" w:cs="Arial"/>
                  <w:sz w:val="20"/>
                  <w:szCs w:val="20"/>
                </w:rPr>
                <w:t>Déchets de bois</w:t>
              </w:r>
            </w:ins>
          </w:p>
        </w:tc>
        <w:tc>
          <w:tcPr>
            <w:tcW w:w="2178" w:type="dxa"/>
            <w:vAlign w:val="center"/>
          </w:tcPr>
          <w:p w14:paraId="4316B8F9" w14:textId="77777777" w:rsidR="00D50D5B" w:rsidRPr="000C5A63" w:rsidRDefault="00D50D5B" w:rsidP="00B95924">
            <w:pPr>
              <w:rPr>
                <w:ins w:id="235" w:author="IB-OKAPI" w:date="2026-08-05T14:47:00Z"/>
                <w:rFonts w:ascii="Arial" w:hAnsi="Arial" w:cs="Arial"/>
                <w:sz w:val="20"/>
                <w:szCs w:val="20"/>
              </w:rPr>
            </w:pPr>
            <w:ins w:id="236" w:author="IB-OKAPI" w:date="2026-08-05T14:47:00Z">
              <w:r>
                <w:rPr>
                  <w:rFonts w:ascii="Arial" w:hAnsi="Arial" w:cs="Arial"/>
                  <w:sz w:val="20"/>
                  <w:szCs w:val="20"/>
                </w:rPr>
                <w:t>Coffrages, palettes, emballages</w:t>
              </w:r>
            </w:ins>
          </w:p>
        </w:tc>
        <w:tc>
          <w:tcPr>
            <w:tcW w:w="1848" w:type="dxa"/>
            <w:vAlign w:val="center"/>
          </w:tcPr>
          <w:p w14:paraId="59C2F7E1" w14:textId="77777777" w:rsidR="00D50D5B" w:rsidRPr="000C5A63" w:rsidRDefault="00D50D5B" w:rsidP="00B95924">
            <w:pPr>
              <w:rPr>
                <w:ins w:id="237" w:author="IB-OKAPI" w:date="2026-08-05T14:47:00Z"/>
                <w:rFonts w:ascii="Arial" w:hAnsi="Arial" w:cs="Arial"/>
                <w:sz w:val="20"/>
                <w:szCs w:val="20"/>
              </w:rPr>
            </w:pPr>
            <w:ins w:id="238" w:author="IB-OKAPI" w:date="2026-08-05T14:47:00Z">
              <w:r>
                <w:rPr>
                  <w:rFonts w:ascii="Arial" w:hAnsi="Arial" w:cs="Arial"/>
                  <w:sz w:val="20"/>
                  <w:szCs w:val="20"/>
                </w:rPr>
                <w:t>Toutes activités de construction</w:t>
              </w:r>
            </w:ins>
          </w:p>
        </w:tc>
        <w:tc>
          <w:tcPr>
            <w:tcW w:w="1816" w:type="dxa"/>
            <w:vAlign w:val="center"/>
          </w:tcPr>
          <w:p w14:paraId="27AC6142" w14:textId="77777777" w:rsidR="00D50D5B" w:rsidRPr="000C5A63" w:rsidRDefault="00D50D5B" w:rsidP="00B95924">
            <w:pPr>
              <w:rPr>
                <w:ins w:id="239" w:author="IB-OKAPI" w:date="2026-08-05T14:47:00Z"/>
                <w:rFonts w:ascii="Arial" w:hAnsi="Arial" w:cs="Arial"/>
                <w:sz w:val="20"/>
                <w:szCs w:val="20"/>
              </w:rPr>
            </w:pPr>
            <w:ins w:id="240" w:author="IB-OKAPI" w:date="2026-08-05T14:47:00Z">
              <w:r>
                <w:rPr>
                  <w:rFonts w:ascii="Arial" w:hAnsi="Arial" w:cs="Arial"/>
                  <w:sz w:val="20"/>
                  <w:szCs w:val="20"/>
                </w:rPr>
                <w:t>Non dangereux (possiblement contaminé)</w:t>
              </w:r>
            </w:ins>
          </w:p>
        </w:tc>
        <w:tc>
          <w:tcPr>
            <w:tcW w:w="2095" w:type="dxa"/>
          </w:tcPr>
          <w:p w14:paraId="1B1BF7BF" w14:textId="77777777" w:rsidR="00D50D5B" w:rsidRPr="000C5A63" w:rsidRDefault="00D50D5B" w:rsidP="00B95924">
            <w:pPr>
              <w:rPr>
                <w:ins w:id="241" w:author="IB-OKAPI" w:date="2026-08-05T14:47:00Z"/>
                <w:rFonts w:ascii="Arial" w:hAnsi="Arial" w:cs="Arial"/>
                <w:sz w:val="20"/>
                <w:szCs w:val="20"/>
                <w:lang w:eastAsia="zh-CN"/>
              </w:rPr>
            </w:pPr>
            <w:ins w:id="242" w:author="IB-OKAPI" w:date="2026-08-05T14:47:00Z">
              <w:r>
                <w:rPr>
                  <w:rFonts w:ascii="Arial" w:hAnsi="Arial" w:cs="Arial"/>
                  <w:sz w:val="20"/>
                  <w:szCs w:val="20"/>
                </w:rPr>
                <w:t>Réutiliser les coffrages et palettes lorsque possible. Trier le bois non contaminé pour recyclage ou valorisation. Le bois contaminé sera éliminé par une filière agréée conformément à la réglementation.</w:t>
              </w:r>
            </w:ins>
          </w:p>
        </w:tc>
      </w:tr>
      <w:tr w:rsidR="00D50D5B" w:rsidRPr="000C5A63" w14:paraId="119F8DB5" w14:textId="77777777" w:rsidTr="00D50D5B">
        <w:trPr>
          <w:ins w:id="243" w:author="IB-OKAPI" w:date="2026-08-05T14:47:00Z"/>
        </w:trPr>
        <w:tc>
          <w:tcPr>
            <w:tcW w:w="1691" w:type="dxa"/>
            <w:vAlign w:val="center"/>
          </w:tcPr>
          <w:p w14:paraId="54A0D274" w14:textId="77777777" w:rsidR="00D50D5B" w:rsidRPr="000C5A63" w:rsidRDefault="00D50D5B" w:rsidP="00B95924">
            <w:pPr>
              <w:rPr>
                <w:ins w:id="244" w:author="IB-OKAPI" w:date="2026-08-05T14:47:00Z"/>
                <w:rFonts w:ascii="Arial" w:hAnsi="Arial" w:cs="Arial"/>
                <w:sz w:val="20"/>
                <w:szCs w:val="20"/>
              </w:rPr>
            </w:pPr>
            <w:ins w:id="245" w:author="IB-OKAPI" w:date="2026-08-05T14:47:00Z">
              <w:r>
                <w:rPr>
                  <w:rFonts w:ascii="Arial" w:hAnsi="Arial" w:cs="Arial"/>
                  <w:sz w:val="20"/>
                  <w:szCs w:val="20"/>
                </w:rPr>
                <w:t>Déchets d'emballage</w:t>
              </w:r>
            </w:ins>
          </w:p>
        </w:tc>
        <w:tc>
          <w:tcPr>
            <w:tcW w:w="2178" w:type="dxa"/>
            <w:vAlign w:val="center"/>
          </w:tcPr>
          <w:p w14:paraId="38B6915F" w14:textId="77777777" w:rsidR="00D50D5B" w:rsidRPr="000C5A63" w:rsidRDefault="00D50D5B" w:rsidP="00B95924">
            <w:pPr>
              <w:rPr>
                <w:ins w:id="246" w:author="IB-OKAPI" w:date="2026-08-05T14:47:00Z"/>
                <w:rFonts w:ascii="Arial" w:hAnsi="Arial" w:cs="Arial"/>
                <w:sz w:val="20"/>
                <w:szCs w:val="20"/>
              </w:rPr>
            </w:pPr>
            <w:ins w:id="247" w:author="IB-OKAPI" w:date="2026-08-05T14:47:00Z">
              <w:r>
                <w:rPr>
                  <w:rFonts w:ascii="Arial" w:hAnsi="Arial" w:cs="Arial"/>
                  <w:sz w:val="20"/>
                  <w:szCs w:val="20"/>
                </w:rPr>
                <w:t>Cartons, films plastiques, fûts, conteneurs</w:t>
              </w:r>
            </w:ins>
          </w:p>
        </w:tc>
        <w:tc>
          <w:tcPr>
            <w:tcW w:w="1848" w:type="dxa"/>
            <w:vAlign w:val="center"/>
          </w:tcPr>
          <w:p w14:paraId="4EF3AC33" w14:textId="77777777" w:rsidR="00D50D5B" w:rsidRPr="000C5A63" w:rsidRDefault="00D50D5B" w:rsidP="00B95924">
            <w:pPr>
              <w:rPr>
                <w:ins w:id="248" w:author="IB-OKAPI" w:date="2026-08-05T14:47:00Z"/>
                <w:rFonts w:ascii="Arial" w:hAnsi="Arial" w:cs="Arial"/>
                <w:sz w:val="20"/>
                <w:szCs w:val="20"/>
              </w:rPr>
            </w:pPr>
            <w:ins w:id="249" w:author="IB-OKAPI" w:date="2026-08-05T14:47:00Z">
              <w:r>
                <w:rPr>
                  <w:rFonts w:ascii="Arial" w:hAnsi="Arial" w:cs="Arial"/>
                  <w:sz w:val="20"/>
                  <w:szCs w:val="20"/>
                </w:rPr>
                <w:t>Livraisons de matériaux</w:t>
              </w:r>
            </w:ins>
          </w:p>
        </w:tc>
        <w:tc>
          <w:tcPr>
            <w:tcW w:w="1816" w:type="dxa"/>
            <w:vAlign w:val="center"/>
          </w:tcPr>
          <w:p w14:paraId="7521ED53" w14:textId="77777777" w:rsidR="00D50D5B" w:rsidRPr="000C5A63" w:rsidRDefault="00D50D5B" w:rsidP="00B95924">
            <w:pPr>
              <w:rPr>
                <w:ins w:id="250" w:author="IB-OKAPI" w:date="2026-08-05T14:47:00Z"/>
                <w:rFonts w:ascii="Arial" w:hAnsi="Arial" w:cs="Arial"/>
                <w:sz w:val="20"/>
                <w:szCs w:val="20"/>
              </w:rPr>
            </w:pPr>
            <w:ins w:id="251" w:author="IB-OKAPI" w:date="2026-08-05T14:47:00Z">
              <w:r>
                <w:rPr>
                  <w:rFonts w:ascii="Arial" w:hAnsi="Arial" w:cs="Arial"/>
                  <w:sz w:val="20"/>
                  <w:szCs w:val="20"/>
                </w:rPr>
                <w:t>Non dangereux (recyclable)</w:t>
              </w:r>
            </w:ins>
          </w:p>
        </w:tc>
        <w:tc>
          <w:tcPr>
            <w:tcW w:w="2095" w:type="dxa"/>
          </w:tcPr>
          <w:p w14:paraId="319A9053" w14:textId="77777777" w:rsidR="00D50D5B" w:rsidRPr="000C5A63" w:rsidRDefault="00D50D5B" w:rsidP="00B95924">
            <w:pPr>
              <w:rPr>
                <w:ins w:id="252" w:author="IB-OKAPI" w:date="2026-08-05T14:47:00Z"/>
                <w:rFonts w:ascii="Arial" w:hAnsi="Arial" w:cs="Arial"/>
                <w:sz w:val="20"/>
                <w:szCs w:val="20"/>
                <w:lang w:eastAsia="zh-CN"/>
              </w:rPr>
            </w:pPr>
            <w:ins w:id="253" w:author="IB-OKAPI" w:date="2026-08-05T14:47:00Z">
              <w:r>
                <w:rPr>
                  <w:rFonts w:ascii="Arial" w:hAnsi="Arial" w:cs="Arial"/>
                  <w:sz w:val="20"/>
                  <w:szCs w:val="20"/>
                </w:rPr>
                <w:t>Mettre en œuvre le tri à la source (carton, plastique, métal, bois). Favoriser la réutilisation des emballages et recycler les matériaux valorisables via des prestataires agréés. Les emballages contaminés seront gérés comme des déchets dangereux.</w:t>
              </w:r>
            </w:ins>
          </w:p>
        </w:tc>
      </w:tr>
      <w:tr w:rsidR="00D50D5B" w:rsidRPr="000C5A63" w14:paraId="213258B9" w14:textId="77777777" w:rsidTr="00D50D5B">
        <w:trPr>
          <w:ins w:id="254" w:author="IB-OKAPI" w:date="2026-08-05T14:47:00Z"/>
        </w:trPr>
        <w:tc>
          <w:tcPr>
            <w:tcW w:w="1691" w:type="dxa"/>
            <w:vAlign w:val="center"/>
          </w:tcPr>
          <w:p w14:paraId="310C0C28" w14:textId="77777777" w:rsidR="00D50D5B" w:rsidRPr="000C5A63" w:rsidRDefault="00D50D5B" w:rsidP="00B95924">
            <w:pPr>
              <w:rPr>
                <w:ins w:id="255" w:author="IB-OKAPI" w:date="2026-08-05T14:47:00Z"/>
                <w:rFonts w:ascii="Arial" w:hAnsi="Arial" w:cs="Arial"/>
                <w:sz w:val="20"/>
                <w:szCs w:val="20"/>
              </w:rPr>
            </w:pPr>
            <w:ins w:id="256" w:author="IB-OKAPI" w:date="2026-08-05T14:47:00Z">
              <w:r>
                <w:rPr>
                  <w:rFonts w:ascii="Arial" w:hAnsi="Arial" w:cs="Arial"/>
                  <w:sz w:val="20"/>
                  <w:szCs w:val="20"/>
                </w:rPr>
                <w:t>Déchets dangereux de construction</w:t>
              </w:r>
            </w:ins>
          </w:p>
        </w:tc>
        <w:tc>
          <w:tcPr>
            <w:tcW w:w="2178" w:type="dxa"/>
            <w:vAlign w:val="center"/>
          </w:tcPr>
          <w:p w14:paraId="363B253C" w14:textId="77777777" w:rsidR="00D50D5B" w:rsidRPr="000C5A63" w:rsidRDefault="00D50D5B" w:rsidP="00B95924">
            <w:pPr>
              <w:rPr>
                <w:ins w:id="257" w:author="IB-OKAPI" w:date="2026-08-05T14:47:00Z"/>
                <w:rFonts w:ascii="Arial" w:hAnsi="Arial" w:cs="Arial"/>
                <w:sz w:val="20"/>
                <w:szCs w:val="20"/>
              </w:rPr>
            </w:pPr>
            <w:ins w:id="258" w:author="IB-OKAPI" w:date="2026-08-05T14:47:00Z">
              <w:r>
                <w:rPr>
                  <w:rFonts w:ascii="Arial" w:hAnsi="Arial" w:cs="Arial"/>
                  <w:sz w:val="20"/>
                  <w:szCs w:val="20"/>
                </w:rPr>
                <w:t>Contenants chimiques vides (peintures, solvants, adhésifs), filtres à huile, chiffons souillés</w:t>
              </w:r>
            </w:ins>
          </w:p>
        </w:tc>
        <w:tc>
          <w:tcPr>
            <w:tcW w:w="1848" w:type="dxa"/>
            <w:vAlign w:val="center"/>
          </w:tcPr>
          <w:p w14:paraId="16104C4F" w14:textId="77777777" w:rsidR="00D50D5B" w:rsidRPr="000C5A63" w:rsidRDefault="00D50D5B" w:rsidP="00B95924">
            <w:pPr>
              <w:rPr>
                <w:ins w:id="259" w:author="IB-OKAPI" w:date="2026-08-05T14:47:00Z"/>
                <w:rFonts w:ascii="Arial" w:hAnsi="Arial" w:cs="Arial"/>
                <w:sz w:val="20"/>
                <w:szCs w:val="20"/>
              </w:rPr>
            </w:pPr>
            <w:ins w:id="260" w:author="IB-OKAPI" w:date="2026-08-05T14:47:00Z">
              <w:r>
                <w:rPr>
                  <w:rFonts w:ascii="Arial" w:hAnsi="Arial" w:cs="Arial"/>
                  <w:sz w:val="20"/>
                  <w:szCs w:val="20"/>
                </w:rPr>
                <w:t>Travaux de finition, maintenance des équipements</w:t>
              </w:r>
            </w:ins>
          </w:p>
        </w:tc>
        <w:tc>
          <w:tcPr>
            <w:tcW w:w="1816" w:type="dxa"/>
            <w:vAlign w:val="center"/>
          </w:tcPr>
          <w:p w14:paraId="0A4C408E" w14:textId="77777777" w:rsidR="00D50D5B" w:rsidRPr="000C5A63" w:rsidRDefault="00D50D5B" w:rsidP="00B95924">
            <w:pPr>
              <w:rPr>
                <w:ins w:id="261" w:author="IB-OKAPI" w:date="2026-08-05T14:47:00Z"/>
                <w:rFonts w:ascii="Arial" w:hAnsi="Arial" w:cs="Arial"/>
                <w:sz w:val="20"/>
                <w:szCs w:val="20"/>
              </w:rPr>
            </w:pPr>
            <w:ins w:id="262" w:author="IB-OKAPI" w:date="2026-08-05T14:47:00Z">
              <w:r>
                <w:rPr>
                  <w:rFonts w:ascii="Arial" w:hAnsi="Arial" w:cs="Arial"/>
                  <w:sz w:val="20"/>
                  <w:szCs w:val="20"/>
                </w:rPr>
                <w:t>Dangereux</w:t>
              </w:r>
            </w:ins>
          </w:p>
        </w:tc>
        <w:tc>
          <w:tcPr>
            <w:tcW w:w="2095" w:type="dxa"/>
          </w:tcPr>
          <w:p w14:paraId="2A553080" w14:textId="77777777" w:rsidR="00D50D5B" w:rsidRPr="000C5A63" w:rsidRDefault="00D50D5B" w:rsidP="00B95924">
            <w:pPr>
              <w:rPr>
                <w:ins w:id="263" w:author="IB-OKAPI" w:date="2026-08-05T14:47:00Z"/>
                <w:rFonts w:ascii="Arial" w:hAnsi="Arial" w:cs="Arial"/>
                <w:sz w:val="20"/>
                <w:szCs w:val="20"/>
              </w:rPr>
            </w:pPr>
            <w:ins w:id="264" w:author="IB-OKAPI" w:date="2026-08-05T14:47:00Z">
              <w:r>
                <w:rPr>
                  <w:rFonts w:ascii="Arial" w:hAnsi="Arial" w:cs="Arial"/>
                  <w:sz w:val="20"/>
                  <w:szCs w:val="20"/>
                </w:rPr>
                <w:t xml:space="preserve">Collecter dans des contenants adaptés, étiquetés et stockés dans une aire sécurisée avec rétention. </w:t>
              </w:r>
            </w:ins>
          </w:p>
        </w:tc>
      </w:tr>
      <w:tr w:rsidR="00D50D5B" w:rsidRPr="000C5A63" w14:paraId="6085B78F" w14:textId="77777777" w:rsidTr="00D50D5B">
        <w:trPr>
          <w:ins w:id="265" w:author="IB-OKAPI" w:date="2026-08-05T14:47:00Z"/>
        </w:trPr>
        <w:tc>
          <w:tcPr>
            <w:tcW w:w="1691" w:type="dxa"/>
            <w:vAlign w:val="center"/>
          </w:tcPr>
          <w:p w14:paraId="238269DB" w14:textId="77777777" w:rsidR="00D50D5B" w:rsidRPr="000C5A63" w:rsidRDefault="00D50D5B" w:rsidP="00B95924">
            <w:pPr>
              <w:rPr>
                <w:ins w:id="266" w:author="IB-OKAPI" w:date="2026-08-05T14:47:00Z"/>
                <w:rFonts w:ascii="Arial" w:hAnsi="Arial" w:cs="Arial"/>
                <w:sz w:val="20"/>
                <w:szCs w:val="20"/>
              </w:rPr>
            </w:pPr>
            <w:ins w:id="267" w:author="IB-OKAPI" w:date="2026-08-05T14:47:00Z">
              <w:r>
                <w:rPr>
                  <w:rFonts w:ascii="Arial" w:hAnsi="Arial" w:cs="Arial"/>
                  <w:sz w:val="20"/>
                  <w:szCs w:val="20"/>
                </w:rPr>
                <w:t>Déchets ménagers</w:t>
              </w:r>
            </w:ins>
          </w:p>
        </w:tc>
        <w:tc>
          <w:tcPr>
            <w:tcW w:w="2178" w:type="dxa"/>
            <w:vAlign w:val="center"/>
          </w:tcPr>
          <w:p w14:paraId="5D23B652" w14:textId="77777777" w:rsidR="00D50D5B" w:rsidRPr="000C5A63" w:rsidRDefault="00D50D5B" w:rsidP="00B95924">
            <w:pPr>
              <w:rPr>
                <w:ins w:id="268" w:author="IB-OKAPI" w:date="2026-08-05T14:47:00Z"/>
                <w:rFonts w:ascii="Arial" w:hAnsi="Arial" w:cs="Arial"/>
                <w:sz w:val="20"/>
                <w:szCs w:val="20"/>
              </w:rPr>
            </w:pPr>
            <w:ins w:id="269" w:author="IB-OKAPI" w:date="2026-08-05T14:47:00Z">
              <w:r>
                <w:rPr>
                  <w:rFonts w:ascii="Arial" w:hAnsi="Arial" w:cs="Arial"/>
                  <w:sz w:val="20"/>
                  <w:szCs w:val="20"/>
                </w:rPr>
                <w:t>Déchets alimentaires, papiers, plastiques provenant de la base de vie</w:t>
              </w:r>
            </w:ins>
          </w:p>
        </w:tc>
        <w:tc>
          <w:tcPr>
            <w:tcW w:w="1848" w:type="dxa"/>
            <w:vAlign w:val="center"/>
          </w:tcPr>
          <w:p w14:paraId="3E1657BB" w14:textId="77777777" w:rsidR="00D50D5B" w:rsidRPr="000C5A63" w:rsidRDefault="00D50D5B" w:rsidP="00B95924">
            <w:pPr>
              <w:rPr>
                <w:ins w:id="270" w:author="IB-OKAPI" w:date="2026-08-05T14:47:00Z"/>
                <w:rFonts w:ascii="Arial" w:hAnsi="Arial" w:cs="Arial"/>
                <w:sz w:val="20"/>
                <w:szCs w:val="20"/>
              </w:rPr>
            </w:pPr>
            <w:ins w:id="271" w:author="IB-OKAPI" w:date="2026-08-05T14:47:00Z">
              <w:r>
                <w:rPr>
                  <w:rFonts w:ascii="Arial" w:hAnsi="Arial" w:cs="Arial"/>
                  <w:sz w:val="20"/>
                  <w:szCs w:val="20"/>
                </w:rPr>
                <w:t>Base de vie du chantier</w:t>
              </w:r>
            </w:ins>
          </w:p>
        </w:tc>
        <w:tc>
          <w:tcPr>
            <w:tcW w:w="1816" w:type="dxa"/>
            <w:vAlign w:val="center"/>
          </w:tcPr>
          <w:p w14:paraId="7A308901" w14:textId="77777777" w:rsidR="00D50D5B" w:rsidRPr="000C5A63" w:rsidRDefault="00D50D5B" w:rsidP="00B95924">
            <w:pPr>
              <w:rPr>
                <w:ins w:id="272" w:author="IB-OKAPI" w:date="2026-08-05T14:47:00Z"/>
                <w:rFonts w:ascii="Arial" w:hAnsi="Arial" w:cs="Arial"/>
                <w:sz w:val="20"/>
                <w:szCs w:val="20"/>
              </w:rPr>
            </w:pPr>
            <w:ins w:id="273" w:author="IB-OKAPI" w:date="2026-08-05T14:47:00Z">
              <w:r>
                <w:rPr>
                  <w:rFonts w:ascii="Arial" w:hAnsi="Arial" w:cs="Arial"/>
                  <w:sz w:val="20"/>
                  <w:szCs w:val="20"/>
                </w:rPr>
                <w:t>Non dangereux (type municipal)</w:t>
              </w:r>
            </w:ins>
          </w:p>
        </w:tc>
        <w:tc>
          <w:tcPr>
            <w:tcW w:w="2095" w:type="dxa"/>
          </w:tcPr>
          <w:p w14:paraId="3304F708" w14:textId="77777777" w:rsidR="00D50D5B" w:rsidRPr="000C5A63" w:rsidRDefault="00D50D5B" w:rsidP="00B95924">
            <w:pPr>
              <w:rPr>
                <w:ins w:id="274" w:author="IB-OKAPI" w:date="2026-08-05T14:47:00Z"/>
                <w:rFonts w:ascii="Arial" w:hAnsi="Arial" w:cs="Arial"/>
                <w:sz w:val="20"/>
                <w:szCs w:val="20"/>
                <w:lang w:eastAsia="zh-CN"/>
              </w:rPr>
            </w:pPr>
            <w:ins w:id="275" w:author="IB-OKAPI" w:date="2026-08-05T14:47:00Z">
              <w:r>
                <w:rPr>
                  <w:rFonts w:ascii="Arial" w:hAnsi="Arial" w:cs="Arial"/>
                  <w:sz w:val="20"/>
                  <w:szCs w:val="20"/>
                </w:rPr>
                <w:t>Collecter dans des conteneurs fermés, assurer le tri des fractions recyclables lorsque possible, puis évacuer régulièrement vers une installation municipale ou un centre de traitement autorisé afin d'éviter les nuisances et les risques sanitaires.</w:t>
              </w:r>
            </w:ins>
          </w:p>
        </w:tc>
      </w:tr>
      <w:tr w:rsidR="00D50D5B" w:rsidRPr="000C5A63" w14:paraId="6BE79888" w14:textId="77777777" w:rsidTr="00D50D5B">
        <w:trPr>
          <w:ins w:id="276" w:author="IB-OKAPI" w:date="2026-08-05T14:47:00Z"/>
        </w:trPr>
        <w:tc>
          <w:tcPr>
            <w:tcW w:w="1691" w:type="dxa"/>
            <w:vAlign w:val="center"/>
          </w:tcPr>
          <w:p w14:paraId="04DFD7FF" w14:textId="77777777" w:rsidR="00D50D5B" w:rsidRPr="000C5A63" w:rsidRDefault="00D50D5B" w:rsidP="00B95924">
            <w:pPr>
              <w:rPr>
                <w:ins w:id="277" w:author="IB-OKAPI" w:date="2026-08-05T14:47:00Z"/>
                <w:rFonts w:ascii="Arial" w:hAnsi="Arial" w:cs="Arial"/>
                <w:sz w:val="20"/>
                <w:szCs w:val="20"/>
              </w:rPr>
            </w:pPr>
            <w:ins w:id="278" w:author="IB-OKAPI" w:date="2026-08-05T14:47:00Z">
              <w:r>
                <w:rPr>
                  <w:rFonts w:ascii="Arial" w:hAnsi="Arial" w:cs="Arial"/>
                  <w:sz w:val="20"/>
                  <w:szCs w:val="20"/>
                </w:rPr>
                <w:t>Eaux usées / Boues</w:t>
              </w:r>
            </w:ins>
          </w:p>
        </w:tc>
        <w:tc>
          <w:tcPr>
            <w:tcW w:w="2178" w:type="dxa"/>
            <w:vAlign w:val="center"/>
          </w:tcPr>
          <w:p w14:paraId="1A6E0C75" w14:textId="77777777" w:rsidR="00D50D5B" w:rsidRPr="000C5A63" w:rsidRDefault="00D50D5B" w:rsidP="00B95924">
            <w:pPr>
              <w:rPr>
                <w:ins w:id="279" w:author="IB-OKAPI" w:date="2026-08-05T14:47:00Z"/>
                <w:rFonts w:ascii="Arial" w:hAnsi="Arial" w:cs="Arial"/>
                <w:sz w:val="20"/>
                <w:szCs w:val="20"/>
              </w:rPr>
            </w:pPr>
            <w:ins w:id="280" w:author="IB-OKAPI" w:date="2026-08-05T14:47:00Z">
              <w:r>
                <w:rPr>
                  <w:rFonts w:ascii="Arial" w:hAnsi="Arial" w:cs="Arial"/>
                  <w:sz w:val="20"/>
                  <w:szCs w:val="20"/>
                </w:rPr>
                <w:t>Provenant des installations sanitaires de la base de vie</w:t>
              </w:r>
            </w:ins>
          </w:p>
        </w:tc>
        <w:tc>
          <w:tcPr>
            <w:tcW w:w="1848" w:type="dxa"/>
            <w:vAlign w:val="center"/>
          </w:tcPr>
          <w:p w14:paraId="0AE0AE89" w14:textId="77777777" w:rsidR="00D50D5B" w:rsidRPr="000C5A63" w:rsidRDefault="00D50D5B" w:rsidP="00B95924">
            <w:pPr>
              <w:rPr>
                <w:ins w:id="281" w:author="IB-OKAPI" w:date="2026-08-05T14:47:00Z"/>
                <w:rFonts w:ascii="Arial" w:hAnsi="Arial" w:cs="Arial"/>
                <w:sz w:val="20"/>
                <w:szCs w:val="20"/>
              </w:rPr>
            </w:pPr>
            <w:ins w:id="282" w:author="IB-OKAPI" w:date="2026-08-05T14:47:00Z">
              <w:r>
                <w:rPr>
                  <w:rFonts w:ascii="Arial" w:hAnsi="Arial" w:cs="Arial"/>
                  <w:sz w:val="20"/>
                  <w:szCs w:val="20"/>
                </w:rPr>
                <w:t>Base de vie du chantier</w:t>
              </w:r>
            </w:ins>
          </w:p>
        </w:tc>
        <w:tc>
          <w:tcPr>
            <w:tcW w:w="1816" w:type="dxa"/>
            <w:vAlign w:val="center"/>
          </w:tcPr>
          <w:p w14:paraId="689482ED" w14:textId="77777777" w:rsidR="00D50D5B" w:rsidRPr="000C5A63" w:rsidRDefault="00D50D5B" w:rsidP="00B95924">
            <w:pPr>
              <w:rPr>
                <w:ins w:id="283" w:author="IB-OKAPI" w:date="2026-08-05T14:47:00Z"/>
                <w:rFonts w:ascii="Arial" w:hAnsi="Arial" w:cs="Arial"/>
                <w:sz w:val="20"/>
                <w:szCs w:val="20"/>
              </w:rPr>
            </w:pPr>
            <w:ins w:id="284" w:author="IB-OKAPI" w:date="2026-08-05T14:47:00Z">
              <w:r>
                <w:rPr>
                  <w:rFonts w:ascii="Arial" w:hAnsi="Arial" w:cs="Arial"/>
                  <w:sz w:val="20"/>
                  <w:szCs w:val="20"/>
                </w:rPr>
                <w:t>Non dangereux (traitement requis)</w:t>
              </w:r>
            </w:ins>
          </w:p>
        </w:tc>
        <w:tc>
          <w:tcPr>
            <w:tcW w:w="2095" w:type="dxa"/>
          </w:tcPr>
          <w:p w14:paraId="246FB10A" w14:textId="77777777" w:rsidR="00D50D5B" w:rsidRPr="000C5A63" w:rsidRDefault="00D50D5B" w:rsidP="00B95924">
            <w:pPr>
              <w:rPr>
                <w:ins w:id="285" w:author="IB-OKAPI" w:date="2026-08-05T14:47:00Z"/>
                <w:rFonts w:ascii="Arial" w:hAnsi="Arial" w:cs="Arial"/>
                <w:sz w:val="20"/>
                <w:szCs w:val="20"/>
                <w:lang w:eastAsia="zh-CN"/>
              </w:rPr>
            </w:pPr>
            <w:ins w:id="286" w:author="IB-OKAPI" w:date="2026-08-05T14:47:00Z">
              <w:r>
                <w:rPr>
                  <w:rFonts w:ascii="Arial" w:hAnsi="Arial" w:cs="Arial"/>
                  <w:sz w:val="20"/>
                  <w:szCs w:val="20"/>
                </w:rPr>
                <w:t xml:space="preserve">Collecter et traiter dans les installations d'assainissement ou de traitement des eaux usées du chantier avant tout rejet. Les boues issues du traitement </w:t>
                <w:lastRenderedPageBreak/>
                <w:t>seront caractérisées puis réutilisées ou éliminées conformément aux exigences réglementaires et aux spécifications du Projet.</w:t>
              </w:r>
            </w:ins>
          </w:p>
        </w:tc>
      </w:tr>
    </w:tbl>
    <w:p w14:paraId="3FB7DE26" w14:textId="0DA5A498" w:rsidR="006F67D5" w:rsidRDefault="006F67D5" w:rsidP="00703E24">
      <w:pPr>
        <w:jc w:val="both"/>
        <w:rPr>
          <w:rFonts w:ascii="Arial" w:hAnsi="Arial" w:cs="Arial"/>
        </w:rPr>
      </w:pPr>
    </w:p>
    <w:p w14:paraId="26A822A1" w14:textId="1B4531F0" w:rsidR="003D1B95" w:rsidRDefault="003D1B95" w:rsidP="00703E24">
      <w:pPr>
        <w:jc w:val="both"/>
        <w:rPr>
          <w:rFonts w:ascii="Arial" w:hAnsi="Arial" w:cs="Arial"/>
        </w:rPr>
      </w:pPr>
    </w:p>
    <w:p w14:paraId="4899878C" w14:textId="77777777" w:rsidR="003D1B95" w:rsidRPr="00703E24" w:rsidRDefault="003D1B95" w:rsidP="00703E24">
      <w:pPr>
        <w:jc w:val="both"/>
        <w:rPr>
          <w:rFonts w:ascii="Arial" w:hAnsi="Arial" w:cs="Arial"/>
        </w:rPr>
      </w:pPr>
    </w:p>
    <w:p w14:paraId="0BD22D9A" w14:textId="58C50FF9" w:rsidR="006F67D5" w:rsidRPr="00703E24" w:rsidRDefault="003574C9" w:rsidP="00703E24">
      <w:pPr>
        <w:pStyle w:val="Titre2"/>
        <w:jc w:val="both"/>
        <w:rPr>
          <w:rFonts w:ascii="Arial" w:hAnsi="Arial" w:cs="Arial"/>
          <w:sz w:val="21"/>
          <w:szCs w:val="21"/>
        </w:rPr>
      </w:pPr>
      <w:r>
        <w:rPr>
          <w:rFonts w:ascii="Arial" w:hAnsi="Arial" w:cs="Arial"/>
          <w:sz w:val="21"/>
          <w:szCs w:val="21"/>
        </w:rPr>
        <w:t xml:space="preserve">23.2.2 Phase de mise en service </w:t>
      </w:r>
    </w:p>
    <w:p w14:paraId="192C1F99" w14:textId="77777777" w:rsidR="006F67D5" w:rsidRPr="00703E24" w:rsidRDefault="003574C9" w:rsidP="003D1B95">
      <w:pPr>
        <w:spacing w:before="80" w:after="120" w:line="276" w:lineRule="auto"/>
        <w:jc w:val="both"/>
        <w:rPr>
          <w:rFonts w:ascii="Arial" w:hAnsi="Arial" w:cs="Arial"/>
        </w:rPr>
      </w:pPr>
      <w:r>
        <w:rPr>
          <w:rFonts w:ascii="Arial" w:hAnsi="Arial" w:cs="Arial"/>
        </w:rPr>
        <w:t xml:space="preserve">Les activités de mise en service généreront des flux de déchets spécifiques liés aux essais et à l'étalonnage des systèmes de la raffinerie, notamment </w:t>
      </w:r>
      <w:commentRangeStart w:id="287"/>
      <w:commentRangeStart w:id="288"/>
      <w:commentRangeStart w:id="289"/>
      <w:r>
        <w:rPr>
          <w:rFonts w:ascii="Arial" w:hAnsi="Arial" w:cs="Arial"/>
        </w:rPr>
        <w:t>:</w:t>
      </w:r>
      <w:commentRangeEnd w:id="287"/>
      <w:r>
        <w:rPr>
          <w:rStyle w:val="Marquedecommentaire"/>
          <w:rFonts w:ascii="Arial" w:hAnsi="Arial" w:cs="Arial"/>
          <w:sz w:val="21"/>
          <w:szCs w:val="21"/>
        </w:rPr>
        <w:commentReference w:id="287"/>
      </w:r>
      <w:commentRangeEnd w:id="288"/>
      <w:r>
        <w:rPr>
          <w:rStyle w:val="Marquedecommentaire"/>
        </w:rPr>
        <w:commentReference w:id="288"/>
      </w:r>
      <w:commentRangeEnd w:id="289"/>
      <w:r>
        <w:rPr>
          <w:rStyle w:val="Marquedecommentaire"/>
        </w:rPr>
        <w:commentReference w:id="289"/>
      </w:r>
    </w:p>
    <w:p w14:paraId="4CC50254" w14:textId="23A38A9A" w:rsidR="006F67D5" w:rsidRPr="00703E24" w:rsidDel="0087206F" w:rsidRDefault="003574C9" w:rsidP="003D1B95">
      <w:pPr>
        <w:pStyle w:val="Paragraphedeliste"/>
        <w:numPr>
          <w:ilvl w:val="0"/>
          <w:numId w:val="5"/>
        </w:numPr>
        <w:spacing w:after="80" w:line="276" w:lineRule="auto"/>
        <w:jc w:val="both"/>
        <w:rPr>
          <w:del w:id="290" w:author="Zhou Zilai" w:date="2026-07-24T11:15:00Z"/>
          <w:rFonts w:ascii="Arial" w:hAnsi="Arial" w:cs="Arial"/>
        </w:rPr>
      </w:pPr>
      <w:del w:id="291" w:author="Zhou Zilai" w:date="2026-07-24T11:15:00Z">
        <w:r>
          <w:rPr>
            <w:rFonts w:ascii="Arial" w:hAnsi="Arial" w:cs="Arial"/>
          </w:rPr>
          <w:delText>Les eaux d'essais hydrauliques (pouvant contenir des inhibiteurs de corrosion ou des biocides – traitement requis avant rejet) ;</w:delText>
        </w:r>
      </w:del>
    </w:p>
    <w:p w14:paraId="3CF730E0" w14:textId="75B8DCDA" w:rsidR="006F67D5" w:rsidRPr="00703E24" w:rsidDel="0087206F" w:rsidRDefault="003574C9" w:rsidP="003D1B95">
      <w:pPr>
        <w:pStyle w:val="Paragraphedeliste"/>
        <w:numPr>
          <w:ilvl w:val="0"/>
          <w:numId w:val="5"/>
        </w:numPr>
        <w:spacing w:after="80" w:line="276" w:lineRule="auto"/>
        <w:jc w:val="both"/>
        <w:rPr>
          <w:del w:id="292" w:author="Zhou Zilai" w:date="2026-07-24T11:15:00Z"/>
          <w:rFonts w:ascii="Arial" w:hAnsi="Arial" w:cs="Arial"/>
        </w:rPr>
      </w:pPr>
      <w:del w:id="293" w:author="Zhou Zilai" w:date="2026-07-24T11:15:00Z">
        <w:r>
          <w:rPr>
            <w:rFonts w:ascii="Arial" w:hAnsi="Arial" w:cs="Arial"/>
          </w:rPr>
          <w:delText>Les eaux de rinçage contaminées par des résidus d'hydrocarbures ;</w:delText>
        </w:r>
      </w:del>
    </w:p>
    <w:p w14:paraId="721ACB7A" w14:textId="4B9818FA" w:rsidR="006F67D5" w:rsidRPr="00703E24" w:rsidDel="0087206F" w:rsidRDefault="003574C9" w:rsidP="003D1B95">
      <w:pPr>
        <w:pStyle w:val="Paragraphedeliste"/>
        <w:numPr>
          <w:ilvl w:val="0"/>
          <w:numId w:val="5"/>
        </w:numPr>
        <w:spacing w:after="80" w:line="276" w:lineRule="auto"/>
        <w:jc w:val="both"/>
        <w:rPr>
          <w:del w:id="294" w:author="Zhou Zilai" w:date="2026-07-24T11:15:00Z"/>
          <w:rFonts w:ascii="Arial" w:hAnsi="Arial" w:cs="Arial"/>
        </w:rPr>
      </w:pPr>
      <w:del w:id="295" w:author="Zhou Zilai" w:date="2026-07-24T11:15:00Z">
        <w:r>
          <w:rPr>
            <w:rFonts w:ascii="Arial" w:hAnsi="Arial" w:cs="Arial"/>
          </w:rPr>
          <w:delText>Les effluents de nettoyage chimique ;</w:delText>
        </w:r>
      </w:del>
    </w:p>
    <w:p w14:paraId="08FCF9D0" w14:textId="77777777" w:rsidR="006F67D5" w:rsidRPr="00703E24" w:rsidRDefault="003574C9" w:rsidP="003D1B95">
      <w:pPr>
        <w:pStyle w:val="Paragraphedeliste"/>
        <w:numPr>
          <w:ilvl w:val="0"/>
          <w:numId w:val="5"/>
        </w:numPr>
        <w:spacing w:after="80" w:line="276" w:lineRule="auto"/>
        <w:jc w:val="both"/>
        <w:rPr>
          <w:rFonts w:ascii="Arial" w:hAnsi="Arial" w:cs="Arial"/>
        </w:rPr>
      </w:pPr>
      <w:commentRangeStart w:id="451"/>
      <w:r>
        <w:rPr>
          <w:rFonts w:ascii="Arial" w:hAnsi="Arial" w:cs="Arial"/>
        </w:rPr>
        <w:t>Les produits chimiques usagés issus des procédés de mise en service ;</w:t>
      </w:r>
      <w:commentRangeEnd w:id="451"/>
      <w:r>
        <w:rPr>
          <w:rStyle w:val="Marquedecommentaire"/>
        </w:rPr>
        <w:commentReference w:id="451"/>
      </w:r>
    </w:p>
    <w:p w14:paraId="6C086904" w14:textId="77777777" w:rsidR="006F67D5" w:rsidRPr="00703E24" w:rsidRDefault="003574C9" w:rsidP="003D1B95">
      <w:pPr>
        <w:pStyle w:val="Paragraphedeliste"/>
        <w:numPr>
          <w:ilvl w:val="0"/>
          <w:numId w:val="5"/>
        </w:numPr>
        <w:spacing w:after="80" w:line="276" w:lineRule="auto"/>
        <w:jc w:val="both"/>
        <w:rPr>
          <w:rFonts w:ascii="Arial" w:hAnsi="Arial" w:cs="Arial"/>
        </w:rPr>
      </w:pPr>
      <w:r>
        <w:rPr>
          <w:rFonts w:ascii="Arial" w:hAnsi="Arial" w:cs="Arial"/>
        </w:rPr>
        <w:t>Les filtres contaminés ;</w:t>
      </w:r>
    </w:p>
    <w:p w14:paraId="19B1B119" w14:textId="77777777" w:rsidR="006F67D5" w:rsidRPr="00703E24" w:rsidRDefault="003574C9" w:rsidP="003D1B95">
      <w:pPr>
        <w:pStyle w:val="Paragraphedeliste"/>
        <w:numPr>
          <w:ilvl w:val="0"/>
          <w:numId w:val="5"/>
        </w:numPr>
        <w:spacing w:after="80" w:line="276" w:lineRule="auto"/>
        <w:jc w:val="both"/>
        <w:rPr>
          <w:rFonts w:ascii="Arial" w:hAnsi="Arial" w:cs="Arial"/>
        </w:rPr>
      </w:pPr>
      <w:r>
        <w:rPr>
          <w:rFonts w:ascii="Arial" w:hAnsi="Arial" w:cs="Arial"/>
        </w:rPr>
        <w:t>Les débris temporaires de tuyauterie.</w:t>
      </w:r>
    </w:p>
    <w:p w14:paraId="50E3BC43" w14:textId="77777777" w:rsidR="006F67D5" w:rsidRPr="00703E24" w:rsidRDefault="006F67D5" w:rsidP="00703E24">
      <w:pPr>
        <w:jc w:val="both"/>
        <w:rPr>
          <w:rFonts w:ascii="Arial" w:hAnsi="Arial" w:cs="Arial"/>
        </w:rPr>
      </w:pPr>
    </w:p>
    <w:p w14:paraId="4BBA2850" w14:textId="19B12512" w:rsidR="006F67D5" w:rsidRDefault="003574C9" w:rsidP="00703E24">
      <w:pPr>
        <w:pStyle w:val="Titre2"/>
        <w:jc w:val="both"/>
        <w:rPr>
          <w:rFonts w:ascii="Arial" w:hAnsi="Arial" w:cs="Arial"/>
          <w:sz w:val="21"/>
          <w:szCs w:val="21"/>
        </w:rPr>
      </w:pPr>
      <w:r>
        <w:rPr>
          <w:rFonts w:ascii="Arial" w:hAnsi="Arial" w:cs="Arial"/>
          <w:sz w:val="21"/>
          <w:szCs w:val="21"/>
        </w:rPr>
        <w:t>23.2.3 Phase d'exploitation</w:t>
      </w:r>
    </w:p>
    <w:p w14:paraId="3BE7D91D" w14:textId="07F4DEE2" w:rsidR="003D1B95" w:rsidRPr="003D1B95" w:rsidRDefault="003D1B95" w:rsidP="003D1B95">
      <w:pPr>
        <w:spacing w:line="276" w:lineRule="auto"/>
        <w:rPr>
          <w:rFonts w:ascii="Arial" w:hAnsi="Arial" w:cs="Arial"/>
        </w:rPr>
      </w:pPr>
      <w:r>
        <w:rPr>
          <w:rFonts w:ascii="Arial" w:hAnsi="Arial" w:cs="Arial"/>
        </w:rPr>
        <w:t xml:space="preserve">Le tableau ci-dessous indique les principaux flux de déchets attendus durant la phase d'exploitation du Projet, générés notamment par les procédés de la raffinerie, de la centrale électrique et des activités de maintenance associées, ainsi que le mode de gestion prévu pour chacun d'eux.</w:t>
      </w:r>
    </w:p>
    <w:p w14:paraId="1849E7F5" w14:textId="77777777" w:rsidR="003D1B95" w:rsidRPr="003D1B95" w:rsidRDefault="003D1B95" w:rsidP="003D1B95"/>
    <w:p w14:paraId="096E2535" w14:textId="5A8C20E6" w:rsidR="003D1B95" w:rsidRPr="003D1B95" w:rsidRDefault="003D1B95" w:rsidP="003D1B95">
      <w:pPr>
        <w:pStyle w:val="Lgende"/>
        <w:keepNext/>
        <w:rPr>
          <w:rFonts w:ascii="Arial" w:hAnsi="Arial" w:cs="Arial"/>
          <w:i w:val="0"/>
          <w:iCs w:val="0"/>
          <w:color w:val="auto"/>
          <w:sz w:val="21"/>
          <w:szCs w:val="21"/>
        </w:rPr>
      </w:pPr>
      <w:r>
        <w:rPr>
          <w:rFonts w:ascii="Arial" w:hAnsi="Arial" w:cs="Arial"/>
          <w:i w:val="0"/>
          <w:iCs w:val="0"/>
          <w:color w:val="auto"/>
          <w:sz w:val="21"/>
          <w:szCs w:val="21"/>
        </w:rPr>
        <w:t xml:space="preserve">Tableau </w:t>
        <w:fldChar w:fldCharType="begin"/>
        <w:instrText xml:space="preserve"> SEQ Tableau \* ARABIC </w:instrText>
        <w:fldChar w:fldCharType="separate"/>
      </w:r>
      <w:r>
        <w:rPr>
          <w:rFonts w:ascii="Arial" w:hAnsi="Arial" w:cs="Arial"/>
          <w:i w:val="0"/>
          <w:iCs w:val="0"/>
          <w:noProof/>
          <w:color w:val="auto"/>
          <w:sz w:val="21"/>
          <w:szCs w:val="21"/>
        </w:rPr>
        <w:t>3</w:t>
      </w:r>
      <w:r>
        <w:rPr>
          <w:rFonts w:ascii="Arial" w:hAnsi="Arial" w:cs="Arial"/>
          <w:i w:val="0"/>
          <w:iCs w:val="0"/>
          <w:color w:val="auto"/>
          <w:sz w:val="21"/>
          <w:szCs w:val="21"/>
        </w:rPr>
        <w:fldChar w:fldCharType="end"/>
        <w:t>: les principaux flux de déchets attendus durant la phase d'exploitation</w:t>
      </w:r>
    </w:p>
    <w:tbl>
      <w:tblPr>
        <w:tblStyle w:val="Grilledutableau"/>
        <w:tblW w:w="9026" w:type="dxa"/>
        <w:tblLook w:val="0000" w:firstRow="0" w:lastRow="0" w:firstColumn="0" w:lastColumn="0" w:noHBand="0" w:noVBand="0"/>
      </w:tblPr>
      <w:tblGrid>
        <w:gridCol w:w="1696"/>
        <w:gridCol w:w="2290"/>
        <w:gridCol w:w="1698"/>
        <w:gridCol w:w="1517"/>
        <w:gridCol w:w="1825"/>
      </w:tblGrid>
      <w:tr w:rsidR="006F67D5" w:rsidRPr="0000378A" w14:paraId="0C8A4C86" w14:textId="77777777" w:rsidTr="003D1B95">
        <w:trPr>
          <w:trHeight w:val="459"/>
        </w:trPr>
        <w:tc>
          <w:tcPr>
            <w:tcW w:w="1696" w:type="dxa"/>
            <w:vAlign w:val="center"/>
          </w:tcPr>
          <w:p w14:paraId="3FA953F6" w14:textId="77777777" w:rsidR="006F67D5" w:rsidRPr="0000378A" w:rsidRDefault="003574C9" w:rsidP="0000378A">
            <w:pPr>
              <w:jc w:val="center"/>
              <w:rPr>
                <w:rFonts w:ascii="Arial" w:hAnsi="Arial" w:cs="Arial"/>
                <w:sz w:val="20"/>
                <w:szCs w:val="20"/>
              </w:rPr>
            </w:pPr>
            <w:r>
              <w:rPr>
                <w:rFonts w:ascii="Arial" w:hAnsi="Arial" w:cs="Arial"/>
                <w:b/>
                <w:bCs/>
                <w:sz w:val="20"/>
                <w:szCs w:val="20"/>
              </w:rPr>
              <w:t>Type de déchet</w:t>
            </w:r>
          </w:p>
        </w:tc>
        <w:tc>
          <w:tcPr>
            <w:tcW w:w="2290" w:type="dxa"/>
            <w:vAlign w:val="center"/>
          </w:tcPr>
          <w:p w14:paraId="5E06E878" w14:textId="77777777" w:rsidR="006F67D5" w:rsidRPr="0000378A" w:rsidRDefault="003574C9" w:rsidP="0000378A">
            <w:pPr>
              <w:jc w:val="center"/>
              <w:rPr>
                <w:rFonts w:ascii="Arial" w:hAnsi="Arial" w:cs="Arial"/>
                <w:sz w:val="20"/>
                <w:szCs w:val="20"/>
              </w:rPr>
            </w:pPr>
            <w:r>
              <w:rPr>
                <w:rFonts w:ascii="Arial" w:hAnsi="Arial" w:cs="Arial"/>
                <w:b/>
                <w:bCs/>
                <w:sz w:val="20"/>
                <w:szCs w:val="20"/>
              </w:rPr>
              <w:t>Description</w:t>
            </w:r>
          </w:p>
        </w:tc>
        <w:tc>
          <w:tcPr>
            <w:tcW w:w="1698" w:type="dxa"/>
            <w:vAlign w:val="center"/>
          </w:tcPr>
          <w:p w14:paraId="4A113735" w14:textId="77777777" w:rsidR="006F67D5" w:rsidRPr="0000378A" w:rsidRDefault="003574C9" w:rsidP="0000378A">
            <w:pPr>
              <w:jc w:val="center"/>
              <w:rPr>
                <w:rFonts w:ascii="Arial" w:hAnsi="Arial" w:cs="Arial"/>
                <w:sz w:val="20"/>
                <w:szCs w:val="20"/>
              </w:rPr>
            </w:pPr>
            <w:r>
              <w:rPr>
                <w:rFonts w:ascii="Arial" w:hAnsi="Arial" w:cs="Arial"/>
                <w:b/>
                <w:bCs/>
                <w:sz w:val="20"/>
                <w:szCs w:val="20"/>
              </w:rPr>
              <w:t>Source</w:t>
            </w:r>
          </w:p>
        </w:tc>
        <w:tc>
          <w:tcPr>
            <w:tcW w:w="1517" w:type="dxa"/>
            <w:vAlign w:val="center"/>
          </w:tcPr>
          <w:p w14:paraId="117FD083" w14:textId="77777777" w:rsidR="006F67D5" w:rsidRPr="0000378A" w:rsidRDefault="003574C9" w:rsidP="0000378A">
            <w:pPr>
              <w:jc w:val="center"/>
              <w:rPr>
                <w:rFonts w:ascii="Arial" w:hAnsi="Arial" w:cs="Arial"/>
                <w:sz w:val="20"/>
                <w:szCs w:val="20"/>
              </w:rPr>
            </w:pPr>
            <w:r>
              <w:rPr>
                <w:rFonts w:ascii="Arial" w:hAnsi="Arial" w:cs="Arial"/>
                <w:b/>
                <w:bCs/>
                <w:sz w:val="20"/>
                <w:szCs w:val="20"/>
              </w:rPr>
              <w:t>Classification</w:t>
            </w:r>
          </w:p>
        </w:tc>
        <w:tc>
          <w:tcPr>
            <w:tcW w:w="1825" w:type="dxa"/>
            <w:vAlign w:val="center"/>
          </w:tcPr>
          <w:p w14:paraId="6F6EE669" w14:textId="77777777" w:rsidR="006F67D5" w:rsidRPr="0000378A" w:rsidRDefault="003574C9" w:rsidP="0000378A">
            <w:pPr>
              <w:jc w:val="center"/>
              <w:rPr>
                <w:rFonts w:ascii="Arial" w:hAnsi="Arial" w:cs="Arial"/>
                <w:sz w:val="20"/>
                <w:szCs w:val="20"/>
              </w:rPr>
            </w:pPr>
            <w:r>
              <w:rPr>
                <w:rFonts w:ascii="Arial" w:hAnsi="Arial" w:cs="Arial"/>
                <w:b/>
                <w:bCs/>
                <w:sz w:val="20"/>
                <w:szCs w:val="20"/>
              </w:rPr>
              <w:t>Mode de gestion</w:t>
            </w:r>
          </w:p>
        </w:tc>
      </w:tr>
      <w:tr w:rsidR="006F67D5" w:rsidRPr="0000378A" w14:paraId="2D9CA92E" w14:textId="77777777" w:rsidTr="003D1B95">
        <w:tc>
          <w:tcPr>
            <w:tcW w:w="1696" w:type="dxa"/>
            <w:vAlign w:val="center"/>
          </w:tcPr>
          <w:p w14:paraId="30A66641" w14:textId="77777777" w:rsidR="006F67D5" w:rsidRPr="0000378A" w:rsidRDefault="003574C9" w:rsidP="0000378A">
            <w:pPr>
              <w:rPr>
                <w:rFonts w:ascii="Arial" w:hAnsi="Arial" w:cs="Arial"/>
                <w:sz w:val="20"/>
                <w:szCs w:val="20"/>
              </w:rPr>
            </w:pPr>
            <w:r>
              <w:rPr>
                <w:rFonts w:ascii="Arial" w:hAnsi="Arial" w:cs="Arial"/>
                <w:sz w:val="20"/>
                <w:szCs w:val="20"/>
              </w:rPr>
              <w:t>Résidus de bauxite (boues rouges)</w:t>
            </w:r>
          </w:p>
        </w:tc>
        <w:tc>
          <w:tcPr>
            <w:tcW w:w="2290" w:type="dxa"/>
            <w:vAlign w:val="center"/>
          </w:tcPr>
          <w:p w14:paraId="7AADA094" w14:textId="77777777" w:rsidR="006F67D5" w:rsidRPr="0000378A" w:rsidRDefault="003574C9" w:rsidP="0000378A">
            <w:pPr>
              <w:rPr>
                <w:rFonts w:ascii="Arial" w:hAnsi="Arial" w:cs="Arial"/>
                <w:sz w:val="20"/>
                <w:szCs w:val="20"/>
              </w:rPr>
            </w:pPr>
            <w:commentRangeStart w:id="452"/>
            <w:r>
              <w:rPr>
                <w:rFonts w:ascii="Arial" w:hAnsi="Arial" w:cs="Arial"/>
                <w:sz w:val="20"/>
                <w:szCs w:val="20"/>
              </w:rPr>
              <w:t>Résidu alcalin solide issu du procédé Bayer</w:t>
            </w:r>
            <w:commentRangeEnd w:id="452"/>
            <w:r>
              <w:rPr>
                <w:rStyle w:val="Marquedecommentaire"/>
              </w:rPr>
              <w:commentReference w:id="452"/>
            </w:r>
          </w:p>
        </w:tc>
        <w:tc>
          <w:tcPr>
            <w:tcW w:w="1698" w:type="dxa"/>
            <w:vAlign w:val="center"/>
          </w:tcPr>
          <w:p w14:paraId="71F64D37" w14:textId="77777777" w:rsidR="006F67D5" w:rsidRPr="0000378A" w:rsidRDefault="003574C9" w:rsidP="0000378A">
            <w:pPr>
              <w:rPr>
                <w:rFonts w:ascii="Arial" w:hAnsi="Arial" w:cs="Arial"/>
                <w:sz w:val="20"/>
                <w:szCs w:val="20"/>
              </w:rPr>
            </w:pPr>
            <w:r>
              <w:rPr>
                <w:rFonts w:ascii="Arial" w:hAnsi="Arial" w:cs="Arial"/>
                <w:sz w:val="20"/>
                <w:szCs w:val="20"/>
              </w:rPr>
              <w:t>Raffinerie – digestion et clarification</w:t>
            </w:r>
          </w:p>
        </w:tc>
        <w:tc>
          <w:tcPr>
            <w:tcW w:w="1517" w:type="dxa"/>
            <w:vAlign w:val="center"/>
          </w:tcPr>
          <w:p w14:paraId="10FD3623" w14:textId="77777777" w:rsidR="006F67D5" w:rsidRPr="0000378A" w:rsidRDefault="003574C9" w:rsidP="0000378A">
            <w:pPr>
              <w:rPr>
                <w:rFonts w:ascii="Arial" w:hAnsi="Arial" w:cs="Arial"/>
                <w:sz w:val="20"/>
                <w:szCs w:val="20"/>
              </w:rPr>
            </w:pPr>
            <w:r>
              <w:rPr>
                <w:rFonts w:ascii="Arial" w:hAnsi="Arial" w:cs="Arial"/>
                <w:sz w:val="20"/>
                <w:szCs w:val="20"/>
              </w:rPr>
              <w:t>Non dangereux (pH élevé)</w:t>
            </w:r>
          </w:p>
        </w:tc>
        <w:tc>
          <w:tcPr>
            <w:tcW w:w="1825" w:type="dxa"/>
            <w:vAlign w:val="center"/>
          </w:tcPr>
          <w:p w14:paraId="5D1299A1" w14:textId="4DE36395" w:rsidR="006F67D5" w:rsidRPr="0000378A" w:rsidRDefault="003574C9" w:rsidP="0000378A">
            <w:pPr>
              <w:rPr>
                <w:rFonts w:ascii="Arial" w:hAnsi="Arial" w:cs="Arial"/>
                <w:sz w:val="20"/>
                <w:szCs w:val="20"/>
              </w:rPr>
            </w:pPr>
            <w:commentRangeStart w:id="453"/>
            <w:r>
              <w:rPr>
                <w:rFonts w:ascii="Arial" w:hAnsi="Arial" w:cs="Arial"/>
                <w:sz w:val="20"/>
                <w:szCs w:val="20"/>
              </w:rPr>
              <w:t>Stockage dans le Parc de stockage des résidus</w:t>
            </w:r>
            <w:commentRangeEnd w:id="453"/>
            <w:r>
              <w:rPr>
                <w:rStyle w:val="Marquedecommentaire"/>
              </w:rPr>
              <w:commentReference w:id="453"/>
            </w:r>
          </w:p>
        </w:tc>
      </w:tr>
      <w:tr w:rsidR="006F67D5" w:rsidRPr="0000378A" w14:paraId="0F0B4709" w14:textId="77777777" w:rsidTr="003D1B95">
        <w:tc>
          <w:tcPr>
            <w:tcW w:w="1696" w:type="dxa"/>
            <w:vAlign w:val="center"/>
          </w:tcPr>
          <w:p w14:paraId="6E130E91" w14:textId="77777777" w:rsidR="006F67D5" w:rsidRPr="0000378A" w:rsidRDefault="003574C9" w:rsidP="0000378A">
            <w:pPr>
              <w:rPr>
                <w:rFonts w:ascii="Arial" w:hAnsi="Arial" w:cs="Arial"/>
                <w:sz w:val="20"/>
                <w:szCs w:val="20"/>
              </w:rPr>
            </w:pPr>
            <w:r>
              <w:rPr>
                <w:rFonts w:ascii="Arial" w:hAnsi="Arial" w:cs="Arial"/>
                <w:sz w:val="20"/>
                <w:szCs w:val="20"/>
              </w:rPr>
              <w:t>Poussières collectées – manutention des matériaux</w:t>
            </w:r>
          </w:p>
        </w:tc>
        <w:tc>
          <w:tcPr>
            <w:tcW w:w="2290" w:type="dxa"/>
            <w:vAlign w:val="center"/>
          </w:tcPr>
          <w:p w14:paraId="6C22CE1A" w14:textId="77777777" w:rsidR="006F67D5" w:rsidRPr="0000378A" w:rsidRDefault="003574C9" w:rsidP="0000378A">
            <w:pPr>
              <w:rPr>
                <w:rFonts w:ascii="Arial" w:hAnsi="Arial" w:cs="Arial"/>
                <w:sz w:val="20"/>
                <w:szCs w:val="20"/>
              </w:rPr>
            </w:pPr>
            <w:r>
              <w:rPr>
                <w:rFonts w:ascii="Arial" w:hAnsi="Arial" w:cs="Arial"/>
                <w:sz w:val="20"/>
                <w:szCs w:val="20"/>
              </w:rPr>
              <w:t>Poussières de bauxite, de chaux, d'alumine (filtres à manches P1–P44)</w:t>
            </w:r>
          </w:p>
        </w:tc>
        <w:tc>
          <w:tcPr>
            <w:tcW w:w="1698" w:type="dxa"/>
            <w:vAlign w:val="center"/>
          </w:tcPr>
          <w:p w14:paraId="0E49BE59" w14:textId="77777777" w:rsidR="006F67D5" w:rsidRPr="0000378A" w:rsidRDefault="003574C9" w:rsidP="0000378A">
            <w:pPr>
              <w:rPr>
                <w:rFonts w:ascii="Arial" w:hAnsi="Arial" w:cs="Arial"/>
                <w:sz w:val="20"/>
                <w:szCs w:val="20"/>
              </w:rPr>
            </w:pPr>
            <w:r>
              <w:rPr>
                <w:rFonts w:ascii="Arial" w:hAnsi="Arial" w:cs="Arial"/>
                <w:sz w:val="20"/>
                <w:szCs w:val="20"/>
              </w:rPr>
              <w:t>Systèmes de manutention des matériaux</w:t>
            </w:r>
          </w:p>
        </w:tc>
        <w:tc>
          <w:tcPr>
            <w:tcW w:w="1517" w:type="dxa"/>
            <w:vAlign w:val="center"/>
          </w:tcPr>
          <w:p w14:paraId="3E181C65" w14:textId="77777777" w:rsidR="006F67D5" w:rsidRPr="0000378A" w:rsidRDefault="003574C9" w:rsidP="0000378A">
            <w:pPr>
              <w:rPr>
                <w:rFonts w:ascii="Arial" w:hAnsi="Arial" w:cs="Arial"/>
                <w:sz w:val="20"/>
                <w:szCs w:val="20"/>
              </w:rPr>
            </w:pPr>
            <w:r>
              <w:rPr>
                <w:rFonts w:ascii="Arial" w:hAnsi="Arial" w:cs="Arial"/>
                <w:sz w:val="20"/>
                <w:szCs w:val="20"/>
              </w:rPr>
              <w:t>Non dangereux</w:t>
            </w:r>
          </w:p>
        </w:tc>
        <w:tc>
          <w:tcPr>
            <w:tcW w:w="1825" w:type="dxa"/>
            <w:vAlign w:val="center"/>
          </w:tcPr>
          <w:p w14:paraId="3E063425" w14:textId="77777777" w:rsidR="006F67D5" w:rsidRPr="0000378A" w:rsidRDefault="003574C9" w:rsidP="0000378A">
            <w:pPr>
              <w:rPr>
                <w:rFonts w:ascii="Arial" w:hAnsi="Arial" w:cs="Arial"/>
                <w:sz w:val="20"/>
                <w:szCs w:val="20"/>
              </w:rPr>
            </w:pPr>
            <w:r>
              <w:rPr>
                <w:rFonts w:ascii="Arial" w:hAnsi="Arial" w:cs="Arial"/>
                <w:sz w:val="20"/>
                <w:szCs w:val="20"/>
              </w:rPr>
              <w:t>Retour au procédé</w:t>
            </w:r>
          </w:p>
        </w:tc>
      </w:tr>
      <w:tr w:rsidR="006F67D5" w:rsidRPr="0000378A" w14:paraId="55712BA4" w14:textId="77777777" w:rsidTr="003D1B95">
        <w:tc>
          <w:tcPr>
            <w:tcW w:w="1696" w:type="dxa"/>
            <w:vAlign w:val="center"/>
          </w:tcPr>
          <w:p w14:paraId="3EB0E4B5" w14:textId="77777777" w:rsidR="006F67D5" w:rsidRPr="0000378A" w:rsidRDefault="003574C9" w:rsidP="0000378A">
            <w:pPr>
              <w:rPr>
                <w:rFonts w:ascii="Arial" w:hAnsi="Arial" w:cs="Arial"/>
                <w:sz w:val="20"/>
                <w:szCs w:val="20"/>
              </w:rPr>
            </w:pPr>
            <w:r>
              <w:rPr>
                <w:rFonts w:ascii="Arial" w:hAnsi="Arial" w:cs="Arial"/>
                <w:sz w:val="20"/>
                <w:szCs w:val="20"/>
              </w:rPr>
              <w:t>Poussières collectées – calcination</w:t>
            </w:r>
          </w:p>
        </w:tc>
        <w:tc>
          <w:tcPr>
            <w:tcW w:w="2290" w:type="dxa"/>
            <w:vAlign w:val="center"/>
          </w:tcPr>
          <w:p w14:paraId="2342D5B0" w14:textId="77777777" w:rsidR="006F67D5" w:rsidRPr="0000378A" w:rsidRDefault="003574C9" w:rsidP="0000378A">
            <w:pPr>
              <w:rPr>
                <w:rFonts w:ascii="Arial" w:hAnsi="Arial" w:cs="Arial"/>
                <w:sz w:val="20"/>
                <w:szCs w:val="20"/>
              </w:rPr>
            </w:pPr>
            <w:r>
              <w:rPr>
                <w:rFonts w:ascii="Arial" w:hAnsi="Arial" w:cs="Arial"/>
                <w:sz w:val="20"/>
                <w:szCs w:val="20"/>
              </w:rPr>
              <w:t>Poussières d'alumine issues des fours de calcination (P55, P56)</w:t>
            </w:r>
          </w:p>
        </w:tc>
        <w:tc>
          <w:tcPr>
            <w:tcW w:w="1698" w:type="dxa"/>
            <w:vAlign w:val="center"/>
          </w:tcPr>
          <w:p w14:paraId="560C83EC" w14:textId="77777777" w:rsidR="006F67D5" w:rsidRPr="0000378A" w:rsidRDefault="003574C9" w:rsidP="0000378A">
            <w:pPr>
              <w:rPr>
                <w:rFonts w:ascii="Arial" w:hAnsi="Arial" w:cs="Arial"/>
                <w:sz w:val="20"/>
                <w:szCs w:val="20"/>
              </w:rPr>
            </w:pPr>
            <w:r>
              <w:rPr>
                <w:rFonts w:ascii="Arial" w:hAnsi="Arial" w:cs="Arial"/>
                <w:sz w:val="20"/>
                <w:szCs w:val="20"/>
              </w:rPr>
              <w:t>Fours de calcination</w:t>
            </w:r>
          </w:p>
        </w:tc>
        <w:tc>
          <w:tcPr>
            <w:tcW w:w="1517" w:type="dxa"/>
            <w:vAlign w:val="center"/>
          </w:tcPr>
          <w:p w14:paraId="392DDD69" w14:textId="77777777" w:rsidR="006F67D5" w:rsidRPr="0000378A" w:rsidRDefault="003574C9" w:rsidP="0000378A">
            <w:pPr>
              <w:rPr>
                <w:rFonts w:ascii="Arial" w:hAnsi="Arial" w:cs="Arial"/>
                <w:sz w:val="20"/>
                <w:szCs w:val="20"/>
              </w:rPr>
            </w:pPr>
            <w:r>
              <w:rPr>
                <w:rFonts w:ascii="Arial" w:hAnsi="Arial" w:cs="Arial"/>
                <w:sz w:val="20"/>
                <w:szCs w:val="20"/>
              </w:rPr>
              <w:t>Non dangereux</w:t>
            </w:r>
          </w:p>
        </w:tc>
        <w:tc>
          <w:tcPr>
            <w:tcW w:w="1825" w:type="dxa"/>
            <w:vAlign w:val="center"/>
          </w:tcPr>
          <w:p w14:paraId="2F93D578" w14:textId="77777777" w:rsidR="006F67D5" w:rsidRPr="0000378A" w:rsidRDefault="003574C9" w:rsidP="0000378A">
            <w:pPr>
              <w:rPr>
                <w:rFonts w:ascii="Arial" w:hAnsi="Arial" w:cs="Arial"/>
                <w:sz w:val="20"/>
                <w:szCs w:val="20"/>
              </w:rPr>
            </w:pPr>
            <w:r>
              <w:rPr>
                <w:rFonts w:ascii="Arial" w:hAnsi="Arial" w:cs="Arial"/>
                <w:sz w:val="20"/>
                <w:szCs w:val="20"/>
              </w:rPr>
              <w:t>Retour au procédé</w:t>
            </w:r>
          </w:p>
        </w:tc>
      </w:tr>
      <w:tr w:rsidR="006F67D5" w:rsidRPr="0000378A" w14:paraId="0366C30D" w14:textId="77777777" w:rsidTr="003D1B95">
        <w:tc>
          <w:tcPr>
            <w:tcW w:w="1696" w:type="dxa"/>
            <w:vAlign w:val="center"/>
          </w:tcPr>
          <w:p w14:paraId="71A4249E" w14:textId="77777777" w:rsidR="006F67D5" w:rsidRPr="0000378A" w:rsidRDefault="003574C9" w:rsidP="0000378A">
            <w:pPr>
              <w:rPr>
                <w:rFonts w:ascii="Arial" w:hAnsi="Arial" w:cs="Arial"/>
                <w:sz w:val="20"/>
                <w:szCs w:val="20"/>
              </w:rPr>
            </w:pPr>
            <w:r>
              <w:rPr>
                <w:rFonts w:ascii="Arial" w:hAnsi="Arial" w:cs="Arial"/>
                <w:sz w:val="20"/>
                <w:szCs w:val="20"/>
              </w:rPr>
              <w:t>Produits chimiques de procédé usagés</w:t>
            </w:r>
          </w:p>
        </w:tc>
        <w:tc>
          <w:tcPr>
            <w:tcW w:w="2290" w:type="dxa"/>
            <w:vAlign w:val="center"/>
          </w:tcPr>
          <w:p w14:paraId="411DACC5" w14:textId="77777777" w:rsidR="006F67D5" w:rsidRPr="0000378A" w:rsidRDefault="003574C9" w:rsidP="0000378A">
            <w:pPr>
              <w:rPr>
                <w:rFonts w:ascii="Arial" w:hAnsi="Arial" w:cs="Arial"/>
                <w:sz w:val="20"/>
                <w:szCs w:val="20"/>
              </w:rPr>
            </w:pPr>
            <w:commentRangeStart w:id="454"/>
            <w:r>
              <w:rPr>
                <w:rFonts w:ascii="Arial" w:hAnsi="Arial" w:cs="Arial"/>
                <w:sz w:val="20"/>
                <w:szCs w:val="20"/>
              </w:rPr>
              <w:t>Floculants expirés, résidus de soude caustique</w:t>
            </w:r>
            <w:commentRangeEnd w:id="454"/>
            <w:r>
              <w:rPr>
                <w:rStyle w:val="Marquedecommentaire"/>
              </w:rPr>
              <w:commentReference w:id="454"/>
            </w:r>
          </w:p>
        </w:tc>
        <w:tc>
          <w:tcPr>
            <w:tcW w:w="1698" w:type="dxa"/>
            <w:vAlign w:val="center"/>
          </w:tcPr>
          <w:p w14:paraId="2A79E6A5" w14:textId="77777777" w:rsidR="006F67D5" w:rsidRPr="0000378A" w:rsidRDefault="003574C9" w:rsidP="0000378A">
            <w:pPr>
              <w:rPr>
                <w:rFonts w:ascii="Arial" w:hAnsi="Arial" w:cs="Arial"/>
                <w:sz w:val="20"/>
                <w:szCs w:val="20"/>
              </w:rPr>
            </w:pPr>
            <w:r>
              <w:rPr>
                <w:rFonts w:ascii="Arial" w:hAnsi="Arial" w:cs="Arial"/>
                <w:sz w:val="20"/>
                <w:szCs w:val="20"/>
              </w:rPr>
              <w:t>Stockage chimique de la raffinerie</w:t>
            </w:r>
          </w:p>
        </w:tc>
        <w:tc>
          <w:tcPr>
            <w:tcW w:w="1517" w:type="dxa"/>
            <w:vAlign w:val="center"/>
          </w:tcPr>
          <w:p w14:paraId="2192230E" w14:textId="77777777" w:rsidR="006F67D5" w:rsidRPr="0000378A" w:rsidRDefault="003574C9" w:rsidP="0000378A">
            <w:pPr>
              <w:rPr>
                <w:rFonts w:ascii="Arial" w:hAnsi="Arial" w:cs="Arial"/>
                <w:sz w:val="20"/>
                <w:szCs w:val="20"/>
              </w:rPr>
            </w:pPr>
            <w:r>
              <w:rPr>
                <w:rFonts w:ascii="Arial" w:hAnsi="Arial" w:cs="Arial"/>
                <w:sz w:val="20"/>
                <w:szCs w:val="20"/>
              </w:rPr>
              <w:t>Dangereux (corrosif)</w:t>
            </w:r>
          </w:p>
        </w:tc>
        <w:tc>
          <w:tcPr>
            <w:tcW w:w="1825" w:type="dxa"/>
            <w:vAlign w:val="center"/>
          </w:tcPr>
          <w:p w14:paraId="44D5C3D8" w14:textId="6CB4EEB3" w:rsidR="0087206F" w:rsidRPr="000A55A1" w:rsidRDefault="0087206F" w:rsidP="0087206F">
            <w:pPr>
              <w:rPr>
                <w:ins w:id="296" w:author="Zhou Zilai" w:date="2026-07-24T11:21:00Z"/>
                <w:rFonts w:ascii="Arial" w:eastAsia="Arial" w:hAnsi="Arial" w:cs="Arial"/>
                <w:sz w:val="20"/>
                <w:szCs w:val="20"/>
                <w:lang w:eastAsia="en-IE"/>
                <w:rPrChange w:id="297" w:author="Ismael SAMBY" w:date="2026-07-29T09:21:00Z">
                  <w:rPr>
                    <w:ins w:id="298" w:author="Zhou Zilai" w:date="2026-07-24T11:21:00Z"/>
                    <w:rFonts w:ascii="Arial" w:eastAsia="Arial" w:hAnsi="Arial" w:cs="Arial"/>
                    <w:sz w:val="20"/>
                    <w:szCs w:val="20"/>
                    <w:lang w:val="en-SG" w:eastAsia="en-IE"/>
                  </w:rPr>
                </w:rPrChange>
              </w:rPr>
            </w:pPr>
            <w:ins w:id="299" w:author="Zhou Zilai" w:date="2026-07-24T11:21:00Z">
              <w:del w:id="300" w:author="Ismael SAMBY" w:date="2026-07-29T09:21:00Z">
                <w:r>
                  <w:rPr>
                    <w:rFonts w:ascii="Arial" w:eastAsia="Arial" w:hAnsi="Arial" w:cs="Arial"/>
                    <w:sz w:val="20"/>
                    <w:szCs w:val="20"/>
                    <w:lang w:eastAsia="en-IE"/>
                    <w:rPrChange w:id="301" w:author="Ismael SAMBY" w:date="2026-07-29T09:21:00Z">
                      <w:rPr>
                        <w:rFonts w:ascii="Arial" w:eastAsia="Arial" w:hAnsi="Arial" w:cs="Arial"/>
                        <w:sz w:val="20"/>
                        <w:szCs w:val="20"/>
                        <w:lang w:val="en-SG" w:eastAsia="en-IE"/>
                      </w:rPr>
                    </w:rPrChange>
                  </w:rPr>
                  <w:delText>doivent</w:delText>
                </w:r>
              </w:del>
            </w:ins>
            <w:ins w:id="302" w:author="Ismael SAMBY" w:date="2026-07-29T09:21:00Z">
              <w:r>
                <w:rPr>
                  <w:rFonts w:ascii="Arial" w:eastAsia="Arial" w:hAnsi="Arial" w:cs="Arial"/>
                  <w:sz w:val="20"/>
                  <w:szCs w:val="20"/>
                  <w:lang w:eastAsia="en-IE"/>
                </w:rPr>
                <w:t>Doivent</w:t>
              </w:r>
            </w:ins>
            <w:ins w:id="303" w:author="Zhou Zilai" w:date="2026-07-24T11:21:00Z">
              <w:r>
                <w:rPr>
                  <w:rFonts w:ascii="Arial" w:eastAsia="Arial" w:hAnsi="Arial" w:cs="Arial"/>
                  <w:sz w:val="20"/>
                  <w:szCs w:val="20"/>
                  <w:lang w:eastAsia="en-IE"/>
                  <w:rPrChange w:id="304" w:author="Ismael SAMBY" w:date="2026-07-29T09:21:00Z">
                    <w:rPr>
                      <w:rFonts w:ascii="Arial" w:eastAsia="Arial" w:hAnsi="Arial" w:cs="Arial"/>
                      <w:sz w:val="20"/>
                      <w:szCs w:val="20"/>
                      <w:lang w:val="en-SG" w:eastAsia="en-IE"/>
                    </w:rPr>
                  </w:rPrChange>
                </w:rPr>
                <w:t xml:space="preserve"> être transférés et éliminés par des entités dûment qualifiées ou approuvées par le projet.</w:t>
              </w:r>
            </w:ins>
          </w:p>
          <w:p w14:paraId="7E57A520" w14:textId="0252FD8D" w:rsidR="006F67D5" w:rsidRPr="0000378A" w:rsidRDefault="003574C9" w:rsidP="0000378A">
            <w:pPr>
              <w:rPr>
                <w:rFonts w:ascii="Arial" w:hAnsi="Arial" w:cs="Arial"/>
                <w:sz w:val="20"/>
                <w:szCs w:val="20"/>
              </w:rPr>
            </w:pPr>
            <w:del w:id="305" w:author="Zhou Zilai" w:date="2026-07-24T11:21:00Z">
              <w:r>
                <w:rPr>
                  <w:rFonts w:ascii="Arial" w:hAnsi="Arial" w:cs="Arial"/>
                  <w:sz w:val="20"/>
                  <w:szCs w:val="20"/>
                </w:rPr>
                <w:delText>Retour au fournisseur ou élimination agréée pour déchets dangereux</w:delText>
              </w:r>
            </w:del>
          </w:p>
        </w:tc>
      </w:tr>
      <w:tr w:rsidR="006F67D5" w:rsidRPr="0000378A" w14:paraId="7CF28B94" w14:textId="77777777" w:rsidTr="003D1B95">
        <w:tc>
          <w:tcPr>
            <w:tcW w:w="1696" w:type="dxa"/>
            <w:vAlign w:val="center"/>
          </w:tcPr>
          <w:p w14:paraId="1855781B" w14:textId="77777777" w:rsidR="006F67D5" w:rsidRPr="0000378A" w:rsidRDefault="003574C9" w:rsidP="0000378A">
            <w:pPr>
              <w:rPr>
                <w:rFonts w:ascii="Arial" w:hAnsi="Arial" w:cs="Arial"/>
                <w:sz w:val="20"/>
                <w:szCs w:val="20"/>
              </w:rPr>
            </w:pPr>
            <w:r>
              <w:rPr>
                <w:rFonts w:ascii="Arial" w:hAnsi="Arial" w:cs="Arial"/>
                <w:sz w:val="20"/>
                <w:szCs w:val="20"/>
              </w:rPr>
              <w:t>Huiles usagées</w:t>
            </w:r>
          </w:p>
        </w:tc>
        <w:tc>
          <w:tcPr>
            <w:tcW w:w="2290" w:type="dxa"/>
            <w:vAlign w:val="center"/>
          </w:tcPr>
          <w:p w14:paraId="21ED67FF" w14:textId="77777777" w:rsidR="006F67D5" w:rsidRPr="0000378A" w:rsidRDefault="003574C9" w:rsidP="0000378A">
            <w:pPr>
              <w:rPr>
                <w:rFonts w:ascii="Arial" w:hAnsi="Arial" w:cs="Arial"/>
                <w:sz w:val="20"/>
                <w:szCs w:val="20"/>
              </w:rPr>
            </w:pPr>
            <w:commentRangeStart w:id="455"/>
            <w:r>
              <w:rPr>
                <w:rFonts w:ascii="Arial" w:hAnsi="Arial" w:cs="Arial"/>
                <w:sz w:val="20"/>
                <w:szCs w:val="20"/>
              </w:rPr>
              <w:t>Huiles de lubrification, huiles hydrauliques et de turbine usagées</w:t>
            </w:r>
            <w:commentRangeEnd w:id="455"/>
            <w:r>
              <w:rPr>
                <w:rStyle w:val="Marquedecommentaire"/>
              </w:rPr>
              <w:commentReference w:id="455"/>
            </w:r>
          </w:p>
        </w:tc>
        <w:tc>
          <w:tcPr>
            <w:tcW w:w="1698" w:type="dxa"/>
            <w:vAlign w:val="center"/>
          </w:tcPr>
          <w:p w14:paraId="2BBB605A" w14:textId="77777777" w:rsidR="006F67D5" w:rsidRPr="0000378A" w:rsidRDefault="003574C9" w:rsidP="0000378A">
            <w:pPr>
              <w:rPr>
                <w:rFonts w:ascii="Arial" w:hAnsi="Arial" w:cs="Arial"/>
                <w:sz w:val="20"/>
                <w:szCs w:val="20"/>
              </w:rPr>
            </w:pPr>
            <w:r>
              <w:rPr>
                <w:rFonts w:ascii="Arial" w:hAnsi="Arial" w:cs="Arial"/>
                <w:sz w:val="20"/>
                <w:szCs w:val="20"/>
              </w:rPr>
              <w:t>Centrale électrique, équipements de la raffinerie, flotte mobile</w:t>
            </w:r>
          </w:p>
        </w:tc>
        <w:tc>
          <w:tcPr>
            <w:tcW w:w="1517" w:type="dxa"/>
            <w:vAlign w:val="center"/>
          </w:tcPr>
          <w:p w14:paraId="4E6C37CF" w14:textId="77777777" w:rsidR="006F67D5" w:rsidRPr="0000378A" w:rsidRDefault="003574C9" w:rsidP="0000378A">
            <w:pPr>
              <w:rPr>
                <w:rFonts w:ascii="Arial" w:hAnsi="Arial" w:cs="Arial"/>
                <w:sz w:val="20"/>
                <w:szCs w:val="20"/>
              </w:rPr>
            </w:pPr>
            <w:r>
              <w:rPr>
                <w:rFonts w:ascii="Arial" w:hAnsi="Arial" w:cs="Arial"/>
                <w:sz w:val="20"/>
                <w:szCs w:val="20"/>
              </w:rPr>
              <w:t>Dangereux</w:t>
            </w:r>
          </w:p>
        </w:tc>
        <w:tc>
          <w:tcPr>
            <w:tcW w:w="1825" w:type="dxa"/>
            <w:vAlign w:val="center"/>
          </w:tcPr>
          <w:p w14:paraId="28A5D53F" w14:textId="6EB81040" w:rsidR="006F67D5" w:rsidRPr="0000378A" w:rsidRDefault="003574C9" w:rsidP="0000378A">
            <w:pPr>
              <w:rPr>
                <w:rFonts w:ascii="Arial" w:hAnsi="Arial" w:cs="Arial"/>
                <w:sz w:val="20"/>
                <w:szCs w:val="20"/>
              </w:rPr>
            </w:pPr>
            <w:r>
              <w:rPr>
                <w:rFonts w:ascii="Arial" w:hAnsi="Arial" w:cs="Arial"/>
                <w:sz w:val="20"/>
                <w:szCs w:val="20"/>
              </w:rPr>
              <w:t xml:space="preserve">Recyclage (re-raffinage) ou </w:t>
            </w:r>
            <w:ins w:id="306" w:author="Zhou Zilai" w:date="2026-07-24T11:21:00Z">
              <w:r>
                <w:rPr>
                  <w:rFonts w:ascii="Arial" w:eastAsia="Arial" w:hAnsi="Arial" w:cs="Arial"/>
                  <w:sz w:val="20"/>
                  <w:szCs w:val="20"/>
                  <w:lang w:eastAsia="en-IE"/>
                  <w:rPrChange w:id="307" w:author="Ismael SAMBY" w:date="2026-07-29T09:21:00Z">
                    <w:rPr>
                      <w:rFonts w:ascii="Arial" w:eastAsia="Arial" w:hAnsi="Arial" w:cs="Arial"/>
                      <w:sz w:val="20"/>
                      <w:szCs w:val="20"/>
                      <w:lang w:val="en-SG" w:eastAsia="en-IE"/>
                    </w:rPr>
                  </w:rPrChange>
                </w:rPr>
                <w:t>doivent être transférés et éliminés par des entités dûment qualifiées ou approuvées par le projet.</w:t>
              </w:r>
            </w:ins>
            <w:del w:id="308" w:author="Zhou Zilai" w:date="2026-07-24T11:21:00Z">
              <w:r>
                <w:rPr>
                  <w:rFonts w:ascii="Arial" w:hAnsi="Arial" w:cs="Arial"/>
                  <w:sz w:val="20"/>
                  <w:szCs w:val="20"/>
                </w:rPr>
                <w:delText>élimination agréée</w:delText>
              </w:r>
            </w:del>
          </w:p>
        </w:tc>
      </w:tr>
      <w:tr w:rsidR="006F67D5" w:rsidRPr="0000378A" w14:paraId="42D612B8" w14:textId="77777777" w:rsidTr="003D1B95">
        <w:tc>
          <w:tcPr>
            <w:tcW w:w="1696" w:type="dxa"/>
            <w:vAlign w:val="center"/>
          </w:tcPr>
          <w:p w14:paraId="7FE1A7B8" w14:textId="77777777" w:rsidR="006F67D5" w:rsidRPr="0000378A" w:rsidRDefault="003574C9" w:rsidP="0000378A">
            <w:pPr>
              <w:rPr>
                <w:rFonts w:ascii="Arial" w:hAnsi="Arial" w:cs="Arial"/>
                <w:sz w:val="20"/>
                <w:szCs w:val="20"/>
              </w:rPr>
            </w:pPr>
            <w:r>
              <w:rPr>
                <w:rFonts w:ascii="Arial" w:hAnsi="Arial" w:cs="Arial"/>
                <w:sz w:val="20"/>
                <w:szCs w:val="20"/>
              </w:rPr>
              <w:lastRenderedPageBreak/>
              <w:t>Chiffons huileux / absorbants</w:t>
            </w:r>
          </w:p>
        </w:tc>
        <w:tc>
          <w:tcPr>
            <w:tcW w:w="2290" w:type="dxa"/>
            <w:vAlign w:val="center"/>
          </w:tcPr>
          <w:p w14:paraId="0EEC40E6" w14:textId="77777777" w:rsidR="006F67D5" w:rsidRPr="0000378A" w:rsidRDefault="003574C9" w:rsidP="0000378A">
            <w:pPr>
              <w:rPr>
                <w:rFonts w:ascii="Arial" w:hAnsi="Arial" w:cs="Arial"/>
                <w:sz w:val="20"/>
                <w:szCs w:val="20"/>
              </w:rPr>
            </w:pPr>
            <w:commentRangeStart w:id="456"/>
            <w:r>
              <w:rPr>
                <w:rFonts w:ascii="Arial" w:hAnsi="Arial" w:cs="Arial"/>
                <w:sz w:val="20"/>
                <w:szCs w:val="20"/>
              </w:rPr>
              <w:t>Contaminés par des hydrocarbures ou des graisses</w:t>
            </w:r>
            <w:commentRangeEnd w:id="456"/>
            <w:r>
              <w:rPr>
                <w:rStyle w:val="Marquedecommentaire"/>
              </w:rPr>
              <w:commentReference w:id="456"/>
            </w:r>
          </w:p>
        </w:tc>
        <w:tc>
          <w:tcPr>
            <w:tcW w:w="1698" w:type="dxa"/>
            <w:vAlign w:val="center"/>
          </w:tcPr>
          <w:p w14:paraId="18825F32" w14:textId="77777777" w:rsidR="006F67D5" w:rsidRPr="0000378A" w:rsidRDefault="003574C9" w:rsidP="0000378A">
            <w:pPr>
              <w:rPr>
                <w:rFonts w:ascii="Arial" w:hAnsi="Arial" w:cs="Arial"/>
                <w:sz w:val="20"/>
                <w:szCs w:val="20"/>
              </w:rPr>
            </w:pPr>
            <w:r>
              <w:rPr>
                <w:rFonts w:ascii="Arial" w:hAnsi="Arial" w:cs="Arial"/>
                <w:sz w:val="20"/>
                <w:szCs w:val="20"/>
              </w:rPr>
              <w:t>Ateliers de maintenance</w:t>
            </w:r>
          </w:p>
        </w:tc>
        <w:tc>
          <w:tcPr>
            <w:tcW w:w="1517" w:type="dxa"/>
            <w:vAlign w:val="center"/>
          </w:tcPr>
          <w:p w14:paraId="5C8AB803" w14:textId="77777777" w:rsidR="006F67D5" w:rsidRPr="0000378A" w:rsidRDefault="003574C9" w:rsidP="0000378A">
            <w:pPr>
              <w:rPr>
                <w:rFonts w:ascii="Arial" w:hAnsi="Arial" w:cs="Arial"/>
                <w:sz w:val="20"/>
                <w:szCs w:val="20"/>
              </w:rPr>
            </w:pPr>
            <w:r>
              <w:rPr>
                <w:rFonts w:ascii="Arial" w:hAnsi="Arial" w:cs="Arial"/>
                <w:sz w:val="20"/>
                <w:szCs w:val="20"/>
              </w:rPr>
              <w:t>Dangereux</w:t>
            </w:r>
          </w:p>
        </w:tc>
        <w:tc>
          <w:tcPr>
            <w:tcW w:w="1825" w:type="dxa"/>
            <w:vAlign w:val="center"/>
          </w:tcPr>
          <w:p w14:paraId="2FFB7145" w14:textId="24CF2096" w:rsidR="0087206F" w:rsidRPr="000A55A1" w:rsidRDefault="0087206F" w:rsidP="0087206F">
            <w:pPr>
              <w:rPr>
                <w:ins w:id="309" w:author="Zhou Zilai" w:date="2026-07-24T11:21:00Z"/>
                <w:rFonts w:ascii="Arial" w:eastAsia="Arial" w:hAnsi="Arial" w:cs="Arial"/>
                <w:sz w:val="20"/>
                <w:szCs w:val="20"/>
                <w:lang w:eastAsia="en-IE"/>
                <w:rPrChange w:id="310" w:author="Ismael SAMBY" w:date="2026-07-29T09:21:00Z">
                  <w:rPr>
                    <w:ins w:id="311" w:author="Zhou Zilai" w:date="2026-07-24T11:21:00Z"/>
                    <w:rFonts w:ascii="Arial" w:eastAsia="Arial" w:hAnsi="Arial" w:cs="Arial"/>
                    <w:sz w:val="20"/>
                    <w:szCs w:val="20"/>
                    <w:lang w:val="en-SG" w:eastAsia="en-IE"/>
                  </w:rPr>
                </w:rPrChange>
              </w:rPr>
            </w:pPr>
            <w:ins w:id="312" w:author="Zhou Zilai" w:date="2026-07-24T11:21:00Z">
              <w:del w:id="313" w:author="IB-OKAPI" w:date="2026-08-05T15:03:00Z">
                <w:r>
                  <w:rPr>
                    <w:rFonts w:ascii="Arial" w:eastAsia="Arial" w:hAnsi="Arial" w:cs="Arial"/>
                    <w:sz w:val="20"/>
                    <w:szCs w:val="20"/>
                    <w:lang w:eastAsia="en-IE"/>
                    <w:rPrChange w:id="314" w:author="Ismael SAMBY" w:date="2026-07-29T09:21:00Z">
                      <w:rPr>
                        <w:rFonts w:ascii="Arial" w:eastAsia="Arial" w:hAnsi="Arial" w:cs="Arial"/>
                        <w:sz w:val="20"/>
                        <w:szCs w:val="20"/>
                        <w:lang w:val="en-SG" w:eastAsia="en-IE"/>
                      </w:rPr>
                    </w:rPrChange>
                  </w:rPr>
                  <w:delText>doivent</w:delText>
                </w:r>
              </w:del>
            </w:ins>
            <w:ins w:id="315" w:author="IB-OKAPI" w:date="2026-08-05T15:03:00Z">
              <w:r>
                <w:rPr>
                  <w:rFonts w:ascii="Arial" w:eastAsia="Arial" w:hAnsi="Arial" w:cs="Arial"/>
                  <w:sz w:val="20"/>
                  <w:szCs w:val="20"/>
                  <w:lang w:eastAsia="en-IE"/>
                  <w:rPrChange w:id="316" w:author="Ismael SAMBY" w:date="2026-07-29T09:21:00Z">
                    <w:rPr>
                      <w:rFonts w:ascii="Arial" w:eastAsia="Arial" w:hAnsi="Arial" w:cs="Arial"/>
                      <w:sz w:val="20"/>
                      <w:szCs w:val="20"/>
                      <w:lang w:eastAsia="en-IE"/>
                    </w:rPr>
                  </w:rPrChange>
                </w:rPr>
                <w:t>Doivent</w:t>
              </w:r>
            </w:ins>
            <w:ins w:id="317" w:author="Zhou Zilai" w:date="2026-07-24T11:21:00Z">
              <w:r>
                <w:rPr>
                  <w:rFonts w:ascii="Arial" w:eastAsia="Arial" w:hAnsi="Arial" w:cs="Arial"/>
                  <w:sz w:val="20"/>
                  <w:szCs w:val="20"/>
                  <w:lang w:eastAsia="en-IE"/>
                  <w:rPrChange w:id="318" w:author="Ismael SAMBY" w:date="2026-07-29T09:21:00Z">
                    <w:rPr>
                      <w:rFonts w:ascii="Arial" w:eastAsia="Arial" w:hAnsi="Arial" w:cs="Arial"/>
                      <w:sz w:val="20"/>
                      <w:szCs w:val="20"/>
                      <w:lang w:val="en-SG" w:eastAsia="en-IE"/>
                    </w:rPr>
                  </w:rPrChange>
                </w:rPr>
                <w:t xml:space="preserve"> être transférés et éliminés par des entités dûment qualifiées ou approuvées par le projet.</w:t>
              </w:r>
            </w:ins>
          </w:p>
          <w:p w14:paraId="50C2236E" w14:textId="117AD2F3" w:rsidR="006F67D5" w:rsidRPr="0000378A" w:rsidRDefault="003574C9" w:rsidP="0000378A">
            <w:pPr>
              <w:rPr>
                <w:rFonts w:ascii="Arial" w:hAnsi="Arial" w:cs="Arial"/>
                <w:sz w:val="20"/>
                <w:szCs w:val="20"/>
              </w:rPr>
            </w:pPr>
            <w:del w:id="319" w:author="Zhou Zilai" w:date="2026-07-24T11:21:00Z">
              <w:r>
                <w:rPr>
                  <w:rFonts w:ascii="Arial" w:hAnsi="Arial" w:cs="Arial"/>
                  <w:sz w:val="20"/>
                  <w:szCs w:val="20"/>
                </w:rPr>
                <w:delText>Incinération ou traitement agréé</w:delText>
              </w:r>
            </w:del>
          </w:p>
        </w:tc>
      </w:tr>
      <w:tr w:rsidR="006F67D5" w:rsidRPr="0000378A" w14:paraId="094F8E5D" w14:textId="77777777" w:rsidTr="003D1B95">
        <w:tc>
          <w:tcPr>
            <w:tcW w:w="1696" w:type="dxa"/>
            <w:vAlign w:val="center"/>
          </w:tcPr>
          <w:p w14:paraId="2998FBEE" w14:textId="77777777" w:rsidR="006F67D5" w:rsidRPr="0000378A" w:rsidRDefault="003574C9" w:rsidP="0000378A">
            <w:pPr>
              <w:rPr>
                <w:rFonts w:ascii="Arial" w:hAnsi="Arial" w:cs="Arial"/>
                <w:sz w:val="20"/>
                <w:szCs w:val="20"/>
              </w:rPr>
            </w:pPr>
            <w:r>
              <w:rPr>
                <w:rFonts w:ascii="Arial" w:hAnsi="Arial" w:cs="Arial"/>
                <w:sz w:val="20"/>
                <w:szCs w:val="20"/>
              </w:rPr>
              <w:t>Contenants chimiques vides</w:t>
            </w:r>
          </w:p>
        </w:tc>
        <w:tc>
          <w:tcPr>
            <w:tcW w:w="2290" w:type="dxa"/>
            <w:vAlign w:val="center"/>
          </w:tcPr>
          <w:p w14:paraId="6D05A031" w14:textId="77777777" w:rsidR="006F67D5" w:rsidRPr="0000378A" w:rsidRDefault="003574C9" w:rsidP="0000378A">
            <w:pPr>
              <w:rPr>
                <w:rFonts w:ascii="Arial" w:hAnsi="Arial" w:cs="Arial"/>
                <w:sz w:val="20"/>
                <w:szCs w:val="20"/>
              </w:rPr>
            </w:pPr>
            <w:commentRangeStart w:id="457"/>
            <w:r>
              <w:rPr>
                <w:rFonts w:ascii="Arial" w:hAnsi="Arial" w:cs="Arial"/>
                <w:sz w:val="20"/>
                <w:szCs w:val="20"/>
              </w:rPr>
              <w:t>Fûts, conteneurs IBC, sacs de produits chimiques</w:t>
            </w:r>
            <w:commentRangeEnd w:id="457"/>
            <w:r>
              <w:rPr>
                <w:rStyle w:val="Marquedecommentaire"/>
              </w:rPr>
              <w:commentReference w:id="457"/>
            </w:r>
          </w:p>
        </w:tc>
        <w:tc>
          <w:tcPr>
            <w:tcW w:w="1698" w:type="dxa"/>
            <w:vAlign w:val="center"/>
          </w:tcPr>
          <w:p w14:paraId="0BDF63A0" w14:textId="77777777" w:rsidR="006F67D5" w:rsidRPr="0000378A" w:rsidRDefault="003574C9" w:rsidP="0000378A">
            <w:pPr>
              <w:rPr>
                <w:rFonts w:ascii="Arial" w:hAnsi="Arial" w:cs="Arial"/>
                <w:sz w:val="20"/>
                <w:szCs w:val="20"/>
              </w:rPr>
            </w:pPr>
            <w:r>
              <w:rPr>
                <w:rFonts w:ascii="Arial" w:hAnsi="Arial" w:cs="Arial"/>
                <w:sz w:val="20"/>
                <w:szCs w:val="20"/>
              </w:rPr>
              <w:t>Zones de stockage chimique</w:t>
            </w:r>
          </w:p>
        </w:tc>
        <w:tc>
          <w:tcPr>
            <w:tcW w:w="1517" w:type="dxa"/>
            <w:vAlign w:val="center"/>
          </w:tcPr>
          <w:p w14:paraId="13FDB34A" w14:textId="77777777" w:rsidR="006F67D5" w:rsidRPr="0000378A" w:rsidRDefault="003574C9" w:rsidP="0000378A">
            <w:pPr>
              <w:rPr>
                <w:rFonts w:ascii="Arial" w:hAnsi="Arial" w:cs="Arial"/>
                <w:sz w:val="20"/>
                <w:szCs w:val="20"/>
              </w:rPr>
            </w:pPr>
            <w:r>
              <w:rPr>
                <w:rFonts w:ascii="Arial" w:hAnsi="Arial" w:cs="Arial"/>
                <w:sz w:val="20"/>
                <w:szCs w:val="20"/>
              </w:rPr>
              <w:t>Dangereux si résidus présents</w:t>
            </w:r>
          </w:p>
        </w:tc>
        <w:tc>
          <w:tcPr>
            <w:tcW w:w="1825" w:type="dxa"/>
            <w:vAlign w:val="center"/>
          </w:tcPr>
          <w:p w14:paraId="06D3E046" w14:textId="77777777" w:rsidR="006F67D5" w:rsidRPr="0000378A" w:rsidRDefault="003574C9" w:rsidP="0000378A">
            <w:pPr>
              <w:rPr>
                <w:rFonts w:ascii="Arial" w:hAnsi="Arial" w:cs="Arial"/>
                <w:sz w:val="20"/>
                <w:szCs w:val="20"/>
              </w:rPr>
            </w:pPr>
            <w:r>
              <w:rPr>
                <w:rFonts w:ascii="Arial" w:hAnsi="Arial" w:cs="Arial"/>
                <w:sz w:val="20"/>
                <w:szCs w:val="20"/>
              </w:rPr>
              <w:t>Décontamination et recyclage ou élimination pour déchets dangereux</w:t>
            </w:r>
          </w:p>
        </w:tc>
      </w:tr>
      <w:tr w:rsidR="006F67D5" w:rsidRPr="0000378A" w14:paraId="0A1B29A7" w14:textId="77777777" w:rsidTr="003D1B95">
        <w:tc>
          <w:tcPr>
            <w:tcW w:w="1696" w:type="dxa"/>
            <w:vAlign w:val="center"/>
          </w:tcPr>
          <w:p w14:paraId="4C152A5A" w14:textId="77777777" w:rsidR="006F67D5" w:rsidRPr="0000378A" w:rsidRDefault="003574C9" w:rsidP="0000378A">
            <w:pPr>
              <w:rPr>
                <w:rFonts w:ascii="Arial" w:hAnsi="Arial" w:cs="Arial"/>
                <w:sz w:val="20"/>
                <w:szCs w:val="20"/>
              </w:rPr>
            </w:pPr>
            <w:r>
              <w:rPr>
                <w:rFonts w:ascii="Arial" w:hAnsi="Arial" w:cs="Arial"/>
                <w:sz w:val="20"/>
                <w:szCs w:val="20"/>
              </w:rPr>
              <w:t>Ferraille</w:t>
            </w:r>
          </w:p>
        </w:tc>
        <w:tc>
          <w:tcPr>
            <w:tcW w:w="2290" w:type="dxa"/>
            <w:vAlign w:val="center"/>
          </w:tcPr>
          <w:p w14:paraId="63068ABF" w14:textId="77777777" w:rsidR="006F67D5" w:rsidRPr="0000378A" w:rsidRDefault="003574C9" w:rsidP="0000378A">
            <w:pPr>
              <w:rPr>
                <w:rFonts w:ascii="Arial" w:hAnsi="Arial" w:cs="Arial"/>
                <w:sz w:val="20"/>
                <w:szCs w:val="20"/>
              </w:rPr>
            </w:pPr>
            <w:r>
              <w:rPr>
                <w:rFonts w:ascii="Arial" w:hAnsi="Arial" w:cs="Arial"/>
                <w:sz w:val="20"/>
                <w:szCs w:val="20"/>
              </w:rPr>
              <w:t>Pièces détachées, déchets de maintenance des équipements</w:t>
            </w:r>
          </w:p>
        </w:tc>
        <w:tc>
          <w:tcPr>
            <w:tcW w:w="1698" w:type="dxa"/>
            <w:vAlign w:val="center"/>
          </w:tcPr>
          <w:p w14:paraId="0D05A93E" w14:textId="77777777" w:rsidR="006F67D5" w:rsidRPr="0000378A" w:rsidRDefault="003574C9" w:rsidP="0000378A">
            <w:pPr>
              <w:rPr>
                <w:rFonts w:ascii="Arial" w:hAnsi="Arial" w:cs="Arial"/>
                <w:sz w:val="20"/>
                <w:szCs w:val="20"/>
              </w:rPr>
            </w:pPr>
            <w:r>
              <w:rPr>
                <w:rFonts w:ascii="Arial" w:hAnsi="Arial" w:cs="Arial"/>
                <w:sz w:val="20"/>
                <w:szCs w:val="20"/>
              </w:rPr>
              <w:t>Ateliers de maintenance</w:t>
            </w:r>
          </w:p>
        </w:tc>
        <w:tc>
          <w:tcPr>
            <w:tcW w:w="1517" w:type="dxa"/>
            <w:vAlign w:val="center"/>
          </w:tcPr>
          <w:p w14:paraId="2D3A598F" w14:textId="77777777" w:rsidR="006F67D5" w:rsidRPr="0000378A" w:rsidRDefault="003574C9" w:rsidP="0000378A">
            <w:pPr>
              <w:rPr>
                <w:rFonts w:ascii="Arial" w:hAnsi="Arial" w:cs="Arial"/>
                <w:sz w:val="20"/>
                <w:szCs w:val="20"/>
              </w:rPr>
            </w:pPr>
            <w:r>
              <w:rPr>
                <w:rFonts w:ascii="Arial" w:hAnsi="Arial" w:cs="Arial"/>
                <w:sz w:val="20"/>
                <w:szCs w:val="20"/>
              </w:rPr>
              <w:t>Non dangereux (recyclable)</w:t>
            </w:r>
          </w:p>
        </w:tc>
        <w:tc>
          <w:tcPr>
            <w:tcW w:w="1825" w:type="dxa"/>
            <w:vAlign w:val="center"/>
          </w:tcPr>
          <w:p w14:paraId="328A98F8" w14:textId="77777777" w:rsidR="006F67D5" w:rsidRPr="0000378A" w:rsidRDefault="003574C9" w:rsidP="0000378A">
            <w:pPr>
              <w:rPr>
                <w:rFonts w:ascii="Arial" w:hAnsi="Arial" w:cs="Arial"/>
                <w:sz w:val="20"/>
                <w:szCs w:val="20"/>
              </w:rPr>
            </w:pPr>
            <w:r>
              <w:rPr>
                <w:rFonts w:ascii="Arial" w:hAnsi="Arial" w:cs="Arial"/>
                <w:sz w:val="20"/>
                <w:szCs w:val="20"/>
              </w:rPr>
              <w:t>Recyclage</w:t>
            </w:r>
          </w:p>
        </w:tc>
      </w:tr>
      <w:tr w:rsidR="006F67D5" w:rsidRPr="0000378A" w14:paraId="1091ECE7" w14:textId="77777777" w:rsidTr="003D1B95">
        <w:tc>
          <w:tcPr>
            <w:tcW w:w="1696" w:type="dxa"/>
            <w:vAlign w:val="center"/>
          </w:tcPr>
          <w:p w14:paraId="4F19B10D" w14:textId="77777777" w:rsidR="006F67D5" w:rsidRPr="0000378A" w:rsidRDefault="003574C9" w:rsidP="0000378A">
            <w:pPr>
              <w:rPr>
                <w:rFonts w:ascii="Arial" w:hAnsi="Arial" w:cs="Arial"/>
                <w:sz w:val="20"/>
                <w:szCs w:val="20"/>
              </w:rPr>
            </w:pPr>
            <w:r>
              <w:rPr>
                <w:rFonts w:ascii="Arial" w:hAnsi="Arial" w:cs="Arial"/>
                <w:sz w:val="20"/>
                <w:szCs w:val="20"/>
              </w:rPr>
              <w:t>Déchets électroniques</w:t>
            </w:r>
          </w:p>
        </w:tc>
        <w:tc>
          <w:tcPr>
            <w:tcW w:w="2290" w:type="dxa"/>
            <w:vAlign w:val="center"/>
          </w:tcPr>
          <w:p w14:paraId="27AA2135" w14:textId="77777777" w:rsidR="006F67D5" w:rsidRPr="0000378A" w:rsidRDefault="003574C9" w:rsidP="0000378A">
            <w:pPr>
              <w:rPr>
                <w:rFonts w:ascii="Arial" w:hAnsi="Arial" w:cs="Arial"/>
                <w:sz w:val="20"/>
                <w:szCs w:val="20"/>
              </w:rPr>
            </w:pPr>
            <w:commentRangeStart w:id="458"/>
            <w:r>
              <w:rPr>
                <w:rFonts w:ascii="Arial" w:hAnsi="Arial" w:cs="Arial"/>
                <w:sz w:val="20"/>
                <w:szCs w:val="20"/>
              </w:rPr>
              <w:t>Ordinateurs et équipements de contrôle obsolètes</w:t>
            </w:r>
            <w:commentRangeEnd w:id="458"/>
            <w:r>
              <w:rPr>
                <w:rStyle w:val="Marquedecommentaire"/>
              </w:rPr>
              <w:commentReference w:id="458"/>
            </w:r>
          </w:p>
        </w:tc>
        <w:tc>
          <w:tcPr>
            <w:tcW w:w="1698" w:type="dxa"/>
            <w:vAlign w:val="center"/>
          </w:tcPr>
          <w:p w14:paraId="44C8ADCB" w14:textId="77777777" w:rsidR="006F67D5" w:rsidRPr="0000378A" w:rsidRDefault="003574C9" w:rsidP="0000378A">
            <w:pPr>
              <w:rPr>
                <w:rFonts w:ascii="Arial" w:hAnsi="Arial" w:cs="Arial"/>
                <w:sz w:val="20"/>
                <w:szCs w:val="20"/>
              </w:rPr>
            </w:pPr>
            <w:r>
              <w:rPr>
                <w:rFonts w:ascii="Arial" w:hAnsi="Arial" w:cs="Arial"/>
                <w:sz w:val="20"/>
                <w:szCs w:val="20"/>
              </w:rPr>
              <w:t>Administration, salles de contrôle</w:t>
            </w:r>
          </w:p>
        </w:tc>
        <w:tc>
          <w:tcPr>
            <w:tcW w:w="1517" w:type="dxa"/>
            <w:vAlign w:val="center"/>
          </w:tcPr>
          <w:p w14:paraId="61C01FC8" w14:textId="77777777" w:rsidR="006F67D5" w:rsidRPr="0000378A" w:rsidRDefault="003574C9" w:rsidP="0000378A">
            <w:pPr>
              <w:rPr>
                <w:rFonts w:ascii="Arial" w:hAnsi="Arial" w:cs="Arial"/>
                <w:sz w:val="20"/>
                <w:szCs w:val="20"/>
              </w:rPr>
            </w:pPr>
            <w:r>
              <w:rPr>
                <w:rFonts w:ascii="Arial" w:hAnsi="Arial" w:cs="Arial"/>
                <w:sz w:val="20"/>
                <w:szCs w:val="20"/>
              </w:rPr>
              <w:t>Dangereux (composants)</w:t>
            </w:r>
          </w:p>
        </w:tc>
        <w:tc>
          <w:tcPr>
            <w:tcW w:w="1825" w:type="dxa"/>
            <w:vAlign w:val="center"/>
          </w:tcPr>
          <w:p w14:paraId="22903019" w14:textId="2C2ED6CB" w:rsidR="006F67D5" w:rsidRPr="0000378A" w:rsidRDefault="003574C9" w:rsidP="0000378A">
            <w:pPr>
              <w:rPr>
                <w:rFonts w:ascii="Arial" w:hAnsi="Arial" w:cs="Arial"/>
                <w:sz w:val="20"/>
                <w:szCs w:val="20"/>
              </w:rPr>
            </w:pPr>
            <w:r>
              <w:rPr>
                <w:rFonts w:ascii="Arial" w:hAnsi="Arial" w:cs="Arial"/>
                <w:sz w:val="20"/>
                <w:szCs w:val="20"/>
              </w:rPr>
              <w:t>Élimination spécialisée</w:t>
            </w:r>
          </w:p>
        </w:tc>
      </w:tr>
      <w:tr w:rsidR="006F67D5" w:rsidRPr="0000378A" w14:paraId="53A0ED86" w14:textId="77777777" w:rsidTr="003D1B95">
        <w:tc>
          <w:tcPr>
            <w:tcW w:w="1696" w:type="dxa"/>
            <w:vAlign w:val="center"/>
          </w:tcPr>
          <w:p w14:paraId="493A07C6" w14:textId="77777777" w:rsidR="006F67D5" w:rsidRPr="0000378A" w:rsidRDefault="003574C9" w:rsidP="0000378A">
            <w:pPr>
              <w:rPr>
                <w:rFonts w:ascii="Arial" w:hAnsi="Arial" w:cs="Arial"/>
                <w:sz w:val="20"/>
                <w:szCs w:val="20"/>
              </w:rPr>
            </w:pPr>
            <w:r>
              <w:rPr>
                <w:rFonts w:ascii="Arial" w:hAnsi="Arial" w:cs="Arial"/>
                <w:sz w:val="20"/>
                <w:szCs w:val="20"/>
              </w:rPr>
              <w:t>Batteries</w:t>
            </w:r>
          </w:p>
        </w:tc>
        <w:tc>
          <w:tcPr>
            <w:tcW w:w="2290" w:type="dxa"/>
            <w:vAlign w:val="center"/>
          </w:tcPr>
          <w:p w14:paraId="52491710" w14:textId="77777777" w:rsidR="006F67D5" w:rsidRPr="0000378A" w:rsidRDefault="003574C9" w:rsidP="0000378A">
            <w:pPr>
              <w:rPr>
                <w:rFonts w:ascii="Arial" w:hAnsi="Arial" w:cs="Arial"/>
                <w:sz w:val="20"/>
                <w:szCs w:val="20"/>
              </w:rPr>
            </w:pPr>
            <w:commentRangeStart w:id="459"/>
            <w:r>
              <w:rPr>
                <w:rFonts w:ascii="Arial" w:hAnsi="Arial" w:cs="Arial"/>
                <w:sz w:val="20"/>
                <w:szCs w:val="20"/>
              </w:rPr>
              <w:t>Plomb-acide (véhicules / onduleurs) ; alcalines</w:t>
            </w:r>
            <w:commentRangeEnd w:id="459"/>
            <w:r>
              <w:rPr>
                <w:rStyle w:val="Marquedecommentaire"/>
              </w:rPr>
              <w:commentReference w:id="459"/>
            </w:r>
          </w:p>
        </w:tc>
        <w:tc>
          <w:tcPr>
            <w:tcW w:w="1698" w:type="dxa"/>
            <w:vAlign w:val="center"/>
          </w:tcPr>
          <w:p w14:paraId="59069C60" w14:textId="77777777" w:rsidR="006F67D5" w:rsidRPr="0000378A" w:rsidRDefault="003574C9" w:rsidP="0000378A">
            <w:pPr>
              <w:rPr>
                <w:rFonts w:ascii="Arial" w:hAnsi="Arial" w:cs="Arial"/>
                <w:sz w:val="20"/>
                <w:szCs w:val="20"/>
              </w:rPr>
            </w:pPr>
            <w:r>
              <w:rPr>
                <w:rFonts w:ascii="Arial" w:hAnsi="Arial" w:cs="Arial"/>
                <w:sz w:val="20"/>
                <w:szCs w:val="20"/>
              </w:rPr>
              <w:t>Véhicules, systèmes d'onduleurs (UPS)</w:t>
            </w:r>
          </w:p>
        </w:tc>
        <w:tc>
          <w:tcPr>
            <w:tcW w:w="1517" w:type="dxa"/>
            <w:vAlign w:val="center"/>
          </w:tcPr>
          <w:p w14:paraId="6DA9E75D" w14:textId="77777777" w:rsidR="006F67D5" w:rsidRPr="0000378A" w:rsidRDefault="003574C9" w:rsidP="0000378A">
            <w:pPr>
              <w:rPr>
                <w:rFonts w:ascii="Arial" w:hAnsi="Arial" w:cs="Arial"/>
                <w:sz w:val="20"/>
                <w:szCs w:val="20"/>
              </w:rPr>
            </w:pPr>
            <w:r>
              <w:rPr>
                <w:rFonts w:ascii="Arial" w:hAnsi="Arial" w:cs="Arial"/>
                <w:sz w:val="20"/>
                <w:szCs w:val="20"/>
              </w:rPr>
              <w:t>Dangereux</w:t>
            </w:r>
          </w:p>
        </w:tc>
        <w:tc>
          <w:tcPr>
            <w:tcW w:w="1825" w:type="dxa"/>
            <w:vAlign w:val="center"/>
          </w:tcPr>
          <w:p w14:paraId="02240F4B" w14:textId="2234DFB4" w:rsidR="0087206F" w:rsidRPr="000A55A1" w:rsidRDefault="0087206F" w:rsidP="0087206F">
            <w:pPr>
              <w:rPr>
                <w:ins w:id="320" w:author="Zhou Zilai" w:date="2026-07-24T11:21:00Z"/>
                <w:rFonts w:ascii="Arial" w:eastAsia="Arial" w:hAnsi="Arial" w:cs="Arial"/>
                <w:sz w:val="20"/>
                <w:szCs w:val="20"/>
                <w:lang w:eastAsia="en-IE"/>
                <w:rPrChange w:id="321" w:author="Ismael SAMBY" w:date="2026-07-29T09:21:00Z">
                  <w:rPr>
                    <w:ins w:id="322" w:author="Zhou Zilai" w:date="2026-07-24T11:21:00Z"/>
                    <w:rFonts w:ascii="Arial" w:eastAsia="Arial" w:hAnsi="Arial" w:cs="Arial"/>
                    <w:sz w:val="20"/>
                    <w:szCs w:val="20"/>
                    <w:lang w:val="en-SG" w:eastAsia="en-IE"/>
                  </w:rPr>
                </w:rPrChange>
              </w:rPr>
            </w:pPr>
            <w:ins w:id="323" w:author="Zhou Zilai" w:date="2026-07-24T11:21:00Z">
              <w:del w:id="324" w:author="IB-OKAPI" w:date="2026-08-05T15:03:00Z">
                <w:r>
                  <w:rPr>
                    <w:rFonts w:ascii="Arial" w:eastAsia="Arial" w:hAnsi="Arial" w:cs="Arial"/>
                    <w:sz w:val="20"/>
                    <w:szCs w:val="20"/>
                    <w:lang w:eastAsia="en-IE"/>
                    <w:rPrChange w:id="325" w:author="Ismael SAMBY" w:date="2026-07-29T09:21:00Z">
                      <w:rPr>
                        <w:rFonts w:ascii="Arial" w:eastAsia="Arial" w:hAnsi="Arial" w:cs="Arial"/>
                        <w:sz w:val="20"/>
                        <w:szCs w:val="20"/>
                        <w:lang w:val="en-SG" w:eastAsia="en-IE"/>
                      </w:rPr>
                    </w:rPrChange>
                  </w:rPr>
                  <w:delText>doivent</w:delText>
                </w:r>
              </w:del>
            </w:ins>
            <w:ins w:id="326" w:author="IB-OKAPI" w:date="2026-08-05T15:03:00Z">
              <w:r>
                <w:rPr>
                  <w:rFonts w:ascii="Arial" w:eastAsia="Arial" w:hAnsi="Arial" w:cs="Arial"/>
                  <w:sz w:val="20"/>
                  <w:szCs w:val="20"/>
                  <w:lang w:eastAsia="en-IE"/>
                  <w:rPrChange w:id="327" w:author="Ismael SAMBY" w:date="2026-07-29T09:21:00Z">
                    <w:rPr>
                      <w:rFonts w:ascii="Arial" w:eastAsia="Arial" w:hAnsi="Arial" w:cs="Arial"/>
                      <w:sz w:val="20"/>
                      <w:szCs w:val="20"/>
                      <w:lang w:eastAsia="en-IE"/>
                    </w:rPr>
                  </w:rPrChange>
                </w:rPr>
                <w:t>Doivent</w:t>
              </w:r>
            </w:ins>
            <w:ins w:id="328" w:author="Zhou Zilai" w:date="2026-07-24T11:21:00Z">
              <w:r>
                <w:rPr>
                  <w:rFonts w:ascii="Arial" w:eastAsia="Arial" w:hAnsi="Arial" w:cs="Arial"/>
                  <w:sz w:val="20"/>
                  <w:szCs w:val="20"/>
                  <w:lang w:eastAsia="en-IE"/>
                  <w:rPrChange w:id="329" w:author="Ismael SAMBY" w:date="2026-07-29T09:21:00Z">
                    <w:rPr>
                      <w:rFonts w:ascii="Arial" w:eastAsia="Arial" w:hAnsi="Arial" w:cs="Arial"/>
                      <w:sz w:val="20"/>
                      <w:szCs w:val="20"/>
                      <w:lang w:val="en-SG" w:eastAsia="en-IE"/>
                    </w:rPr>
                  </w:rPrChange>
                </w:rPr>
                <w:t xml:space="preserve"> être transférés et éliminés par des entités dûment qualifiées ou approuvées par le projet.</w:t>
              </w:r>
            </w:ins>
          </w:p>
          <w:p w14:paraId="2A1DC87B" w14:textId="45B31471" w:rsidR="006F67D5" w:rsidRPr="0000378A" w:rsidRDefault="003574C9" w:rsidP="0000378A">
            <w:pPr>
              <w:rPr>
                <w:rFonts w:ascii="Arial" w:hAnsi="Arial" w:cs="Arial"/>
                <w:sz w:val="20"/>
                <w:szCs w:val="20"/>
              </w:rPr>
            </w:pPr>
            <w:del w:id="330" w:author="Zhou Zilai" w:date="2026-07-24T11:21:00Z">
              <w:r>
                <w:rPr>
                  <w:rFonts w:ascii="Arial" w:hAnsi="Arial" w:cs="Arial"/>
                  <w:sz w:val="20"/>
                  <w:szCs w:val="20"/>
                </w:rPr>
                <w:delText>Recyclage ou élimination en tant que déchet dangereux</w:delText>
              </w:r>
            </w:del>
          </w:p>
        </w:tc>
      </w:tr>
      <w:tr w:rsidR="006F67D5" w:rsidRPr="0000378A" w14:paraId="1C575F28" w14:textId="77777777" w:rsidTr="003D1B95">
        <w:tc>
          <w:tcPr>
            <w:tcW w:w="1696" w:type="dxa"/>
            <w:vAlign w:val="center"/>
          </w:tcPr>
          <w:p w14:paraId="5FC51B86" w14:textId="77777777" w:rsidR="006F67D5" w:rsidRPr="0000378A" w:rsidRDefault="003574C9" w:rsidP="0000378A">
            <w:pPr>
              <w:rPr>
                <w:rFonts w:ascii="Arial" w:hAnsi="Arial" w:cs="Arial"/>
                <w:sz w:val="20"/>
                <w:szCs w:val="20"/>
              </w:rPr>
            </w:pPr>
            <w:r>
              <w:rPr>
                <w:rFonts w:ascii="Arial" w:hAnsi="Arial" w:cs="Arial"/>
                <w:sz w:val="20"/>
                <w:szCs w:val="20"/>
              </w:rPr>
              <w:t>Tubes fluorescents / lampes</w:t>
            </w:r>
          </w:p>
        </w:tc>
        <w:tc>
          <w:tcPr>
            <w:tcW w:w="2290" w:type="dxa"/>
            <w:vAlign w:val="center"/>
          </w:tcPr>
          <w:p w14:paraId="27BDC876" w14:textId="77777777" w:rsidR="006F67D5" w:rsidRPr="0000378A" w:rsidRDefault="003574C9" w:rsidP="0000378A">
            <w:pPr>
              <w:rPr>
                <w:rFonts w:ascii="Arial" w:hAnsi="Arial" w:cs="Arial"/>
                <w:sz w:val="20"/>
                <w:szCs w:val="20"/>
              </w:rPr>
            </w:pPr>
            <w:commentRangeStart w:id="460"/>
            <w:r>
              <w:rPr>
                <w:rFonts w:ascii="Arial" w:hAnsi="Arial" w:cs="Arial"/>
                <w:sz w:val="20"/>
                <w:szCs w:val="20"/>
              </w:rPr>
              <w:t>Lampes contenant du mercure</w:t>
            </w:r>
            <w:commentRangeEnd w:id="460"/>
            <w:r>
              <w:rPr>
                <w:rStyle w:val="Marquedecommentaire"/>
              </w:rPr>
              <w:commentReference w:id="460"/>
            </w:r>
          </w:p>
        </w:tc>
        <w:tc>
          <w:tcPr>
            <w:tcW w:w="1698" w:type="dxa"/>
            <w:vAlign w:val="center"/>
          </w:tcPr>
          <w:p w14:paraId="36C0161C" w14:textId="77777777" w:rsidR="006F67D5" w:rsidRPr="0000378A" w:rsidRDefault="003574C9" w:rsidP="0000378A">
            <w:pPr>
              <w:rPr>
                <w:rFonts w:ascii="Arial" w:hAnsi="Arial" w:cs="Arial"/>
                <w:sz w:val="20"/>
                <w:szCs w:val="20"/>
              </w:rPr>
            </w:pPr>
            <w:r>
              <w:rPr>
                <w:rFonts w:ascii="Arial" w:hAnsi="Arial" w:cs="Arial"/>
                <w:sz w:val="20"/>
                <w:szCs w:val="20"/>
              </w:rPr>
              <w:t>Bureaux, bâtiments</w:t>
            </w:r>
          </w:p>
        </w:tc>
        <w:tc>
          <w:tcPr>
            <w:tcW w:w="1517" w:type="dxa"/>
            <w:vAlign w:val="center"/>
          </w:tcPr>
          <w:p w14:paraId="021CEF57" w14:textId="77777777" w:rsidR="006F67D5" w:rsidRPr="0000378A" w:rsidRDefault="003574C9" w:rsidP="0000378A">
            <w:pPr>
              <w:rPr>
                <w:rFonts w:ascii="Arial" w:hAnsi="Arial" w:cs="Arial"/>
                <w:sz w:val="20"/>
                <w:szCs w:val="20"/>
              </w:rPr>
            </w:pPr>
            <w:r>
              <w:rPr>
                <w:rFonts w:ascii="Arial" w:hAnsi="Arial" w:cs="Arial"/>
                <w:sz w:val="20"/>
                <w:szCs w:val="20"/>
              </w:rPr>
              <w:t>Dangereux</w:t>
            </w:r>
          </w:p>
        </w:tc>
        <w:tc>
          <w:tcPr>
            <w:tcW w:w="1825" w:type="dxa"/>
            <w:vAlign w:val="center"/>
          </w:tcPr>
          <w:p w14:paraId="2B1694CE" w14:textId="77777777" w:rsidR="006F67D5" w:rsidRPr="0000378A" w:rsidRDefault="003574C9" w:rsidP="0000378A">
            <w:pPr>
              <w:rPr>
                <w:rFonts w:ascii="Arial" w:hAnsi="Arial" w:cs="Arial"/>
                <w:sz w:val="20"/>
                <w:szCs w:val="20"/>
              </w:rPr>
            </w:pPr>
            <w:r>
              <w:rPr>
                <w:rFonts w:ascii="Arial" w:hAnsi="Arial" w:cs="Arial"/>
                <w:sz w:val="20"/>
                <w:szCs w:val="20"/>
              </w:rPr>
              <w:t>Évacuation agréée vers des installations qualifiées, si disponibles</w:t>
            </w:r>
          </w:p>
        </w:tc>
      </w:tr>
      <w:tr w:rsidR="006F67D5" w:rsidRPr="0000378A" w14:paraId="0C3E4491" w14:textId="77777777" w:rsidTr="003D1B95">
        <w:tc>
          <w:tcPr>
            <w:tcW w:w="1696" w:type="dxa"/>
            <w:vAlign w:val="center"/>
          </w:tcPr>
          <w:p w14:paraId="5EEA547A" w14:textId="77777777" w:rsidR="006F67D5" w:rsidRPr="0000378A" w:rsidRDefault="003574C9" w:rsidP="0000378A">
            <w:pPr>
              <w:rPr>
                <w:rFonts w:ascii="Arial" w:hAnsi="Arial" w:cs="Arial"/>
                <w:sz w:val="20"/>
                <w:szCs w:val="20"/>
              </w:rPr>
            </w:pPr>
            <w:r>
              <w:rPr>
                <w:rFonts w:ascii="Arial" w:hAnsi="Arial" w:cs="Arial"/>
                <w:sz w:val="20"/>
                <w:szCs w:val="20"/>
              </w:rPr>
              <w:t>Boues de traitement de l'eau</w:t>
            </w:r>
          </w:p>
        </w:tc>
        <w:tc>
          <w:tcPr>
            <w:tcW w:w="2290" w:type="dxa"/>
            <w:vAlign w:val="center"/>
          </w:tcPr>
          <w:p w14:paraId="5EB7A914" w14:textId="77777777" w:rsidR="006F67D5" w:rsidRPr="0000378A" w:rsidRDefault="003574C9" w:rsidP="0000378A">
            <w:pPr>
              <w:rPr>
                <w:rFonts w:ascii="Arial" w:hAnsi="Arial" w:cs="Arial"/>
                <w:sz w:val="20"/>
                <w:szCs w:val="20"/>
              </w:rPr>
            </w:pPr>
            <w:r>
              <w:rPr>
                <w:rFonts w:ascii="Arial" w:hAnsi="Arial" w:cs="Arial"/>
                <w:sz w:val="20"/>
                <w:szCs w:val="20"/>
              </w:rPr>
              <w:t>Boues de clarification / filtration</w:t>
            </w:r>
          </w:p>
        </w:tc>
        <w:tc>
          <w:tcPr>
            <w:tcW w:w="1698" w:type="dxa"/>
            <w:vAlign w:val="center"/>
          </w:tcPr>
          <w:p w14:paraId="46DE5F86" w14:textId="77777777" w:rsidR="006F67D5" w:rsidRPr="0000378A" w:rsidRDefault="003574C9" w:rsidP="0000378A">
            <w:pPr>
              <w:rPr>
                <w:rFonts w:ascii="Arial" w:hAnsi="Arial" w:cs="Arial"/>
                <w:sz w:val="20"/>
                <w:szCs w:val="20"/>
              </w:rPr>
            </w:pPr>
            <w:r>
              <w:rPr>
                <w:rFonts w:ascii="Arial" w:hAnsi="Arial" w:cs="Arial"/>
                <w:sz w:val="20"/>
                <w:szCs w:val="20"/>
              </w:rPr>
              <w:t>Installation de traitement de l'eau</w:t>
            </w:r>
          </w:p>
        </w:tc>
        <w:tc>
          <w:tcPr>
            <w:tcW w:w="1517" w:type="dxa"/>
            <w:vAlign w:val="center"/>
          </w:tcPr>
          <w:p w14:paraId="5C0369CD" w14:textId="77777777" w:rsidR="006F67D5" w:rsidRPr="0000378A" w:rsidRDefault="003574C9" w:rsidP="0000378A">
            <w:pPr>
              <w:rPr>
                <w:rFonts w:ascii="Arial" w:hAnsi="Arial" w:cs="Arial"/>
                <w:sz w:val="20"/>
                <w:szCs w:val="20"/>
              </w:rPr>
            </w:pPr>
            <w:r>
              <w:rPr>
                <w:rFonts w:ascii="Arial" w:hAnsi="Arial" w:cs="Arial"/>
                <w:sz w:val="20"/>
                <w:szCs w:val="20"/>
              </w:rPr>
              <w:t>Non dangereux</w:t>
            </w:r>
          </w:p>
        </w:tc>
        <w:tc>
          <w:tcPr>
            <w:tcW w:w="1825" w:type="dxa"/>
            <w:vAlign w:val="center"/>
          </w:tcPr>
          <w:p w14:paraId="09FEBA50" w14:textId="77777777" w:rsidR="006F67D5" w:rsidRPr="0000378A" w:rsidRDefault="003574C9" w:rsidP="0000378A">
            <w:pPr>
              <w:rPr>
                <w:rFonts w:ascii="Arial" w:hAnsi="Arial" w:cs="Arial"/>
                <w:sz w:val="20"/>
                <w:szCs w:val="20"/>
              </w:rPr>
            </w:pPr>
            <w:r>
              <w:rPr>
                <w:rFonts w:ascii="Arial" w:hAnsi="Arial" w:cs="Arial"/>
                <w:sz w:val="20"/>
                <w:szCs w:val="20"/>
              </w:rPr>
              <w:t>Déshydratation et évacuation agréée</w:t>
            </w:r>
          </w:p>
        </w:tc>
      </w:tr>
      <w:tr w:rsidR="006F67D5" w:rsidRPr="0000378A" w14:paraId="78D9EBE4" w14:textId="77777777" w:rsidTr="003D1B95">
        <w:tc>
          <w:tcPr>
            <w:tcW w:w="1696" w:type="dxa"/>
            <w:vAlign w:val="center"/>
          </w:tcPr>
          <w:p w14:paraId="4BD91650" w14:textId="77777777" w:rsidR="006F67D5" w:rsidRPr="0000378A" w:rsidRDefault="003574C9" w:rsidP="0000378A">
            <w:pPr>
              <w:rPr>
                <w:rFonts w:ascii="Arial" w:hAnsi="Arial" w:cs="Arial"/>
                <w:sz w:val="20"/>
                <w:szCs w:val="20"/>
              </w:rPr>
            </w:pPr>
            <w:r>
              <w:rPr>
                <w:rFonts w:ascii="Arial" w:hAnsi="Arial" w:cs="Arial"/>
                <w:sz w:val="20"/>
                <w:szCs w:val="20"/>
              </w:rPr>
              <w:t>Boues de traitement des eaux usées</w:t>
            </w:r>
          </w:p>
        </w:tc>
        <w:tc>
          <w:tcPr>
            <w:tcW w:w="2290" w:type="dxa"/>
            <w:vAlign w:val="center"/>
          </w:tcPr>
          <w:p w14:paraId="6239D846" w14:textId="77777777" w:rsidR="006F67D5" w:rsidRPr="0000378A" w:rsidRDefault="003574C9" w:rsidP="0000378A">
            <w:pPr>
              <w:rPr>
                <w:rFonts w:ascii="Arial" w:hAnsi="Arial" w:cs="Arial"/>
                <w:sz w:val="20"/>
                <w:szCs w:val="20"/>
              </w:rPr>
            </w:pPr>
            <w:r>
              <w:rPr>
                <w:rFonts w:ascii="Arial" w:hAnsi="Arial" w:cs="Arial"/>
                <w:sz w:val="20"/>
                <w:szCs w:val="20"/>
              </w:rPr>
              <w:t>Boues de traitement biologique des eaux usées</w:t>
            </w:r>
          </w:p>
        </w:tc>
        <w:tc>
          <w:tcPr>
            <w:tcW w:w="1698" w:type="dxa"/>
            <w:vAlign w:val="center"/>
          </w:tcPr>
          <w:p w14:paraId="602ACDC5" w14:textId="77777777" w:rsidR="006F67D5" w:rsidRPr="0000378A" w:rsidRDefault="003574C9" w:rsidP="0000378A">
            <w:pPr>
              <w:rPr>
                <w:rFonts w:ascii="Arial" w:hAnsi="Arial" w:cs="Arial"/>
                <w:sz w:val="20"/>
                <w:szCs w:val="20"/>
              </w:rPr>
            </w:pPr>
            <w:r>
              <w:rPr>
                <w:rFonts w:ascii="Arial" w:hAnsi="Arial" w:cs="Arial"/>
                <w:sz w:val="20"/>
                <w:szCs w:val="20"/>
              </w:rPr>
              <w:t>Installation de traitement des eaux usées</w:t>
            </w:r>
          </w:p>
        </w:tc>
        <w:tc>
          <w:tcPr>
            <w:tcW w:w="1517" w:type="dxa"/>
            <w:vAlign w:val="center"/>
          </w:tcPr>
          <w:p w14:paraId="6524DE53" w14:textId="77777777" w:rsidR="006F67D5" w:rsidRPr="0000378A" w:rsidRDefault="003574C9" w:rsidP="0000378A">
            <w:pPr>
              <w:rPr>
                <w:rFonts w:ascii="Arial" w:hAnsi="Arial" w:cs="Arial"/>
                <w:sz w:val="20"/>
                <w:szCs w:val="20"/>
              </w:rPr>
            </w:pPr>
            <w:r>
              <w:rPr>
                <w:rFonts w:ascii="Arial" w:hAnsi="Arial" w:cs="Arial"/>
                <w:sz w:val="20"/>
                <w:szCs w:val="20"/>
              </w:rPr>
              <w:t>Non dangereux</w:t>
            </w:r>
          </w:p>
        </w:tc>
        <w:tc>
          <w:tcPr>
            <w:tcW w:w="1825" w:type="dxa"/>
            <w:vAlign w:val="center"/>
          </w:tcPr>
          <w:p w14:paraId="5271F53C" w14:textId="77777777" w:rsidR="006F67D5" w:rsidRPr="0000378A" w:rsidRDefault="003574C9" w:rsidP="0000378A">
            <w:pPr>
              <w:rPr>
                <w:rFonts w:ascii="Arial" w:hAnsi="Arial" w:cs="Arial"/>
                <w:sz w:val="20"/>
                <w:szCs w:val="20"/>
              </w:rPr>
            </w:pPr>
            <w:r>
              <w:rPr>
                <w:rFonts w:ascii="Arial" w:hAnsi="Arial" w:cs="Arial"/>
                <w:sz w:val="20"/>
                <w:szCs w:val="20"/>
              </w:rPr>
              <w:t>Compostage ou évacuation agréée</w:t>
            </w:r>
          </w:p>
        </w:tc>
      </w:tr>
      <w:tr w:rsidR="006F67D5" w:rsidRPr="0000378A" w14:paraId="00425F3B" w14:textId="77777777" w:rsidTr="003D1B95">
        <w:tc>
          <w:tcPr>
            <w:tcW w:w="1696" w:type="dxa"/>
            <w:vAlign w:val="center"/>
          </w:tcPr>
          <w:p w14:paraId="5B3B75A6" w14:textId="77777777" w:rsidR="006F67D5" w:rsidRPr="0000378A" w:rsidRDefault="003574C9" w:rsidP="0000378A">
            <w:pPr>
              <w:rPr>
                <w:rFonts w:ascii="Arial" w:hAnsi="Arial" w:cs="Arial"/>
                <w:sz w:val="20"/>
                <w:szCs w:val="20"/>
              </w:rPr>
            </w:pPr>
            <w:r>
              <w:rPr>
                <w:rFonts w:ascii="Arial" w:hAnsi="Arial" w:cs="Arial"/>
                <w:sz w:val="20"/>
                <w:szCs w:val="20"/>
              </w:rPr>
              <w:t>Déchets de laboratoire</w:t>
            </w:r>
          </w:p>
        </w:tc>
        <w:tc>
          <w:tcPr>
            <w:tcW w:w="2290" w:type="dxa"/>
            <w:vAlign w:val="center"/>
          </w:tcPr>
          <w:p w14:paraId="131D49D5" w14:textId="77777777" w:rsidR="006F67D5" w:rsidRPr="0000378A" w:rsidRDefault="003574C9" w:rsidP="0000378A">
            <w:pPr>
              <w:rPr>
                <w:rFonts w:ascii="Arial" w:hAnsi="Arial" w:cs="Arial"/>
                <w:sz w:val="20"/>
                <w:szCs w:val="20"/>
              </w:rPr>
            </w:pPr>
            <w:r>
              <w:rPr>
                <w:rFonts w:ascii="Arial" w:hAnsi="Arial" w:cs="Arial"/>
                <w:sz w:val="20"/>
                <w:szCs w:val="20"/>
              </w:rPr>
              <w:t>Produits chimiques expirés, résidus, verrerie</w:t>
            </w:r>
          </w:p>
        </w:tc>
        <w:tc>
          <w:tcPr>
            <w:tcW w:w="1698" w:type="dxa"/>
            <w:vAlign w:val="center"/>
          </w:tcPr>
          <w:p w14:paraId="65A632C3" w14:textId="77777777" w:rsidR="006F67D5" w:rsidRPr="0000378A" w:rsidRDefault="003574C9" w:rsidP="0000378A">
            <w:pPr>
              <w:rPr>
                <w:rFonts w:ascii="Arial" w:hAnsi="Arial" w:cs="Arial"/>
                <w:sz w:val="20"/>
                <w:szCs w:val="20"/>
              </w:rPr>
            </w:pPr>
            <w:r>
              <w:rPr>
                <w:rFonts w:ascii="Arial" w:hAnsi="Arial" w:cs="Arial"/>
                <w:sz w:val="20"/>
                <w:szCs w:val="20"/>
              </w:rPr>
              <w:t>Laboratoire sur site</w:t>
            </w:r>
          </w:p>
        </w:tc>
        <w:tc>
          <w:tcPr>
            <w:tcW w:w="1517" w:type="dxa"/>
            <w:vAlign w:val="center"/>
          </w:tcPr>
          <w:p w14:paraId="33F6607F" w14:textId="77777777" w:rsidR="006F67D5" w:rsidRPr="0000378A" w:rsidRDefault="003574C9" w:rsidP="0000378A">
            <w:pPr>
              <w:rPr>
                <w:rFonts w:ascii="Arial" w:hAnsi="Arial" w:cs="Arial"/>
                <w:sz w:val="20"/>
                <w:szCs w:val="20"/>
              </w:rPr>
            </w:pPr>
            <w:r>
              <w:rPr>
                <w:rFonts w:ascii="Arial" w:hAnsi="Arial" w:cs="Arial"/>
                <w:sz w:val="20"/>
                <w:szCs w:val="20"/>
              </w:rPr>
              <w:t>Dangereux</w:t>
            </w:r>
          </w:p>
        </w:tc>
        <w:tc>
          <w:tcPr>
            <w:tcW w:w="1825" w:type="dxa"/>
            <w:vAlign w:val="center"/>
          </w:tcPr>
          <w:p w14:paraId="6D08343E" w14:textId="77EB6FDE" w:rsidR="0087206F" w:rsidRPr="000A55A1" w:rsidRDefault="0087206F" w:rsidP="0087206F">
            <w:pPr>
              <w:rPr>
                <w:ins w:id="331" w:author="Zhou Zilai" w:date="2026-07-24T11:21:00Z"/>
                <w:rFonts w:ascii="Arial" w:eastAsia="Arial" w:hAnsi="Arial" w:cs="Arial"/>
                <w:sz w:val="20"/>
                <w:szCs w:val="20"/>
                <w:lang w:eastAsia="en-IE"/>
                <w:rPrChange w:id="332" w:author="Ismael SAMBY" w:date="2026-07-29T09:21:00Z">
                  <w:rPr>
                    <w:ins w:id="333" w:author="Zhou Zilai" w:date="2026-07-24T11:21:00Z"/>
                    <w:rFonts w:ascii="Arial" w:eastAsia="Arial" w:hAnsi="Arial" w:cs="Arial"/>
                    <w:sz w:val="20"/>
                    <w:szCs w:val="20"/>
                    <w:lang w:val="en-SG" w:eastAsia="en-IE"/>
                  </w:rPr>
                </w:rPrChange>
              </w:rPr>
            </w:pPr>
            <w:ins w:id="334" w:author="Zhou Zilai" w:date="2026-07-24T11:21:00Z">
              <w:del w:id="335" w:author="IB-OKAPI" w:date="2026-08-05T15:03:00Z">
                <w:r>
                  <w:rPr>
                    <w:rFonts w:ascii="Arial" w:eastAsia="Arial" w:hAnsi="Arial" w:cs="Arial"/>
                    <w:sz w:val="20"/>
                    <w:szCs w:val="20"/>
                    <w:lang w:eastAsia="en-IE"/>
                    <w:rPrChange w:id="336" w:author="Ismael SAMBY" w:date="2026-07-29T09:21:00Z">
                      <w:rPr>
                        <w:rFonts w:ascii="Arial" w:eastAsia="Arial" w:hAnsi="Arial" w:cs="Arial"/>
                        <w:sz w:val="20"/>
                        <w:szCs w:val="20"/>
                        <w:lang w:val="en-SG" w:eastAsia="en-IE"/>
                      </w:rPr>
                    </w:rPrChange>
                  </w:rPr>
                  <w:delText>doivent</w:delText>
                </w:r>
              </w:del>
            </w:ins>
            <w:ins w:id="337" w:author="IB-OKAPI" w:date="2026-08-05T15:03:00Z">
              <w:r>
                <w:rPr>
                  <w:rFonts w:ascii="Arial" w:eastAsia="Arial" w:hAnsi="Arial" w:cs="Arial"/>
                  <w:sz w:val="20"/>
                  <w:szCs w:val="20"/>
                  <w:lang w:eastAsia="en-IE"/>
                  <w:rPrChange w:id="338" w:author="Ismael SAMBY" w:date="2026-07-29T09:21:00Z">
                    <w:rPr>
                      <w:rFonts w:ascii="Arial" w:eastAsia="Arial" w:hAnsi="Arial" w:cs="Arial"/>
                      <w:sz w:val="20"/>
                      <w:szCs w:val="20"/>
                      <w:lang w:eastAsia="en-IE"/>
                    </w:rPr>
                  </w:rPrChange>
                </w:rPr>
                <w:t>Doivent</w:t>
              </w:r>
            </w:ins>
            <w:ins w:id="339" w:author="Zhou Zilai" w:date="2026-07-24T11:21:00Z">
              <w:r>
                <w:rPr>
                  <w:rFonts w:ascii="Arial" w:eastAsia="Arial" w:hAnsi="Arial" w:cs="Arial"/>
                  <w:sz w:val="20"/>
                  <w:szCs w:val="20"/>
                  <w:lang w:eastAsia="en-IE"/>
                  <w:rPrChange w:id="340" w:author="Ismael SAMBY" w:date="2026-07-29T09:21:00Z">
                    <w:rPr>
                      <w:rFonts w:ascii="Arial" w:eastAsia="Arial" w:hAnsi="Arial" w:cs="Arial"/>
                      <w:sz w:val="20"/>
                      <w:szCs w:val="20"/>
                      <w:lang w:val="en-SG" w:eastAsia="en-IE"/>
                    </w:rPr>
                  </w:rPrChange>
                </w:rPr>
                <w:t xml:space="preserve"> être transférés et éliminés par des entités dûment qualifiées ou approuvées par le projet.</w:t>
              </w:r>
            </w:ins>
          </w:p>
          <w:p w14:paraId="0DE0B312" w14:textId="370F9D09" w:rsidR="006F67D5" w:rsidRPr="0000378A" w:rsidRDefault="003574C9" w:rsidP="0000378A">
            <w:pPr>
              <w:rPr>
                <w:rFonts w:ascii="Arial" w:hAnsi="Arial" w:cs="Arial"/>
                <w:sz w:val="20"/>
                <w:szCs w:val="20"/>
              </w:rPr>
            </w:pPr>
            <w:del w:id="341" w:author="Zhou Zilai" w:date="2026-07-24T11:21:00Z">
              <w:r>
                <w:rPr>
                  <w:rFonts w:ascii="Arial" w:hAnsi="Arial" w:cs="Arial"/>
                  <w:sz w:val="20"/>
                  <w:szCs w:val="20"/>
                </w:rPr>
                <w:delText>Élimination spécialisée</w:delText>
              </w:r>
            </w:del>
          </w:p>
        </w:tc>
      </w:tr>
      <w:tr w:rsidR="006F67D5" w:rsidRPr="0000378A" w14:paraId="0685066B" w14:textId="77777777" w:rsidTr="003D1B95">
        <w:tc>
          <w:tcPr>
            <w:tcW w:w="1696" w:type="dxa"/>
            <w:vAlign w:val="center"/>
          </w:tcPr>
          <w:p w14:paraId="0D4C1BED" w14:textId="221C8740" w:rsidR="006F67D5" w:rsidRPr="0000378A" w:rsidRDefault="003574C9" w:rsidP="0000378A">
            <w:pPr>
              <w:rPr>
                <w:rFonts w:ascii="Arial" w:hAnsi="Arial" w:cs="Arial"/>
                <w:sz w:val="20"/>
                <w:szCs w:val="20"/>
              </w:rPr>
            </w:pPr>
            <w:r>
              <w:rPr>
                <w:rFonts w:ascii="Arial" w:hAnsi="Arial" w:cs="Arial"/>
                <w:sz w:val="20"/>
                <w:szCs w:val="20"/>
              </w:rPr>
              <w:t>Déchets ménagers (bases-vie / bureaux)</w:t>
            </w:r>
          </w:p>
        </w:tc>
        <w:tc>
          <w:tcPr>
            <w:tcW w:w="2290" w:type="dxa"/>
            <w:vAlign w:val="center"/>
          </w:tcPr>
          <w:p w14:paraId="3BD7FD22" w14:textId="77777777" w:rsidR="006F67D5" w:rsidRPr="0000378A" w:rsidRDefault="003574C9" w:rsidP="0000378A">
            <w:pPr>
              <w:rPr>
                <w:rFonts w:ascii="Arial" w:hAnsi="Arial" w:cs="Arial"/>
                <w:sz w:val="20"/>
                <w:szCs w:val="20"/>
              </w:rPr>
            </w:pPr>
            <w:r>
              <w:rPr>
                <w:rFonts w:ascii="Arial" w:hAnsi="Arial" w:cs="Arial"/>
                <w:sz w:val="20"/>
                <w:szCs w:val="20"/>
              </w:rPr>
              <w:t>Déchets alimentaires, papiers, plastiques, emballages</w:t>
            </w:r>
          </w:p>
        </w:tc>
        <w:tc>
          <w:tcPr>
            <w:tcW w:w="1698" w:type="dxa"/>
            <w:vAlign w:val="center"/>
          </w:tcPr>
          <w:p w14:paraId="6816E5BE" w14:textId="77777777" w:rsidR="006F67D5" w:rsidRPr="0000378A" w:rsidRDefault="003574C9" w:rsidP="0000378A">
            <w:pPr>
              <w:rPr>
                <w:rFonts w:ascii="Arial" w:hAnsi="Arial" w:cs="Arial"/>
                <w:sz w:val="20"/>
                <w:szCs w:val="20"/>
              </w:rPr>
            </w:pPr>
            <w:r>
              <w:rPr>
                <w:rFonts w:ascii="Arial" w:hAnsi="Arial" w:cs="Arial"/>
                <w:sz w:val="20"/>
                <w:szCs w:val="20"/>
              </w:rPr>
              <w:t>Bases de vie, bureaux, cantines</w:t>
            </w:r>
          </w:p>
        </w:tc>
        <w:tc>
          <w:tcPr>
            <w:tcW w:w="1517" w:type="dxa"/>
            <w:vAlign w:val="center"/>
          </w:tcPr>
          <w:p w14:paraId="5178AA3A" w14:textId="77777777" w:rsidR="006F67D5" w:rsidRPr="0000378A" w:rsidRDefault="003574C9" w:rsidP="0000378A">
            <w:pPr>
              <w:rPr>
                <w:rFonts w:ascii="Arial" w:hAnsi="Arial" w:cs="Arial"/>
                <w:sz w:val="20"/>
                <w:szCs w:val="20"/>
              </w:rPr>
            </w:pPr>
            <w:r>
              <w:rPr>
                <w:rFonts w:ascii="Arial" w:hAnsi="Arial" w:cs="Arial"/>
                <w:sz w:val="20"/>
                <w:szCs w:val="20"/>
              </w:rPr>
              <w:t>Non dangereux</w:t>
            </w:r>
          </w:p>
        </w:tc>
        <w:tc>
          <w:tcPr>
            <w:tcW w:w="1825" w:type="dxa"/>
            <w:vAlign w:val="center"/>
          </w:tcPr>
          <w:p w14:paraId="1D2744BF" w14:textId="77777777" w:rsidR="006F67D5" w:rsidRPr="0000378A" w:rsidRDefault="003574C9" w:rsidP="0000378A">
            <w:pPr>
              <w:rPr>
                <w:rFonts w:ascii="Arial" w:hAnsi="Arial" w:cs="Arial"/>
                <w:sz w:val="20"/>
                <w:szCs w:val="20"/>
              </w:rPr>
            </w:pPr>
            <w:r>
              <w:rPr>
                <w:rFonts w:ascii="Arial" w:hAnsi="Arial" w:cs="Arial"/>
                <w:sz w:val="20"/>
                <w:szCs w:val="20"/>
              </w:rPr>
              <w:t>Tri, recyclage, compostage, évacuation agréée</w:t>
            </w:r>
          </w:p>
        </w:tc>
      </w:tr>
      <w:tr w:rsidR="006F67D5" w:rsidRPr="0000378A" w14:paraId="2EB8C2E7" w14:textId="77777777" w:rsidTr="003D1B95">
        <w:tc>
          <w:tcPr>
            <w:tcW w:w="1696" w:type="dxa"/>
            <w:vAlign w:val="center"/>
          </w:tcPr>
          <w:p w14:paraId="3853DEBC" w14:textId="77777777" w:rsidR="006F67D5" w:rsidRPr="0000378A" w:rsidRDefault="003574C9" w:rsidP="0000378A">
            <w:pPr>
              <w:rPr>
                <w:rFonts w:ascii="Arial" w:hAnsi="Arial" w:cs="Arial"/>
                <w:sz w:val="20"/>
                <w:szCs w:val="20"/>
              </w:rPr>
            </w:pPr>
            <w:r>
              <w:rPr>
                <w:rFonts w:ascii="Arial" w:hAnsi="Arial" w:cs="Arial"/>
                <w:sz w:val="20"/>
                <w:szCs w:val="20"/>
              </w:rPr>
              <w:t>Caoutchouc / bandes de convoyeurs</w:t>
            </w:r>
          </w:p>
        </w:tc>
        <w:tc>
          <w:tcPr>
            <w:tcW w:w="2290" w:type="dxa"/>
            <w:vAlign w:val="center"/>
          </w:tcPr>
          <w:p w14:paraId="04949E0E" w14:textId="77777777" w:rsidR="006F67D5" w:rsidRPr="0000378A" w:rsidRDefault="003574C9" w:rsidP="0000378A">
            <w:pPr>
              <w:rPr>
                <w:rFonts w:ascii="Arial" w:hAnsi="Arial" w:cs="Arial"/>
                <w:sz w:val="20"/>
                <w:szCs w:val="20"/>
              </w:rPr>
            </w:pPr>
            <w:r>
              <w:rPr>
                <w:rFonts w:ascii="Arial" w:hAnsi="Arial" w:cs="Arial"/>
                <w:sz w:val="20"/>
                <w:szCs w:val="20"/>
              </w:rPr>
              <w:t>Bandes de convoyeurs usées</w:t>
            </w:r>
          </w:p>
        </w:tc>
        <w:tc>
          <w:tcPr>
            <w:tcW w:w="1698" w:type="dxa"/>
            <w:vAlign w:val="center"/>
          </w:tcPr>
          <w:p w14:paraId="548024B3" w14:textId="77777777" w:rsidR="006F67D5" w:rsidRPr="0000378A" w:rsidRDefault="003574C9" w:rsidP="0000378A">
            <w:pPr>
              <w:rPr>
                <w:rFonts w:ascii="Arial" w:hAnsi="Arial" w:cs="Arial"/>
                <w:sz w:val="20"/>
                <w:szCs w:val="20"/>
              </w:rPr>
            </w:pPr>
            <w:r>
              <w:rPr>
                <w:rFonts w:ascii="Arial" w:hAnsi="Arial" w:cs="Arial"/>
                <w:sz w:val="20"/>
                <w:szCs w:val="20"/>
              </w:rPr>
              <w:t>Systèmes de manutention des matériaux</w:t>
            </w:r>
          </w:p>
        </w:tc>
        <w:tc>
          <w:tcPr>
            <w:tcW w:w="1517" w:type="dxa"/>
            <w:vAlign w:val="center"/>
          </w:tcPr>
          <w:p w14:paraId="530CC7E9" w14:textId="77777777" w:rsidR="006F67D5" w:rsidRPr="0000378A" w:rsidRDefault="003574C9" w:rsidP="0000378A">
            <w:pPr>
              <w:rPr>
                <w:rFonts w:ascii="Arial" w:hAnsi="Arial" w:cs="Arial"/>
                <w:sz w:val="20"/>
                <w:szCs w:val="20"/>
              </w:rPr>
            </w:pPr>
            <w:r>
              <w:rPr>
                <w:rFonts w:ascii="Arial" w:hAnsi="Arial" w:cs="Arial"/>
                <w:sz w:val="20"/>
                <w:szCs w:val="20"/>
              </w:rPr>
              <w:t>Non dangereux</w:t>
            </w:r>
          </w:p>
        </w:tc>
        <w:tc>
          <w:tcPr>
            <w:tcW w:w="1825" w:type="dxa"/>
            <w:vAlign w:val="center"/>
          </w:tcPr>
          <w:p w14:paraId="2C5E0A2A" w14:textId="77777777" w:rsidR="006F67D5" w:rsidRPr="0000378A" w:rsidRDefault="003574C9" w:rsidP="0000378A">
            <w:pPr>
              <w:rPr>
                <w:rFonts w:ascii="Arial" w:hAnsi="Arial" w:cs="Arial"/>
                <w:sz w:val="20"/>
                <w:szCs w:val="20"/>
              </w:rPr>
            </w:pPr>
            <w:r>
              <w:rPr>
                <w:rFonts w:ascii="Arial" w:hAnsi="Arial" w:cs="Arial"/>
                <w:sz w:val="20"/>
                <w:szCs w:val="20"/>
              </w:rPr>
              <w:t>Recyclage si possible, ou élimination agréée</w:t>
            </w:r>
          </w:p>
        </w:tc>
      </w:tr>
      <w:tr w:rsidR="006F67D5" w:rsidRPr="0000378A" w14:paraId="352B0A62" w14:textId="77777777" w:rsidTr="003D1B95">
        <w:tc>
          <w:tcPr>
            <w:tcW w:w="1696" w:type="dxa"/>
            <w:vAlign w:val="center"/>
          </w:tcPr>
          <w:p w14:paraId="0119E300" w14:textId="77777777" w:rsidR="006F67D5" w:rsidRPr="0000378A" w:rsidRDefault="003574C9" w:rsidP="0000378A">
            <w:pPr>
              <w:rPr>
                <w:rFonts w:ascii="Arial" w:hAnsi="Arial" w:cs="Arial"/>
                <w:sz w:val="20"/>
                <w:szCs w:val="20"/>
              </w:rPr>
            </w:pPr>
            <w:r>
              <w:rPr>
                <w:rFonts w:ascii="Arial" w:hAnsi="Arial" w:cs="Arial"/>
                <w:sz w:val="20"/>
                <w:szCs w:val="20"/>
              </w:rPr>
              <w:t>Fluides frigorigènes</w:t>
            </w:r>
          </w:p>
        </w:tc>
        <w:tc>
          <w:tcPr>
            <w:tcW w:w="2290" w:type="dxa"/>
            <w:vAlign w:val="center"/>
          </w:tcPr>
          <w:p w14:paraId="59262AA0" w14:textId="77777777" w:rsidR="006F67D5" w:rsidRPr="0000378A" w:rsidRDefault="003574C9" w:rsidP="0000378A">
            <w:pPr>
              <w:rPr>
                <w:rFonts w:ascii="Arial" w:hAnsi="Arial" w:cs="Arial"/>
                <w:sz w:val="20"/>
                <w:szCs w:val="20"/>
              </w:rPr>
            </w:pPr>
            <w:r>
              <w:rPr>
                <w:rFonts w:ascii="Arial" w:hAnsi="Arial" w:cs="Arial"/>
                <w:sz w:val="20"/>
                <w:szCs w:val="20"/>
              </w:rPr>
              <w:t>Issus de la maintenance des systèmes CVC</w:t>
            </w:r>
          </w:p>
        </w:tc>
        <w:tc>
          <w:tcPr>
            <w:tcW w:w="1698" w:type="dxa"/>
            <w:vAlign w:val="center"/>
          </w:tcPr>
          <w:p w14:paraId="283E1BBD" w14:textId="77777777" w:rsidR="006F67D5" w:rsidRPr="0000378A" w:rsidRDefault="003574C9" w:rsidP="0000378A">
            <w:pPr>
              <w:rPr>
                <w:rFonts w:ascii="Arial" w:hAnsi="Arial" w:cs="Arial"/>
                <w:sz w:val="20"/>
                <w:szCs w:val="20"/>
              </w:rPr>
            </w:pPr>
            <w:r>
              <w:rPr>
                <w:rFonts w:ascii="Arial" w:hAnsi="Arial" w:cs="Arial"/>
                <w:sz w:val="20"/>
                <w:szCs w:val="20"/>
              </w:rPr>
              <w:t>Systèmes CVC des bâtiments</w:t>
            </w:r>
          </w:p>
        </w:tc>
        <w:tc>
          <w:tcPr>
            <w:tcW w:w="1517" w:type="dxa"/>
            <w:vAlign w:val="center"/>
          </w:tcPr>
          <w:p w14:paraId="71BAD7E8" w14:textId="77777777" w:rsidR="006F67D5" w:rsidRPr="0000378A" w:rsidRDefault="003574C9" w:rsidP="0000378A">
            <w:pPr>
              <w:rPr>
                <w:rFonts w:ascii="Arial" w:hAnsi="Arial" w:cs="Arial"/>
                <w:sz w:val="20"/>
                <w:szCs w:val="20"/>
              </w:rPr>
            </w:pPr>
            <w:r>
              <w:rPr>
                <w:rFonts w:ascii="Arial" w:hAnsi="Arial" w:cs="Arial"/>
                <w:sz w:val="20"/>
                <w:szCs w:val="20"/>
              </w:rPr>
              <w:t>Dangereux (ODS/PRG élevé)</w:t>
            </w:r>
          </w:p>
        </w:tc>
        <w:tc>
          <w:tcPr>
            <w:tcW w:w="1825" w:type="dxa"/>
            <w:vAlign w:val="center"/>
          </w:tcPr>
          <w:p w14:paraId="27F9CC9A" w14:textId="77777777" w:rsidR="006F67D5" w:rsidRPr="0000378A" w:rsidRDefault="003574C9" w:rsidP="0000378A">
            <w:pPr>
              <w:rPr>
                <w:rFonts w:ascii="Arial" w:hAnsi="Arial" w:cs="Arial"/>
                <w:sz w:val="20"/>
                <w:szCs w:val="20"/>
              </w:rPr>
            </w:pPr>
            <w:commentRangeStart w:id="461"/>
            <w:r>
              <w:rPr>
                <w:rFonts w:ascii="Arial" w:hAnsi="Arial" w:cs="Arial"/>
                <w:sz w:val="20"/>
                <w:szCs w:val="20"/>
              </w:rPr>
              <w:t>Récupération et recyclage par un prestataire certifié</w:t>
            </w:r>
            <w:commentRangeEnd w:id="461"/>
            <w:r>
              <w:rPr>
                <w:rStyle w:val="Marquedecommentaire"/>
              </w:rPr>
              <w:commentReference w:id="461"/>
            </w:r>
          </w:p>
        </w:tc>
      </w:tr>
    </w:tbl>
    <w:p w14:paraId="4F3A34A8" w14:textId="7F60F55A" w:rsidR="006F67D5" w:rsidRDefault="006F67D5" w:rsidP="00703E24">
      <w:pPr>
        <w:jc w:val="both"/>
        <w:rPr>
          <w:ins w:id="342" w:author="IB-OKAPI" w:date="2026-08-05T13:59:00Z"/>
          <w:rFonts w:ascii="Arial" w:hAnsi="Arial" w:cs="Arial"/>
        </w:rPr>
      </w:pPr>
    </w:p>
    <w:p w14:paraId="45B1768E" w14:textId="441DFEFA" w:rsidR="00CC00B1" w:rsidRDefault="00CC00B1" w:rsidP="00703E24">
      <w:pPr>
        <w:jc w:val="both"/>
        <w:rPr>
          <w:ins w:id="343" w:author="IB-OKAPI" w:date="2026-08-05T13:59:00Z"/>
          <w:rFonts w:ascii="Arial" w:hAnsi="Arial" w:cs="Arial"/>
        </w:rPr>
      </w:pPr>
    </w:p>
    <w:p w14:paraId="4DCB8B0C" w14:textId="77777777" w:rsidR="00CC00B1" w:rsidRPr="00703E24" w:rsidRDefault="00CC00B1" w:rsidP="00703E24">
      <w:pPr>
        <w:jc w:val="both"/>
        <w:rPr>
          <w:rFonts w:ascii="Arial" w:hAnsi="Arial" w:cs="Arial"/>
        </w:rPr>
      </w:pPr>
    </w:p>
    <w:p w14:paraId="0702EFD2" w14:textId="77777777" w:rsidR="006F67D5" w:rsidRPr="00703E24" w:rsidRDefault="003574C9" w:rsidP="00703E24">
      <w:pPr>
        <w:pStyle w:val="Titre2"/>
        <w:jc w:val="both"/>
        <w:rPr>
          <w:rFonts w:ascii="Arial" w:hAnsi="Arial" w:cs="Arial"/>
          <w:sz w:val="21"/>
          <w:szCs w:val="21"/>
        </w:rPr>
      </w:pPr>
      <w:r>
        <w:rPr>
          <w:rFonts w:ascii="Arial" w:hAnsi="Arial" w:cs="Arial"/>
          <w:sz w:val="21"/>
          <w:szCs w:val="21"/>
        </w:rPr>
        <w:lastRenderedPageBreak/>
        <w:t>23.2.4 Phase de démantèlement (conceptuelle)</w:t>
      </w:r>
    </w:p>
    <w:p w14:paraId="16B6F627" w14:textId="77777777" w:rsidR="006F67D5" w:rsidRPr="00703E24" w:rsidRDefault="003574C9" w:rsidP="00A975A8">
      <w:pPr>
        <w:spacing w:before="80" w:after="120" w:line="276" w:lineRule="auto"/>
        <w:jc w:val="both"/>
        <w:rPr>
          <w:rFonts w:ascii="Arial" w:hAnsi="Arial" w:cs="Arial"/>
        </w:rPr>
      </w:pPr>
      <w:r>
        <w:rPr>
          <w:rFonts w:ascii="Arial" w:hAnsi="Arial" w:cs="Arial"/>
        </w:rPr>
        <w:t>Bien que le démantèlement ne soit pas imminent, les flux de déchets suivants ont été identifiés à des fins de planification :</w:t>
      </w:r>
    </w:p>
    <w:p w14:paraId="040DE5C0" w14:textId="77777777" w:rsidR="006F67D5" w:rsidRPr="00703E24" w:rsidRDefault="003574C9" w:rsidP="00A975A8">
      <w:pPr>
        <w:pStyle w:val="Paragraphedeliste"/>
        <w:numPr>
          <w:ilvl w:val="0"/>
          <w:numId w:val="6"/>
        </w:numPr>
        <w:spacing w:after="80" w:line="276" w:lineRule="auto"/>
        <w:jc w:val="both"/>
        <w:rPr>
          <w:rFonts w:ascii="Arial" w:hAnsi="Arial" w:cs="Arial"/>
        </w:rPr>
      </w:pPr>
      <w:r>
        <w:rPr>
          <w:rFonts w:ascii="Arial" w:hAnsi="Arial" w:cs="Arial"/>
        </w:rPr>
        <w:t>Aciers de structure démontés (non dangereux, recyclables) ;</w:t>
      </w:r>
    </w:p>
    <w:p w14:paraId="2433B757" w14:textId="77777777" w:rsidR="006F67D5" w:rsidRPr="00703E24" w:rsidRDefault="003574C9" w:rsidP="00A975A8">
      <w:pPr>
        <w:pStyle w:val="Paragraphedeliste"/>
        <w:numPr>
          <w:ilvl w:val="0"/>
          <w:numId w:val="6"/>
        </w:numPr>
        <w:spacing w:after="80" w:line="276" w:lineRule="auto"/>
        <w:jc w:val="both"/>
        <w:rPr>
          <w:rFonts w:ascii="Arial" w:hAnsi="Arial" w:cs="Arial"/>
        </w:rPr>
      </w:pPr>
      <w:r>
        <w:rPr>
          <w:rFonts w:ascii="Arial" w:hAnsi="Arial" w:cs="Arial"/>
        </w:rPr>
        <w:t>Béton et maçonnerie démolis (non dangereux, inertes) ;</w:t>
      </w:r>
    </w:p>
    <w:p w14:paraId="6F0D4E1C" w14:textId="77777777" w:rsidR="006F67D5" w:rsidRPr="00703E24" w:rsidRDefault="003574C9" w:rsidP="00A975A8">
      <w:pPr>
        <w:pStyle w:val="Paragraphedeliste"/>
        <w:numPr>
          <w:ilvl w:val="0"/>
          <w:numId w:val="6"/>
        </w:numPr>
        <w:spacing w:after="80" w:line="276" w:lineRule="auto"/>
        <w:jc w:val="both"/>
        <w:rPr>
          <w:rFonts w:ascii="Arial" w:hAnsi="Arial" w:cs="Arial"/>
        </w:rPr>
      </w:pPr>
      <w:r>
        <w:rPr>
          <w:rFonts w:ascii="Arial" w:hAnsi="Arial" w:cs="Arial"/>
        </w:rPr>
        <w:t>Produits chimiques de procédé résiduels (dangereux) ;</w:t>
      </w:r>
    </w:p>
    <w:p w14:paraId="6C7A6947" w14:textId="7657543D" w:rsidR="006F67D5" w:rsidRPr="00703E24" w:rsidRDefault="003574C9" w:rsidP="00A975A8">
      <w:pPr>
        <w:pStyle w:val="Paragraphedeliste"/>
        <w:numPr>
          <w:ilvl w:val="0"/>
          <w:numId w:val="6"/>
        </w:numPr>
        <w:spacing w:after="80" w:line="276" w:lineRule="auto"/>
        <w:jc w:val="both"/>
        <w:rPr>
          <w:rFonts w:ascii="Arial" w:hAnsi="Arial" w:cs="Arial"/>
        </w:rPr>
      </w:pPr>
      <w:r>
        <w:rPr>
          <w:rFonts w:ascii="Arial" w:hAnsi="Arial" w:cs="Arial"/>
        </w:rPr>
        <w:t xml:space="preserve">Boues rouges stabilisées (gérées conformément au Plan de fermeture du parc à boue rouge) ;</w:t>
      </w:r>
    </w:p>
    <w:p w14:paraId="2F25B238" w14:textId="77777777" w:rsidR="006F67D5" w:rsidRPr="00703E24" w:rsidRDefault="003574C9" w:rsidP="00A975A8">
      <w:pPr>
        <w:pStyle w:val="Paragraphedeliste"/>
        <w:numPr>
          <w:ilvl w:val="0"/>
          <w:numId w:val="6"/>
        </w:numPr>
        <w:spacing w:after="80" w:line="276" w:lineRule="auto"/>
        <w:jc w:val="both"/>
        <w:rPr>
          <w:rFonts w:ascii="Arial" w:hAnsi="Arial" w:cs="Arial"/>
        </w:rPr>
      </w:pPr>
      <w:r>
        <w:rPr>
          <w:rFonts w:ascii="Arial" w:hAnsi="Arial" w:cs="Arial"/>
        </w:rPr>
        <w:t>Sols contaminés des zones de manutention de carburants et de produits chimiques (potentiellement dangereux) ;</w:t>
      </w:r>
    </w:p>
    <w:p w14:paraId="5432D7B3" w14:textId="77777777" w:rsidR="006F67D5" w:rsidRPr="00703E24" w:rsidRDefault="003574C9" w:rsidP="00A975A8">
      <w:pPr>
        <w:pStyle w:val="Paragraphedeliste"/>
        <w:numPr>
          <w:ilvl w:val="0"/>
          <w:numId w:val="6"/>
        </w:numPr>
        <w:spacing w:after="80" w:line="276" w:lineRule="auto"/>
        <w:jc w:val="both"/>
        <w:rPr>
          <w:rFonts w:ascii="Arial" w:hAnsi="Arial" w:cs="Arial"/>
        </w:rPr>
      </w:pPr>
      <w:r>
        <w:rPr>
          <w:rFonts w:ascii="Arial" w:hAnsi="Arial" w:cs="Arial"/>
        </w:rPr>
        <w:t>Matériaux réfractaires issus des fours de calcination (potentiellement dangereux selon leur composition) ;</w:t>
      </w:r>
    </w:p>
    <w:p w14:paraId="3D89C133" w14:textId="77777777" w:rsidR="006F67D5" w:rsidRPr="00703E24" w:rsidRDefault="003574C9" w:rsidP="00A975A8">
      <w:pPr>
        <w:pStyle w:val="Paragraphedeliste"/>
        <w:numPr>
          <w:ilvl w:val="0"/>
          <w:numId w:val="6"/>
        </w:numPr>
        <w:spacing w:after="80" w:line="276" w:lineRule="auto"/>
        <w:jc w:val="both"/>
        <w:rPr>
          <w:rFonts w:ascii="Arial" w:hAnsi="Arial" w:cs="Arial"/>
        </w:rPr>
      </w:pPr>
      <w:r>
        <w:rPr>
          <w:rFonts w:ascii="Arial" w:hAnsi="Arial" w:cs="Arial"/>
        </w:rPr>
        <w:t>Équipements électriques, y compris les transformateurs (potentiellement dangereux en cas de présence de PCB).</w:t>
      </w:r>
    </w:p>
    <w:p w14:paraId="68C58CD4" w14:textId="3D550BDC" w:rsidR="006F67D5" w:rsidRPr="00703E24" w:rsidRDefault="003574C9" w:rsidP="00A975A8">
      <w:pPr>
        <w:spacing w:before="80" w:after="120" w:line="276" w:lineRule="auto"/>
        <w:jc w:val="both"/>
        <w:rPr>
          <w:rFonts w:ascii="Arial" w:hAnsi="Arial" w:cs="Arial"/>
        </w:rPr>
      </w:pPr>
      <w:r>
        <w:rPr>
          <w:rFonts w:ascii="Arial" w:hAnsi="Arial" w:cs="Arial"/>
        </w:rPr>
        <w:t xml:space="preserve">Les déchets de démantèlement seront en grande partie constitués de matériaux recyclables. </w:t>
      </w:r>
      <w:del w:id="344" w:author="Zhou Zilai" w:date="2026-07-24T11:22:00Z">
        <w:r>
          <w:rPr>
            <w:rFonts w:ascii="Arial" w:hAnsi="Arial" w:cs="Arial"/>
          </w:rPr>
          <w:delText>Une planification détaillée des déchets de démantèlement sera élaborée avant la fermeture.</w:delText>
        </w:r>
      </w:del>
    </w:p>
    <w:p w14:paraId="2C75B0E4" w14:textId="77777777" w:rsidR="006F67D5" w:rsidRPr="00703E24" w:rsidRDefault="003574C9" w:rsidP="00703E24">
      <w:pPr>
        <w:pStyle w:val="Titre1"/>
        <w:jc w:val="both"/>
        <w:rPr>
          <w:rFonts w:ascii="Arial" w:hAnsi="Arial" w:cs="Arial"/>
          <w:sz w:val="21"/>
          <w:szCs w:val="21"/>
        </w:rPr>
      </w:pPr>
      <w:r>
        <w:rPr>
          <w:rFonts w:ascii="Arial" w:hAnsi="Arial" w:cs="Arial"/>
          <w:sz w:val="21"/>
          <w:szCs w:val="21"/>
        </w:rPr>
        <w:t>23.3 Procédures de manutention et d'élimination</w:t>
      </w:r>
    </w:p>
    <w:p w14:paraId="3A0FED2D" w14:textId="55A5362C" w:rsidR="006F67D5" w:rsidRPr="00703E24" w:rsidRDefault="003574C9" w:rsidP="001D6C6A">
      <w:pPr>
        <w:spacing w:before="80" w:after="120" w:line="276" w:lineRule="auto"/>
        <w:jc w:val="both"/>
        <w:rPr>
          <w:rFonts w:ascii="Arial" w:hAnsi="Arial" w:cs="Arial"/>
        </w:rPr>
      </w:pPr>
      <w:r>
        <w:rPr>
          <w:rFonts w:ascii="Arial" w:hAnsi="Arial" w:cs="Arial"/>
        </w:rPr>
        <w:t xml:space="preserve">Toutes les activités de manutention et d'élimination des déchets doivent être menées conformément à la Procédure Opératoire Standard de gestion des déchets de W</w:t>
      </w:r>
      <w:ins w:id="345" w:author="IB-OKAPI" w:date="2026-08-05T15:04:00Z">
        <w:r>
          <w:rPr>
            <w:rFonts w:ascii="Arial" w:hAnsi="Arial" w:cs="Arial"/>
          </w:rPr>
          <w:t>CAG</w:t>
        </w:r>
      </w:ins>
      <w:del w:id="346" w:author="IB-OKAPI" w:date="2026-08-05T15:04:00Z">
        <w:r>
          <w:rPr>
            <w:rFonts w:ascii="Arial" w:hAnsi="Arial" w:cs="Arial"/>
          </w:rPr>
          <w:delText xml:space="preserve">inning Consortium Simandou</w:delText>
        </w:r>
      </w:del>
      <w:r>
        <w:rPr>
          <w:rFonts w:ascii="Arial" w:hAnsi="Arial" w:cs="Arial"/>
        </w:rPr>
        <w:t>.</w:t>
      </w:r>
    </w:p>
    <w:p w14:paraId="03118913" w14:textId="77777777" w:rsidR="006F67D5" w:rsidRPr="00703E24" w:rsidRDefault="003574C9" w:rsidP="00703E24">
      <w:pPr>
        <w:pStyle w:val="Titre2"/>
        <w:jc w:val="both"/>
        <w:rPr>
          <w:rFonts w:ascii="Arial" w:hAnsi="Arial" w:cs="Arial"/>
          <w:sz w:val="21"/>
          <w:szCs w:val="21"/>
        </w:rPr>
      </w:pPr>
      <w:r>
        <w:rPr>
          <w:rFonts w:ascii="Arial" w:hAnsi="Arial" w:cs="Arial"/>
          <w:sz w:val="21"/>
          <w:szCs w:val="21"/>
        </w:rPr>
        <w:t>23.3.1 Manutention des déchets</w:t>
      </w:r>
    </w:p>
    <w:p w14:paraId="52C446AA" w14:textId="77777777" w:rsidR="006F67D5" w:rsidRPr="00703E24" w:rsidRDefault="003574C9" w:rsidP="00DD7312">
      <w:pPr>
        <w:pStyle w:val="Paragraphedeliste"/>
        <w:numPr>
          <w:ilvl w:val="0"/>
          <w:numId w:val="7"/>
        </w:numPr>
        <w:spacing w:after="80"/>
        <w:jc w:val="both"/>
        <w:rPr>
          <w:rFonts w:ascii="Arial" w:hAnsi="Arial" w:cs="Arial"/>
        </w:rPr>
      </w:pPr>
      <w:r>
        <w:rPr>
          <w:rFonts w:ascii="Arial" w:hAnsi="Arial" w:cs="Arial"/>
        </w:rPr>
        <w:t>Les déchets doivent être triés à la source selon les catégories appropriées (dangereux, recyclable, organique, résiduel) ;</w:t>
      </w:r>
    </w:p>
    <w:p w14:paraId="4ED7BA68" w14:textId="77777777" w:rsidR="006F67D5" w:rsidRPr="00703E24" w:rsidRDefault="003574C9" w:rsidP="00DD7312">
      <w:pPr>
        <w:pStyle w:val="Paragraphedeliste"/>
        <w:numPr>
          <w:ilvl w:val="0"/>
          <w:numId w:val="7"/>
        </w:numPr>
        <w:spacing w:after="80"/>
        <w:jc w:val="both"/>
        <w:rPr>
          <w:rFonts w:ascii="Arial" w:hAnsi="Arial" w:cs="Arial"/>
        </w:rPr>
      </w:pPr>
      <w:r>
        <w:rPr>
          <w:rFonts w:ascii="Arial" w:hAnsi="Arial" w:cs="Arial"/>
        </w:rPr>
        <w:t>Les déchets doivent être collectés et stockés dans des conteneurs ou des zones désignées et étiquetées ;</w:t>
      </w:r>
    </w:p>
    <w:p w14:paraId="4516FFAC" w14:textId="77777777" w:rsidR="006F67D5" w:rsidRPr="00703E24" w:rsidRDefault="003574C9" w:rsidP="00DD7312">
      <w:pPr>
        <w:pStyle w:val="Paragraphedeliste"/>
        <w:numPr>
          <w:ilvl w:val="0"/>
          <w:numId w:val="7"/>
        </w:numPr>
        <w:spacing w:after="80"/>
        <w:jc w:val="both"/>
        <w:rPr>
          <w:rFonts w:ascii="Arial" w:hAnsi="Arial" w:cs="Arial"/>
        </w:rPr>
      </w:pPr>
      <w:r>
        <w:rPr>
          <w:rFonts w:ascii="Arial" w:hAnsi="Arial" w:cs="Arial"/>
        </w:rPr>
        <w:t>Les déchets dangereux doivent être stockés séparément des déchets non dangereux ;</w:t>
      </w:r>
    </w:p>
    <w:p w14:paraId="1E5B45CC" w14:textId="77777777" w:rsidR="006F67D5" w:rsidRPr="00703E24" w:rsidRDefault="003574C9" w:rsidP="00DD7312">
      <w:pPr>
        <w:pStyle w:val="Paragraphedeliste"/>
        <w:numPr>
          <w:ilvl w:val="0"/>
          <w:numId w:val="7"/>
        </w:numPr>
        <w:spacing w:after="80"/>
        <w:jc w:val="both"/>
        <w:rPr>
          <w:rFonts w:ascii="Arial" w:hAnsi="Arial" w:cs="Arial"/>
        </w:rPr>
      </w:pPr>
      <w:r>
        <w:rPr>
          <w:rFonts w:ascii="Arial" w:hAnsi="Arial" w:cs="Arial"/>
        </w:rPr>
        <w:t>Les zones de stockage temporaire doivent être gérées de manière à prévenir les fuites, déversements, dispersions de poussières et ruissellements ;</w:t>
      </w:r>
    </w:p>
    <w:p w14:paraId="2E91748F" w14:textId="77777777" w:rsidR="006F67D5" w:rsidRPr="00703E24" w:rsidRDefault="003574C9" w:rsidP="00DD7312">
      <w:pPr>
        <w:pStyle w:val="Paragraphedeliste"/>
        <w:numPr>
          <w:ilvl w:val="0"/>
          <w:numId w:val="7"/>
        </w:numPr>
        <w:spacing w:after="80"/>
        <w:jc w:val="both"/>
        <w:rPr>
          <w:rFonts w:ascii="Arial" w:hAnsi="Arial" w:cs="Arial"/>
        </w:rPr>
      </w:pPr>
      <w:r>
        <w:rPr>
          <w:rFonts w:ascii="Arial" w:hAnsi="Arial" w:cs="Arial"/>
        </w:rPr>
        <w:t>Les déchets doivent être transférés régulièrement afin d'éviter toute accumulation.</w:t>
      </w:r>
    </w:p>
    <w:p w14:paraId="1D315670" w14:textId="77777777" w:rsidR="006F67D5" w:rsidRPr="00703E24" w:rsidRDefault="006F67D5" w:rsidP="00703E24">
      <w:pPr>
        <w:jc w:val="both"/>
        <w:rPr>
          <w:rFonts w:ascii="Arial" w:hAnsi="Arial" w:cs="Arial"/>
        </w:rPr>
      </w:pPr>
    </w:p>
    <w:p w14:paraId="08CDBAEB" w14:textId="77777777" w:rsidR="006F67D5" w:rsidRPr="00703E24" w:rsidRDefault="003574C9" w:rsidP="00703E24">
      <w:pPr>
        <w:pStyle w:val="Titre2"/>
        <w:jc w:val="both"/>
        <w:rPr>
          <w:rFonts w:ascii="Arial" w:hAnsi="Arial" w:cs="Arial"/>
          <w:sz w:val="21"/>
          <w:szCs w:val="21"/>
        </w:rPr>
      </w:pPr>
      <w:r>
        <w:rPr>
          <w:rFonts w:ascii="Arial" w:hAnsi="Arial" w:cs="Arial"/>
          <w:sz w:val="21"/>
          <w:szCs w:val="21"/>
        </w:rPr>
        <w:t>23.3.2 Élimination des déchets</w:t>
      </w:r>
    </w:p>
    <w:p w14:paraId="57886DA3" w14:textId="77777777" w:rsidR="006F67D5" w:rsidRPr="00703E24" w:rsidRDefault="003574C9" w:rsidP="00703E24">
      <w:pPr>
        <w:spacing w:before="80" w:after="120"/>
        <w:jc w:val="both"/>
        <w:rPr>
          <w:rFonts w:ascii="Arial" w:hAnsi="Arial" w:cs="Arial"/>
        </w:rPr>
      </w:pPr>
      <w:r>
        <w:rPr>
          <w:rFonts w:ascii="Arial" w:hAnsi="Arial" w:cs="Arial"/>
        </w:rPr>
        <w:t>L'élimination des déchets doit suivre des méthodes définies et n'être assurée que par des entités agréées et qualifiées :</w:t>
      </w:r>
    </w:p>
    <w:p w14:paraId="27E2DCC2" w14:textId="77777777" w:rsidR="006F67D5" w:rsidRPr="00703E24" w:rsidRDefault="006F67D5" w:rsidP="00703E24">
      <w:pPr>
        <w:jc w:val="both"/>
        <w:rPr>
          <w:rFonts w:ascii="Arial" w:hAnsi="Arial" w:cs="Arial"/>
        </w:rPr>
      </w:pPr>
    </w:p>
    <w:p w14:paraId="32EB61F2" w14:textId="33895D1A" w:rsidR="000B6954" w:rsidRPr="000B6954" w:rsidRDefault="000B6954" w:rsidP="000B6954">
      <w:pPr>
        <w:pStyle w:val="Lgende"/>
        <w:keepNext/>
        <w:rPr>
          <w:rFonts w:ascii="Arial" w:hAnsi="Arial" w:cs="Arial"/>
          <w:i w:val="0"/>
          <w:iCs w:val="0"/>
          <w:color w:val="auto"/>
          <w:sz w:val="20"/>
          <w:szCs w:val="20"/>
        </w:rPr>
      </w:pPr>
      <w:r>
        <w:rPr>
          <w:rFonts w:ascii="Arial" w:hAnsi="Arial" w:cs="Arial"/>
          <w:i w:val="0"/>
          <w:iCs w:val="0"/>
          <w:color w:val="auto"/>
          <w:sz w:val="20"/>
          <w:szCs w:val="20"/>
        </w:rPr>
        <w:t xml:space="preserve">Tableau </w:t>
        <w:fldChar w:fldCharType="begin"/>
        <w:instrText xml:space="preserve"> SEQ Tableau \* ARABIC </w:instrText>
        <w:fldChar w:fldCharType="separate"/>
      </w:r>
      <w:r>
        <w:rPr>
          <w:rFonts w:ascii="Arial" w:hAnsi="Arial" w:cs="Arial"/>
          <w:i w:val="0"/>
          <w:iCs w:val="0"/>
          <w:noProof/>
          <w:color w:val="auto"/>
          <w:sz w:val="20"/>
          <w:szCs w:val="20"/>
        </w:rPr>
        <w:t>4</w:t>
      </w:r>
      <w:r>
        <w:rPr>
          <w:rFonts w:ascii="Arial" w:hAnsi="Arial" w:cs="Arial"/>
          <w:i w:val="0"/>
          <w:iCs w:val="0"/>
          <w:color w:val="auto"/>
          <w:sz w:val="20"/>
          <w:szCs w:val="20"/>
        </w:rPr>
        <w:fldChar w:fldCharType="end"/>
        <w:t>: Procédure d'élimination des déchets</w:t>
      </w:r>
    </w:p>
    <w:tbl>
      <w:tblPr>
        <w:tblStyle w:val="Grilledutableau"/>
        <w:tblW w:w="9026" w:type="dxa"/>
        <w:tblLook w:val="0000" w:firstRow="0" w:lastRow="0" w:firstColumn="0" w:lastColumn="0" w:noHBand="0" w:noVBand="0"/>
      </w:tblPr>
      <w:tblGrid>
        <w:gridCol w:w="2700"/>
        <w:gridCol w:w="6326"/>
      </w:tblGrid>
      <w:tr w:rsidR="006F67D5" w:rsidRPr="00083D36" w14:paraId="1F12C2F4" w14:textId="77777777" w:rsidTr="00083D36">
        <w:trPr>
          <w:trHeight w:val="428"/>
        </w:trPr>
        <w:tc>
          <w:tcPr>
            <w:tcW w:w="2700" w:type="dxa"/>
            <w:vAlign w:val="center"/>
          </w:tcPr>
          <w:p w14:paraId="453BD073" w14:textId="77777777" w:rsidR="006F67D5" w:rsidRPr="00083D36" w:rsidRDefault="003574C9" w:rsidP="000B6954">
            <w:pPr>
              <w:rPr>
                <w:rFonts w:ascii="Arial" w:hAnsi="Arial" w:cs="Arial"/>
                <w:sz w:val="20"/>
                <w:szCs w:val="20"/>
              </w:rPr>
            </w:pPr>
            <w:r>
              <w:rPr>
                <w:rFonts w:ascii="Arial" w:hAnsi="Arial" w:cs="Arial"/>
                <w:b/>
                <w:bCs/>
                <w:sz w:val="20"/>
                <w:szCs w:val="20"/>
              </w:rPr>
              <w:t>Type de déchet</w:t>
            </w:r>
          </w:p>
        </w:tc>
        <w:tc>
          <w:tcPr>
            <w:tcW w:w="6326" w:type="dxa"/>
            <w:vAlign w:val="center"/>
          </w:tcPr>
          <w:p w14:paraId="22B89AAE" w14:textId="77777777" w:rsidR="006F67D5" w:rsidRPr="00083D36" w:rsidRDefault="003574C9" w:rsidP="000B6954">
            <w:pPr>
              <w:rPr>
                <w:rFonts w:ascii="Arial" w:hAnsi="Arial" w:cs="Arial"/>
                <w:sz w:val="20"/>
                <w:szCs w:val="20"/>
              </w:rPr>
            </w:pPr>
            <w:r>
              <w:rPr>
                <w:rFonts w:ascii="Arial" w:hAnsi="Arial" w:cs="Arial"/>
                <w:b/>
                <w:bCs/>
                <w:sz w:val="20"/>
                <w:szCs w:val="20"/>
              </w:rPr>
              <w:t>Élimination</w:t>
            </w:r>
          </w:p>
        </w:tc>
      </w:tr>
      <w:tr w:rsidR="006F67D5" w:rsidRPr="00083D36" w14:paraId="57ABFE20" w14:textId="77777777" w:rsidTr="00083D36">
        <w:tc>
          <w:tcPr>
            <w:tcW w:w="2700" w:type="dxa"/>
            <w:vAlign w:val="center"/>
          </w:tcPr>
          <w:p w14:paraId="2DCDD7E5" w14:textId="77777777" w:rsidR="006F67D5" w:rsidRPr="00083D36" w:rsidRDefault="003574C9" w:rsidP="00083D36">
            <w:pPr>
              <w:rPr>
                <w:rFonts w:ascii="Arial" w:hAnsi="Arial" w:cs="Arial"/>
                <w:sz w:val="20"/>
                <w:szCs w:val="20"/>
              </w:rPr>
            </w:pPr>
            <w:r>
              <w:rPr>
                <w:rFonts w:ascii="Arial" w:hAnsi="Arial" w:cs="Arial"/>
                <w:sz w:val="20"/>
                <w:szCs w:val="20"/>
              </w:rPr>
              <w:t>Déchets dangereux</w:t>
            </w:r>
          </w:p>
        </w:tc>
        <w:tc>
          <w:tcPr>
            <w:tcW w:w="6326" w:type="dxa"/>
            <w:vAlign w:val="center"/>
          </w:tcPr>
          <w:p w14:paraId="4CE02A15" w14:textId="77777777" w:rsidR="006F67D5" w:rsidRPr="0087206F" w:rsidRDefault="003574C9">
            <w:pPr>
              <w:pStyle w:val="Paragraphedeliste"/>
              <w:numPr>
                <w:ilvl w:val="0"/>
                <w:numId w:val="11"/>
              </w:numPr>
              <w:spacing w:after="60"/>
              <w:rPr>
                <w:rFonts w:ascii="Arial" w:hAnsi="Arial" w:cs="Arial"/>
                <w:sz w:val="20"/>
                <w:szCs w:val="20"/>
                <w:rPrChange w:id="347" w:author="Zhou Zilai" w:date="2026-07-24T11:22:00Z">
                  <w:rPr/>
                </w:rPrChange>
              </w:rPr>
              <w:pPrChange w:id="348" w:author="Zhou Zilai" w:date="2026-07-24T11:22:00Z">
                <w:pPr>
                  <w:spacing w:after="60"/>
                </w:pPr>
              </w:pPrChange>
            </w:pPr>
            <w:r>
              <w:rPr>
                <w:rFonts w:ascii="Arial" w:hAnsi="Arial" w:cs="Arial"/>
                <w:sz w:val="20"/>
                <w:szCs w:val="20"/>
                <w:rPrChange w:id="349" w:author="Zhou Zilai" w:date="2026-07-24T11:22:00Z">
                  <w:rPr/>
                </w:rPrChange>
              </w:rPr>
              <w:t>Les déchets dangereux doivent être transférés vers des installations de traitement agréées pour déchets dangereux ;</w:t>
            </w:r>
          </w:p>
          <w:p w14:paraId="4EBB42D1" w14:textId="77777777" w:rsidR="006F67D5" w:rsidRPr="0087206F" w:rsidRDefault="003574C9">
            <w:pPr>
              <w:pStyle w:val="Paragraphedeliste"/>
              <w:numPr>
                <w:ilvl w:val="0"/>
                <w:numId w:val="11"/>
              </w:numPr>
              <w:spacing w:after="60"/>
              <w:rPr>
                <w:rFonts w:ascii="Arial" w:hAnsi="Arial" w:cs="Arial"/>
                <w:sz w:val="20"/>
                <w:szCs w:val="20"/>
                <w:rPrChange w:id="350" w:author="Zhou Zilai" w:date="2026-07-24T11:22:00Z">
                  <w:rPr/>
                </w:rPrChange>
              </w:rPr>
              <w:pPrChange w:id="351" w:author="Zhou Zilai" w:date="2026-07-24T11:22:00Z">
                <w:pPr>
                  <w:spacing w:after="60"/>
                </w:pPr>
              </w:pPrChange>
            </w:pPr>
            <w:commentRangeStart w:id="462"/>
            <w:r>
              <w:rPr>
                <w:rFonts w:ascii="Arial" w:hAnsi="Arial" w:cs="Arial"/>
                <w:sz w:val="20"/>
                <w:szCs w:val="20"/>
                <w:rPrChange w:id="352" w:author="Zhou Zilai" w:date="2026-07-24T11:22:00Z">
                  <w:rPr/>
                </w:rPrChange>
              </w:rPr>
              <w:t>L'élimination sur site, le brûlage ou l'enfouissement sont strictement interdits ;</w:t>
            </w:r>
            <w:commentRangeEnd w:id="462"/>
            <w:r>
              <w:rPr>
                <w:rStyle w:val="Marquedecommentaire"/>
              </w:rPr>
              <w:commentReference w:id="462"/>
            </w:r>
          </w:p>
          <w:p w14:paraId="00FF27F1" w14:textId="0DE2D7C4" w:rsidR="006F67D5" w:rsidRPr="0087206F" w:rsidRDefault="003574C9">
            <w:pPr>
              <w:pStyle w:val="Paragraphedeliste"/>
              <w:numPr>
                <w:ilvl w:val="0"/>
                <w:numId w:val="11"/>
              </w:numPr>
              <w:rPr>
                <w:rFonts w:ascii="Arial" w:hAnsi="Arial" w:cs="Arial"/>
                <w:sz w:val="20"/>
                <w:szCs w:val="20"/>
                <w:rPrChange w:id="353" w:author="Zhou Zilai" w:date="2026-07-24T11:22:00Z">
                  <w:rPr/>
                </w:rPrChange>
              </w:rPr>
              <w:pPrChange w:id="354" w:author="Zhou Zilai" w:date="2026-07-24T11:22:00Z">
                <w:pPr/>
              </w:pPrChange>
            </w:pPr>
            <w:r>
              <w:rPr>
                <w:rFonts w:ascii="Arial" w:hAnsi="Arial" w:cs="Arial"/>
                <w:sz w:val="20"/>
                <w:szCs w:val="20"/>
                <w:rPrChange w:id="355" w:author="Zhou Zilai" w:date="2026-07-24T11:22:00Z">
                  <w:rPr/>
                </w:rPrChange>
              </w:rPr>
              <w:t xml:space="preserve">Lorsque des options de traitement local ne sont pas disponibles, les déchets doivent être transportés vers des installations externes </w:t>
            </w:r>
            <w:del w:id="356" w:author="Zhou Zilai" w:date="2026-07-24T11:22:00Z">
              <w:r>
                <w:rPr>
                  <w:rFonts w:ascii="Arial" w:hAnsi="Arial" w:cs="Arial"/>
                  <w:sz w:val="20"/>
                  <w:szCs w:val="20"/>
                  <w:rPrChange w:id="357" w:author="Zhou Zilai" w:date="2026-07-24T11:22:00Z">
                    <w:rPr/>
                  </w:rPrChange>
                </w:rPr>
                <w:delText xml:space="preserve">ou internationales </w:delText>
              </w:r>
            </w:del>
            <w:r>
              <w:rPr>
                <w:rFonts w:ascii="Arial" w:hAnsi="Arial" w:cs="Arial"/>
                <w:sz w:val="20"/>
                <w:szCs w:val="20"/>
                <w:rPrChange w:id="358" w:author="Zhou Zilai" w:date="2026-07-24T11:22:00Z">
                  <w:rPr/>
                </w:rPrChange>
              </w:rPr>
              <w:t>approuvées.</w:t>
            </w:r>
          </w:p>
        </w:tc>
      </w:tr>
      <w:tr w:rsidR="006F67D5" w:rsidRPr="00083D36" w14:paraId="343678C2" w14:textId="77777777" w:rsidTr="00083D36">
        <w:tc>
          <w:tcPr>
            <w:tcW w:w="2700" w:type="dxa"/>
            <w:vAlign w:val="center"/>
          </w:tcPr>
          <w:p w14:paraId="7C40E697" w14:textId="77777777" w:rsidR="006F67D5" w:rsidRPr="00083D36" w:rsidRDefault="003574C9" w:rsidP="00083D36">
            <w:pPr>
              <w:rPr>
                <w:rFonts w:ascii="Arial" w:hAnsi="Arial" w:cs="Arial"/>
                <w:sz w:val="20"/>
                <w:szCs w:val="20"/>
              </w:rPr>
            </w:pPr>
            <w:r>
              <w:rPr>
                <w:rFonts w:ascii="Arial" w:hAnsi="Arial" w:cs="Arial"/>
                <w:sz w:val="20"/>
                <w:szCs w:val="20"/>
              </w:rPr>
              <w:t>Déchets non dangereux</w:t>
            </w:r>
          </w:p>
        </w:tc>
        <w:tc>
          <w:tcPr>
            <w:tcW w:w="6326" w:type="dxa"/>
            <w:vAlign w:val="center"/>
          </w:tcPr>
          <w:p w14:paraId="60DB39C5" w14:textId="77777777" w:rsidR="006F67D5" w:rsidRPr="0087206F" w:rsidRDefault="003574C9">
            <w:pPr>
              <w:pStyle w:val="Paragraphedeliste"/>
              <w:numPr>
                <w:ilvl w:val="0"/>
                <w:numId w:val="11"/>
              </w:numPr>
              <w:spacing w:after="60"/>
              <w:rPr>
                <w:rFonts w:ascii="Arial" w:hAnsi="Arial" w:cs="Arial"/>
                <w:sz w:val="20"/>
                <w:szCs w:val="20"/>
                <w:rPrChange w:id="359" w:author="Zhou Zilai" w:date="2026-07-24T11:22:00Z">
                  <w:rPr/>
                </w:rPrChange>
              </w:rPr>
              <w:pPrChange w:id="360" w:author="Zhou Zilai" w:date="2026-07-24T11:22:00Z">
                <w:pPr>
                  <w:spacing w:after="60"/>
                </w:pPr>
              </w:pPrChange>
            </w:pPr>
            <w:r>
              <w:rPr>
                <w:rFonts w:ascii="Arial" w:hAnsi="Arial" w:cs="Arial"/>
                <w:sz w:val="20"/>
                <w:szCs w:val="20"/>
                <w:rPrChange w:id="361" w:author="Zhou Zilai" w:date="2026-07-24T11:22:00Z">
                  <w:rPr/>
                </w:rPrChange>
              </w:rPr>
              <w:t>Les déchets organiques peuvent être compostés lorsque cela est réalisable, ou éliminés selon des méthodes approuvées ;</w:t>
            </w:r>
          </w:p>
          <w:p w14:paraId="554431C7" w14:textId="77777777" w:rsidR="006F67D5" w:rsidRPr="0087206F" w:rsidRDefault="003574C9">
            <w:pPr>
              <w:pStyle w:val="Paragraphedeliste"/>
              <w:numPr>
                <w:ilvl w:val="0"/>
                <w:numId w:val="11"/>
              </w:numPr>
              <w:rPr>
                <w:rFonts w:ascii="Arial" w:hAnsi="Arial" w:cs="Arial"/>
                <w:sz w:val="20"/>
                <w:szCs w:val="20"/>
                <w:rPrChange w:id="362" w:author="Zhou Zilai" w:date="2026-07-24T11:22:00Z">
                  <w:rPr/>
                </w:rPrChange>
              </w:rPr>
              <w:pPrChange w:id="363" w:author="Zhou Zilai" w:date="2026-07-24T11:22:00Z">
                <w:pPr/>
              </w:pPrChange>
            </w:pPr>
            <w:r>
              <w:rPr>
                <w:rFonts w:ascii="Arial" w:hAnsi="Arial" w:cs="Arial"/>
                <w:sz w:val="20"/>
                <w:szCs w:val="20"/>
                <w:rPrChange w:id="364" w:author="Zhou Zilai" w:date="2026-07-24T11:22:00Z">
                  <w:rPr/>
                </w:rPrChange>
              </w:rPr>
              <w:lastRenderedPageBreak/>
              <w:t>Les déchets résiduels doivent être éliminés dans des installations de décharge ou des sites contrôlés approuvés.</w:t>
            </w:r>
          </w:p>
        </w:tc>
      </w:tr>
      <w:tr w:rsidR="006F67D5" w:rsidRPr="00083D36" w14:paraId="48689840" w14:textId="77777777" w:rsidTr="00083D36">
        <w:tc>
          <w:tcPr>
            <w:tcW w:w="2700" w:type="dxa"/>
            <w:vAlign w:val="center"/>
          </w:tcPr>
          <w:p w14:paraId="28C37FAC" w14:textId="77777777" w:rsidR="006F67D5" w:rsidRPr="00083D36" w:rsidRDefault="003574C9" w:rsidP="00083D36">
            <w:pPr>
              <w:rPr>
                <w:rFonts w:ascii="Arial" w:hAnsi="Arial" w:cs="Arial"/>
                <w:sz w:val="20"/>
                <w:szCs w:val="20"/>
              </w:rPr>
            </w:pPr>
            <w:r>
              <w:rPr>
                <w:rFonts w:ascii="Arial" w:hAnsi="Arial" w:cs="Arial"/>
                <w:sz w:val="20"/>
                <w:szCs w:val="20"/>
              </w:rPr>
              <w:lastRenderedPageBreak/>
              <w:t>Matériaux recyclables</w:t>
            </w:r>
          </w:p>
        </w:tc>
        <w:tc>
          <w:tcPr>
            <w:tcW w:w="6326" w:type="dxa"/>
            <w:vAlign w:val="center"/>
          </w:tcPr>
          <w:p w14:paraId="6F05B11D" w14:textId="77777777" w:rsidR="006F67D5" w:rsidRPr="0087206F" w:rsidRDefault="003574C9">
            <w:pPr>
              <w:pStyle w:val="Paragraphedeliste"/>
              <w:numPr>
                <w:ilvl w:val="0"/>
                <w:numId w:val="11"/>
              </w:numPr>
              <w:rPr>
                <w:rFonts w:ascii="Arial" w:hAnsi="Arial" w:cs="Arial"/>
                <w:sz w:val="20"/>
                <w:szCs w:val="20"/>
                <w:rPrChange w:id="365" w:author="Zhou Zilai" w:date="2026-07-24T11:22:00Z">
                  <w:rPr/>
                </w:rPrChange>
              </w:rPr>
              <w:pPrChange w:id="366" w:author="Zhou Zilai" w:date="2026-07-24T11:22:00Z">
                <w:pPr/>
              </w:pPrChange>
            </w:pPr>
            <w:r>
              <w:rPr>
                <w:rFonts w:ascii="Arial" w:hAnsi="Arial" w:cs="Arial"/>
                <w:sz w:val="20"/>
                <w:szCs w:val="20"/>
                <w:rPrChange w:id="367" w:author="Zhou Zilai" w:date="2026-07-24T11:22:00Z">
                  <w:rPr/>
                </w:rPrChange>
              </w:rPr>
              <w:t>Les matériaux recyclables doivent être transférés vers des installations de recyclage agréées</w:t>
            </w:r>
          </w:p>
        </w:tc>
      </w:tr>
      <w:tr w:rsidR="006F67D5" w:rsidRPr="00083D36" w14:paraId="151925D6" w14:textId="77777777" w:rsidTr="00083D36">
        <w:tc>
          <w:tcPr>
            <w:tcW w:w="2700" w:type="dxa"/>
            <w:vAlign w:val="center"/>
          </w:tcPr>
          <w:p w14:paraId="6FA5ACAF" w14:textId="77777777" w:rsidR="006F67D5" w:rsidRPr="00083D36" w:rsidRDefault="003574C9" w:rsidP="00083D36">
            <w:pPr>
              <w:rPr>
                <w:rFonts w:ascii="Arial" w:hAnsi="Arial" w:cs="Arial"/>
                <w:sz w:val="20"/>
                <w:szCs w:val="20"/>
              </w:rPr>
            </w:pPr>
            <w:r>
              <w:rPr>
                <w:rFonts w:ascii="Arial" w:hAnsi="Arial" w:cs="Arial"/>
                <w:sz w:val="20"/>
                <w:szCs w:val="20"/>
              </w:rPr>
              <w:t>Résidus de bauxite (boues rouges)</w:t>
            </w:r>
          </w:p>
        </w:tc>
        <w:tc>
          <w:tcPr>
            <w:tcW w:w="6326" w:type="dxa"/>
            <w:vAlign w:val="center"/>
          </w:tcPr>
          <w:p w14:paraId="41DEA2D2" w14:textId="6FD0D1EE" w:rsidR="006F67D5" w:rsidRPr="0087206F" w:rsidRDefault="003574C9">
            <w:pPr>
              <w:pStyle w:val="Paragraphedeliste"/>
              <w:numPr>
                <w:ilvl w:val="0"/>
                <w:numId w:val="11"/>
              </w:numPr>
              <w:rPr>
                <w:rFonts w:ascii="Arial" w:hAnsi="Arial" w:cs="Arial"/>
                <w:sz w:val="20"/>
                <w:szCs w:val="20"/>
                <w:rPrChange w:id="368" w:author="Zhou Zilai" w:date="2026-07-24T11:22:00Z">
                  <w:rPr/>
                </w:rPrChange>
              </w:rPr>
              <w:pPrChange w:id="369" w:author="Zhou Zilai" w:date="2026-07-24T11:22:00Z">
                <w:pPr/>
              </w:pPrChange>
            </w:pPr>
            <w:r>
              <w:rPr>
                <w:rFonts w:ascii="Arial" w:hAnsi="Arial" w:cs="Arial"/>
                <w:sz w:val="20"/>
                <w:szCs w:val="20"/>
                <w:rPrChange w:id="370" w:author="Zhou Zilai" w:date="2026-07-24T11:22:00Z">
                  <w:rPr/>
                </w:rPrChange>
              </w:rPr>
              <w:t xml:space="preserve">Déposés directement dans le Parc </w:t>
            </w:r>
            <w:r>
              <w:rPr>
                <w:rFonts w:ascii="Arial" w:hAnsi="Arial" w:cs="Arial"/>
                <w:sz w:val="20"/>
                <w:szCs w:val="20"/>
                <w:rPrChange w:id="371" w:author="Zhou Zilai" w:date="2026-07-24T11:22:00Z">
                  <w:rPr/>
                </w:rPrChange>
              </w:rPr>
              <w:t>à boue rouge</w:t>
            </w:r>
          </w:p>
        </w:tc>
      </w:tr>
    </w:tbl>
    <w:p w14:paraId="00CD4A87" w14:textId="77777777" w:rsidR="006F67D5" w:rsidRPr="00703E24" w:rsidRDefault="006F67D5" w:rsidP="00703E24">
      <w:pPr>
        <w:jc w:val="both"/>
        <w:rPr>
          <w:rFonts w:ascii="Arial" w:hAnsi="Arial" w:cs="Arial"/>
        </w:rPr>
      </w:pPr>
    </w:p>
    <w:p w14:paraId="5EB0D0F7" w14:textId="77777777" w:rsidR="006F67D5" w:rsidRPr="00703E24" w:rsidRDefault="003574C9" w:rsidP="00703E24">
      <w:pPr>
        <w:pStyle w:val="Titre1"/>
        <w:jc w:val="both"/>
        <w:rPr>
          <w:rFonts w:ascii="Arial" w:hAnsi="Arial" w:cs="Arial"/>
          <w:sz w:val="21"/>
          <w:szCs w:val="21"/>
        </w:rPr>
      </w:pPr>
      <w:r>
        <w:rPr>
          <w:rFonts w:ascii="Arial" w:hAnsi="Arial" w:cs="Arial"/>
          <w:sz w:val="21"/>
          <w:szCs w:val="21"/>
        </w:rPr>
        <w:t>23.4 Installations de gestion des déchets</w:t>
      </w:r>
    </w:p>
    <w:p w14:paraId="6E3CE643" w14:textId="77777777" w:rsidR="00187D4E" w:rsidRDefault="00187D4E" w:rsidP="00187D4E">
      <w:pPr>
        <w:spacing w:line="276" w:lineRule="auto"/>
        <w:jc w:val="both"/>
        <w:rPr>
          <w:ins w:id="372" w:author="Zhou Zilai" w:date="2026-07-24T11:22:00Z"/>
          <w:rFonts w:ascii="Arial" w:eastAsia="Arial" w:hAnsi="Arial" w:cs="Arial"/>
          <w:lang w:eastAsia="en-IE"/>
        </w:rPr>
      </w:pPr>
      <w:ins w:id="373" w:author="Zhou Zilai" w:date="2026-07-24T11:22:00Z">
        <w:r>
          <w:rPr>
            <w:rFonts w:ascii="Arial" w:eastAsia="Arial" w:hAnsi="Arial" w:cs="Arial"/>
            <w:lang w:eastAsia="en-IE"/>
          </w:rPr>
          <w:t>Les installations de gestion des déchets relevant du périmètre de conception actuel, ainsi que les installations potentielles de traitement hors site associées au Projet, sont présentées ci-dessous.</w:t>
        </w:r>
      </w:ins>
    </w:p>
    <w:p w14:paraId="404D8F37" w14:textId="49B2DFB4" w:rsidR="006F67D5" w:rsidRPr="00703E24" w:rsidDel="00187D4E" w:rsidRDefault="003574C9" w:rsidP="00083D36">
      <w:pPr>
        <w:spacing w:before="80" w:after="120" w:line="276" w:lineRule="auto"/>
        <w:jc w:val="both"/>
        <w:rPr>
          <w:del w:id="374" w:author="Zhou Zilai" w:date="2026-07-24T11:22:00Z"/>
          <w:rFonts w:ascii="Arial" w:hAnsi="Arial" w:cs="Arial"/>
        </w:rPr>
      </w:pPr>
      <w:del w:id="375" w:author="Zhou Zilai" w:date="2026-07-24T11:22:00Z">
        <w:r>
          <w:rPr>
            <w:rFonts w:ascii="Arial" w:hAnsi="Arial" w:cs="Arial"/>
          </w:rPr>
          <w:delText xml:space="preserve">Les installations de gestion des déchets sur site et hors site, seront conformes à celles définies dans l'Étude de faisabilité et dans le périmètre de conception actuel.</w:delText>
        </w:r>
      </w:del>
    </w:p>
    <w:p w14:paraId="01A9E3A2" w14:textId="77777777" w:rsidR="006F67D5" w:rsidRPr="00703E24" w:rsidRDefault="003574C9" w:rsidP="00703E24">
      <w:pPr>
        <w:pStyle w:val="Titre2"/>
        <w:jc w:val="both"/>
        <w:rPr>
          <w:rFonts w:ascii="Arial" w:hAnsi="Arial" w:cs="Arial"/>
          <w:sz w:val="21"/>
          <w:szCs w:val="21"/>
        </w:rPr>
      </w:pPr>
      <w:r>
        <w:rPr>
          <w:rFonts w:ascii="Arial" w:hAnsi="Arial" w:cs="Arial"/>
          <w:sz w:val="21"/>
          <w:szCs w:val="21"/>
        </w:rPr>
        <w:t xml:space="preserve">23.4.1 Installations sur </w:t>
      </w:r>
      <w:commentRangeStart w:id="376"/>
      <w:commentRangeStart w:id="377"/>
      <w:commentRangeStart w:id="378"/>
      <w:r>
        <w:rPr>
          <w:rFonts w:ascii="Arial" w:hAnsi="Arial" w:cs="Arial"/>
          <w:sz w:val="21"/>
          <w:szCs w:val="21"/>
        </w:rPr>
        <w:t>site</w:t>
      </w:r>
      <w:commentRangeEnd w:id="376"/>
      <w:r>
        <w:rPr>
          <w:rStyle w:val="Marquedecommentaire"/>
          <w:rFonts w:ascii="Arial" w:hAnsi="Arial" w:cs="Arial"/>
          <w:sz w:val="21"/>
          <w:szCs w:val="21"/>
        </w:rPr>
        <w:commentReference w:id="376"/>
      </w:r>
      <w:commentRangeEnd w:id="377"/>
      <w:r>
        <w:rPr>
          <w:rStyle w:val="Marquedecommentaire"/>
          <w:b w:val="0"/>
          <w:bCs w:val="0"/>
        </w:rPr>
        <w:commentReference w:id="377"/>
      </w:r>
      <w:commentRangeEnd w:id="378"/>
      <w:r>
        <w:rPr>
          <w:rStyle w:val="Marquedecommentaire"/>
          <w:b w:val="0"/>
          <w:bCs w:val="0"/>
        </w:rPr>
        <w:commentReference w:id="378"/>
      </w:r>
    </w:p>
    <w:p w14:paraId="6D8E63D6" w14:textId="400ACEF9" w:rsidR="006F67D5" w:rsidRPr="000B6954" w:rsidRDefault="003574C9" w:rsidP="00703E24">
      <w:pPr>
        <w:pStyle w:val="Titre3"/>
        <w:jc w:val="both"/>
        <w:rPr>
          <w:rFonts w:ascii="Arial" w:hAnsi="Arial" w:cs="Arial"/>
          <w:b w:val="0"/>
          <w:bCs w:val="0"/>
          <w:i w:val="0"/>
          <w:iCs w:val="0"/>
          <w:sz w:val="21"/>
          <w:szCs w:val="21"/>
          <w:u w:val="single"/>
        </w:rPr>
      </w:pPr>
      <w:r>
        <w:rPr>
          <w:rFonts w:ascii="Arial" w:hAnsi="Arial" w:cs="Arial"/>
          <w:b w:val="0"/>
          <w:bCs w:val="0"/>
          <w:i w:val="0"/>
          <w:iCs w:val="0"/>
          <w:sz w:val="21"/>
          <w:szCs w:val="21"/>
          <w:u w:val="single"/>
        </w:rPr>
        <w:t>Parc à boues rouges</w:t>
      </w:r>
    </w:p>
    <w:p w14:paraId="0A990C79" w14:textId="01254F51" w:rsidR="006F67D5" w:rsidRPr="00703E24" w:rsidRDefault="003574C9" w:rsidP="00083D36">
      <w:pPr>
        <w:spacing w:before="80" w:after="120" w:line="276" w:lineRule="auto"/>
        <w:jc w:val="both"/>
        <w:rPr>
          <w:rFonts w:ascii="Arial" w:hAnsi="Arial" w:cs="Arial"/>
        </w:rPr>
      </w:pPr>
      <w:commentRangeStart w:id="469"/>
      <w:r>
        <w:rPr>
          <w:rFonts w:ascii="Arial" w:hAnsi="Arial" w:cs="Arial"/>
        </w:rPr>
        <w:t xml:space="preserve">Pendant les phases de construction et d'exploitation, les résidus de bauxite (boues rouges) seront gérés au sein d'un Parc de stockage de boues rouges spécialement conçu, situé à proximité de la raffinerie. Ce parc sera conçu selon des cellules échelonnées (Phases I à V), avec une hauteur de stockage maximale prévue de 25 m, classé en tant qu'infrastructure de stockage de Classe III. La Phase I comprend une zone dédiée qui fonctionnera comme bassin de régulation des eaux pluviales pendant sa période d'activité.</w:t>
      </w:r>
      <w:commentRangeEnd w:id="469"/>
      <w:r>
        <w:rPr>
          <w:rStyle w:val="Marquedecommentaire"/>
        </w:rPr>
        <w:commentReference w:id="469"/>
      </w:r>
    </w:p>
    <w:p w14:paraId="2C80230C" w14:textId="1A1F65FB" w:rsidR="006F67D5" w:rsidRPr="00703E24" w:rsidRDefault="003574C9" w:rsidP="00083D36">
      <w:pPr>
        <w:spacing w:before="80" w:after="120" w:line="276" w:lineRule="auto"/>
        <w:jc w:val="both"/>
        <w:rPr>
          <w:rFonts w:ascii="Arial" w:hAnsi="Arial" w:cs="Arial"/>
        </w:rPr>
      </w:pPr>
      <w:r>
        <w:rPr>
          <w:rFonts w:ascii="Arial" w:hAnsi="Arial" w:cs="Arial"/>
        </w:rPr>
        <w:t xml:space="preserve">Toutes les phases du parc intègrent les mesures de protection environnementale suivantes :</w:t>
      </w:r>
    </w:p>
    <w:p w14:paraId="4ACD59D4" w14:textId="77777777" w:rsidR="006F67D5" w:rsidRPr="00703E24" w:rsidRDefault="003574C9" w:rsidP="00083D36">
      <w:pPr>
        <w:pStyle w:val="Paragraphedeliste"/>
        <w:numPr>
          <w:ilvl w:val="0"/>
          <w:numId w:val="8"/>
        </w:numPr>
        <w:spacing w:after="80" w:line="276" w:lineRule="auto"/>
        <w:jc w:val="both"/>
        <w:rPr>
          <w:rFonts w:ascii="Arial" w:hAnsi="Arial" w:cs="Arial"/>
        </w:rPr>
      </w:pPr>
      <w:r>
        <w:rPr>
          <w:rFonts w:ascii="Arial" w:hAnsi="Arial" w:cs="Arial"/>
        </w:rPr>
        <w:t>Digues d'ingénierie et dispositifs de contrôle de la stabilité ;</w:t>
      </w:r>
    </w:p>
    <w:p w14:paraId="42FBE505" w14:textId="77777777" w:rsidR="006F67D5" w:rsidRPr="00703E24" w:rsidRDefault="003574C9" w:rsidP="00083D36">
      <w:pPr>
        <w:pStyle w:val="Paragraphedeliste"/>
        <w:numPr>
          <w:ilvl w:val="0"/>
          <w:numId w:val="8"/>
        </w:numPr>
        <w:spacing w:after="80" w:line="276" w:lineRule="auto"/>
        <w:jc w:val="both"/>
        <w:rPr>
          <w:rFonts w:ascii="Arial" w:hAnsi="Arial" w:cs="Arial"/>
        </w:rPr>
      </w:pPr>
      <w:commentRangeStart w:id="464"/>
      <w:r>
        <w:rPr>
          <w:rFonts w:ascii="Arial" w:hAnsi="Arial" w:cs="Arial"/>
        </w:rPr>
        <w:t>Systèmes d'étanchéité (géomembranes) limitant l'infiltration vers le sol ;</w:t>
      </w:r>
      <w:commentRangeEnd w:id="464"/>
      <w:r>
        <w:rPr>
          <w:rStyle w:val="Marquedecommentaire"/>
        </w:rPr>
        <w:commentReference w:id="464"/>
      </w:r>
    </w:p>
    <w:p w14:paraId="548DC3D6" w14:textId="77777777" w:rsidR="006F67D5" w:rsidRPr="00703E24" w:rsidRDefault="003574C9" w:rsidP="00083D36">
      <w:pPr>
        <w:pStyle w:val="Paragraphedeliste"/>
        <w:numPr>
          <w:ilvl w:val="0"/>
          <w:numId w:val="8"/>
        </w:numPr>
        <w:spacing w:after="80" w:line="276" w:lineRule="auto"/>
        <w:jc w:val="both"/>
        <w:rPr>
          <w:rFonts w:ascii="Arial" w:hAnsi="Arial" w:cs="Arial"/>
        </w:rPr>
      </w:pPr>
      <w:r>
        <w:rPr>
          <w:rFonts w:ascii="Arial" w:hAnsi="Arial" w:cs="Arial"/>
        </w:rPr>
        <w:t>Systèmes de collecte des infiltrations et des eaux de percolation ;</w:t>
      </w:r>
    </w:p>
    <w:p w14:paraId="5D9ECC78" w14:textId="0BD6C747" w:rsidR="006F67D5" w:rsidRPr="00703E24" w:rsidRDefault="002C47BC" w:rsidP="00083D36">
      <w:pPr>
        <w:pStyle w:val="Paragraphedeliste"/>
        <w:numPr>
          <w:ilvl w:val="0"/>
          <w:numId w:val="8"/>
        </w:numPr>
        <w:spacing w:after="80" w:line="276" w:lineRule="auto"/>
        <w:jc w:val="both"/>
        <w:rPr>
          <w:rFonts w:ascii="Arial" w:hAnsi="Arial" w:cs="Arial"/>
        </w:rPr>
      </w:pPr>
      <w:commentRangeStart w:id="379"/>
      <w:commentRangeStart w:id="380"/>
      <w:commentRangeStart w:id="381"/>
      <w:ins w:id="382" w:author="Zhou Zilai" w:date="2026-07-24T14:07:00Z">
        <w:commentRangeStart w:id="465"/>
        <w:r>
          <w:rPr>
            <w:rFonts w:ascii="Arial" w:hAnsi="Arial" w:cs="Arial"/>
          </w:rPr>
          <w:t>Des puits de surveillance de la qualité des eaux souterraines seront installés simultanément autour du site.</w:t>
        </w:r>
        <w:commentRangeEnd w:id="465"/>
        <w:r>
          <w:rPr>
            <w:rStyle w:val="Marquedecommentaire"/>
          </w:rPr>
          <w:commentReference w:id="465"/>
        </w:r>
      </w:ins>
      <w:del w:id="383" w:author="Zhou Zilai" w:date="2026-07-24T14:07:00Z">
        <w:r>
          <w:rPr>
            <w:rFonts w:ascii="Arial" w:hAnsi="Arial" w:cs="Arial"/>
          </w:rPr>
          <w:delText xml:space="preserve">Surveillance de la revanche (freeboard) et de l'intégrité structurelle </w:delText>
        </w:r>
      </w:del>
      <w:r>
        <w:rPr>
          <w:rFonts w:ascii="Arial" w:hAnsi="Arial" w:cs="Arial"/>
        </w:rPr>
        <w:t>;</w:t>
      </w:r>
      <w:commentRangeEnd w:id="379"/>
      <w:r>
        <w:rPr>
          <w:rStyle w:val="Marquedecommentaire"/>
          <w:rFonts w:ascii="Arial" w:hAnsi="Arial" w:cs="Arial"/>
          <w:sz w:val="21"/>
          <w:szCs w:val="21"/>
        </w:rPr>
        <w:commentReference w:id="379"/>
      </w:r>
      <w:commentRangeEnd w:id="380"/>
      <w:r>
        <w:rPr>
          <w:rStyle w:val="Marquedecommentaire"/>
        </w:rPr>
        <w:commentReference w:id="380"/>
      </w:r>
      <w:commentRangeEnd w:id="381"/>
      <w:r>
        <w:rPr>
          <w:rStyle w:val="Marquedecommentaire"/>
        </w:rPr>
        <w:commentReference w:id="381"/>
      </w:r>
    </w:p>
    <w:p w14:paraId="30170EBB" w14:textId="77777777" w:rsidR="006F67D5" w:rsidRPr="00703E24" w:rsidRDefault="003574C9" w:rsidP="00083D36">
      <w:pPr>
        <w:pStyle w:val="Paragraphedeliste"/>
        <w:numPr>
          <w:ilvl w:val="0"/>
          <w:numId w:val="8"/>
        </w:numPr>
        <w:spacing w:after="80" w:line="276" w:lineRule="auto"/>
        <w:jc w:val="both"/>
        <w:rPr>
          <w:rFonts w:ascii="Arial" w:hAnsi="Arial" w:cs="Arial"/>
        </w:rPr>
      </w:pPr>
      <w:r>
        <w:rPr>
          <w:rFonts w:ascii="Arial" w:hAnsi="Arial" w:cs="Arial"/>
        </w:rPr>
        <w:t>Mesures de suppression des poussières et de gestion de surface.</w:t>
      </w:r>
    </w:p>
    <w:p w14:paraId="7F9CEE6D" w14:textId="77777777" w:rsidR="006F67D5" w:rsidRPr="00703E24" w:rsidRDefault="006F67D5" w:rsidP="00703E24">
      <w:pPr>
        <w:jc w:val="both"/>
        <w:rPr>
          <w:rFonts w:ascii="Arial" w:hAnsi="Arial" w:cs="Arial"/>
        </w:rPr>
      </w:pPr>
    </w:p>
    <w:p w14:paraId="4273CB47" w14:textId="77777777" w:rsidR="006F67D5" w:rsidRPr="002C47BC" w:rsidRDefault="003574C9" w:rsidP="00703E24">
      <w:pPr>
        <w:pStyle w:val="Titre3"/>
        <w:jc w:val="both"/>
        <w:rPr>
          <w:rFonts w:ascii="Arial" w:hAnsi="Arial" w:cs="Arial"/>
          <w:b w:val="0"/>
          <w:bCs w:val="0"/>
          <w:i w:val="0"/>
          <w:iCs w:val="0"/>
          <w:strike/>
          <w:sz w:val="21"/>
          <w:szCs w:val="21"/>
          <w:u w:val="single"/>
          <w:rPrChange w:id="384" w:author="Zhou Zilai" w:date="2026-07-24T14:08:00Z">
            <w:rPr>
              <w:rFonts w:ascii="Arial" w:hAnsi="Arial" w:cs="Arial"/>
              <w:b w:val="0"/>
              <w:bCs w:val="0"/>
              <w:i w:val="0"/>
              <w:iCs w:val="0"/>
              <w:sz w:val="21"/>
              <w:szCs w:val="21"/>
              <w:u w:val="single"/>
            </w:rPr>
          </w:rPrChange>
        </w:rPr>
      </w:pPr>
      <w:commentRangeStart w:id="385"/>
      <w:commentRangeStart w:id="386"/>
      <w:commentRangeStart w:id="387"/>
      <w:r>
        <w:rPr>
          <w:rFonts w:ascii="Arial" w:hAnsi="Arial" w:cs="Arial"/>
          <w:b w:val="0"/>
          <w:bCs w:val="0"/>
          <w:i w:val="0"/>
          <w:iCs w:val="0"/>
          <w:strike/>
          <w:sz w:val="21"/>
          <w:szCs w:val="21"/>
          <w:u w:val="single"/>
          <w:rPrChange w:id="388" w:author="Zhou Zilai" w:date="2026-07-24T14:08:00Z">
            <w:rPr>
              <w:rFonts w:ascii="Arial" w:hAnsi="Arial" w:cs="Arial"/>
              <w:b w:val="0"/>
              <w:bCs w:val="0"/>
              <w:i w:val="0"/>
              <w:iCs w:val="0"/>
              <w:sz w:val="21"/>
              <w:szCs w:val="21"/>
              <w:u w:val="single"/>
            </w:rPr>
          </w:rPrChange>
        </w:rPr>
        <w:t>Recyclage, réutilisation des eaux usées et mesures d'économie d'eau</w:t>
      </w:r>
    </w:p>
    <w:p w14:paraId="6F4A2A0C" w14:textId="77777777" w:rsidR="006F67D5" w:rsidRPr="002C47BC" w:rsidRDefault="003574C9" w:rsidP="00083D36">
      <w:pPr>
        <w:spacing w:before="80" w:after="120" w:line="276" w:lineRule="auto"/>
        <w:jc w:val="both"/>
        <w:rPr>
          <w:rFonts w:ascii="Arial" w:hAnsi="Arial" w:cs="Arial"/>
          <w:strike/>
          <w:rPrChange w:id="389" w:author="Zhou Zilai" w:date="2026-07-24T14:08:00Z">
            <w:rPr>
              <w:rFonts w:ascii="Arial" w:hAnsi="Arial" w:cs="Arial"/>
            </w:rPr>
          </w:rPrChange>
        </w:rPr>
      </w:pPr>
      <w:commentRangeStart w:id="463"/>
      <w:r>
        <w:rPr>
          <w:rFonts w:ascii="Arial" w:hAnsi="Arial" w:cs="Arial"/>
          <w:strike/>
          <w:rPrChange w:id="390" w:author="Zhou Zilai" w:date="2026-07-24T14:08:00Z">
            <w:rPr>
              <w:rFonts w:ascii="Arial" w:hAnsi="Arial" w:cs="Arial"/>
            </w:rPr>
          </w:rPrChange>
        </w:rPr>
        <w:t>Afin de réduire la consommation d'eau, le projet prévoit une utilisation en cascade et polyvalente de l'eau, maximisant le recyclage et la réutilisation des eaux usées industrielles. Les principales mesures sont les suivantes :</w:t>
      </w:r>
      <w:commentRangeEnd w:id="463"/>
      <w:r>
        <w:rPr>
          <w:rStyle w:val="Marquedecommentaire"/>
        </w:rPr>
        <w:commentReference w:id="463"/>
      </w:r>
    </w:p>
    <w:p w14:paraId="0B3C049A" w14:textId="77777777" w:rsidR="006F67D5" w:rsidRPr="002C47BC" w:rsidRDefault="003574C9" w:rsidP="00083D36">
      <w:pPr>
        <w:pStyle w:val="Paragraphedeliste"/>
        <w:numPr>
          <w:ilvl w:val="0"/>
          <w:numId w:val="9"/>
        </w:numPr>
        <w:spacing w:after="80" w:line="276" w:lineRule="auto"/>
        <w:jc w:val="both"/>
        <w:rPr>
          <w:rFonts w:ascii="Arial" w:hAnsi="Arial" w:cs="Arial"/>
          <w:strike/>
          <w:rPrChange w:id="391" w:author="Zhou Zilai" w:date="2026-07-24T14:08:00Z">
            <w:rPr>
              <w:rFonts w:ascii="Arial" w:hAnsi="Arial" w:cs="Arial"/>
            </w:rPr>
          </w:rPrChange>
        </w:rPr>
      </w:pPr>
      <w:r>
        <w:rPr>
          <w:rFonts w:ascii="Arial" w:hAnsi="Arial" w:cs="Arial"/>
          <w:strike/>
          <w:rPrChange w:id="392" w:author="Zhou Zilai" w:date="2026-07-24T14:08:00Z">
            <w:rPr>
              <w:rFonts w:ascii="Arial" w:hAnsi="Arial" w:cs="Arial"/>
            </w:rPr>
          </w:rPrChange>
        </w:rPr>
        <w:t>L'eau industrielle fonctionne en circuit fermé ;</w:t>
      </w:r>
    </w:p>
    <w:p w14:paraId="18892D56" w14:textId="77777777" w:rsidR="006F67D5" w:rsidRPr="002C47BC" w:rsidRDefault="003574C9" w:rsidP="00083D36">
      <w:pPr>
        <w:pStyle w:val="Paragraphedeliste"/>
        <w:numPr>
          <w:ilvl w:val="0"/>
          <w:numId w:val="9"/>
        </w:numPr>
        <w:spacing w:after="80" w:line="276" w:lineRule="auto"/>
        <w:jc w:val="both"/>
        <w:rPr>
          <w:rFonts w:ascii="Arial" w:hAnsi="Arial" w:cs="Arial"/>
          <w:strike/>
          <w:rPrChange w:id="393" w:author="Zhou Zilai" w:date="2026-07-24T14:08:00Z">
            <w:rPr>
              <w:rFonts w:ascii="Arial" w:hAnsi="Arial" w:cs="Arial"/>
            </w:rPr>
          </w:rPrChange>
        </w:rPr>
      </w:pPr>
      <w:r>
        <w:rPr>
          <w:rFonts w:ascii="Arial" w:hAnsi="Arial" w:cs="Arial"/>
          <w:strike/>
          <w:rPrChange w:id="394" w:author="Zhou Zilai" w:date="2026-07-24T14:08:00Z">
            <w:rPr>
              <w:rFonts w:ascii="Arial" w:hAnsi="Arial" w:cs="Arial"/>
            </w:rPr>
          </w:rPrChange>
        </w:rPr>
        <w:t>Les purges de chaudière sont renvoyées vers l'unité de prétraitement de l'eau brute pour réutilisation ;</w:t>
      </w:r>
    </w:p>
    <w:p w14:paraId="619D0838" w14:textId="77777777" w:rsidR="006F67D5" w:rsidRPr="002C47BC" w:rsidRDefault="003574C9" w:rsidP="00083D36">
      <w:pPr>
        <w:pStyle w:val="Paragraphedeliste"/>
        <w:numPr>
          <w:ilvl w:val="0"/>
          <w:numId w:val="9"/>
        </w:numPr>
        <w:spacing w:after="80" w:line="276" w:lineRule="auto"/>
        <w:jc w:val="both"/>
        <w:rPr>
          <w:rFonts w:ascii="Arial" w:hAnsi="Arial" w:cs="Arial"/>
          <w:strike/>
          <w:rPrChange w:id="395" w:author="Zhou Zilai" w:date="2026-07-24T14:08:00Z">
            <w:rPr>
              <w:rFonts w:ascii="Arial" w:hAnsi="Arial" w:cs="Arial"/>
            </w:rPr>
          </w:rPrChange>
        </w:rPr>
      </w:pPr>
      <w:r>
        <w:rPr>
          <w:rFonts w:ascii="Arial" w:hAnsi="Arial" w:cs="Arial"/>
          <w:strike/>
          <w:rPrChange w:id="396" w:author="Zhou Zilai" w:date="2026-07-24T14:08:00Z">
            <w:rPr>
              <w:rFonts w:ascii="Arial" w:hAnsi="Arial" w:cs="Arial"/>
            </w:rPr>
          </w:rPrChange>
        </w:rPr>
        <w:t>Les eaux de purge issues de l'échantillonnage eau-vapeur sont récupérées dans l'unité de traitement chimique de l'eau ; les rejets de cette unité ainsi que les eaux usées de désulfuration sont réutilisés comme eau de procédé pour la désulfuration, le lavage des sols, le lavage des convoyeurs, l'arrosage du dépôt de charbon, les mélangeurs des silos à cendres et la suppression des poussières ;</w:t>
      </w:r>
    </w:p>
    <w:p w14:paraId="60512D39" w14:textId="77777777" w:rsidR="006F67D5" w:rsidRPr="002C47BC" w:rsidRDefault="003574C9" w:rsidP="00083D36">
      <w:pPr>
        <w:pStyle w:val="Paragraphedeliste"/>
        <w:numPr>
          <w:ilvl w:val="0"/>
          <w:numId w:val="9"/>
        </w:numPr>
        <w:spacing w:after="80" w:line="276" w:lineRule="auto"/>
        <w:jc w:val="both"/>
        <w:rPr>
          <w:rFonts w:ascii="Arial" w:hAnsi="Arial" w:cs="Arial"/>
          <w:strike/>
          <w:rPrChange w:id="397" w:author="Zhou Zilai" w:date="2026-07-24T14:08:00Z">
            <w:rPr>
              <w:rFonts w:ascii="Arial" w:hAnsi="Arial" w:cs="Arial"/>
            </w:rPr>
          </w:rPrChange>
        </w:rPr>
      </w:pPr>
      <w:r>
        <w:rPr>
          <w:rFonts w:ascii="Arial" w:hAnsi="Arial" w:cs="Arial"/>
          <w:strike/>
          <w:rPrChange w:id="398" w:author="Zhou Zilai" w:date="2026-07-24T14:08:00Z">
            <w:rPr>
              <w:rFonts w:ascii="Arial" w:hAnsi="Arial" w:cs="Arial"/>
            </w:rPr>
          </w:rPrChange>
        </w:rPr>
        <w:t>Les eaux usées domestiques, après traitement, sont réutilisées pour l'arrosage des espaces verts et d'autres usages sur site ;</w:t>
      </w:r>
    </w:p>
    <w:p w14:paraId="2540DE97" w14:textId="77777777" w:rsidR="006F67D5" w:rsidRPr="002C47BC" w:rsidRDefault="003574C9" w:rsidP="00083D36">
      <w:pPr>
        <w:pStyle w:val="Paragraphedeliste"/>
        <w:numPr>
          <w:ilvl w:val="0"/>
          <w:numId w:val="9"/>
        </w:numPr>
        <w:spacing w:after="80" w:line="276" w:lineRule="auto"/>
        <w:jc w:val="both"/>
        <w:rPr>
          <w:rFonts w:ascii="Arial" w:hAnsi="Arial" w:cs="Arial"/>
          <w:strike/>
          <w:rPrChange w:id="399" w:author="Zhou Zilai" w:date="2026-07-24T14:08:00Z">
            <w:rPr>
              <w:rFonts w:ascii="Arial" w:hAnsi="Arial" w:cs="Arial"/>
            </w:rPr>
          </w:rPrChange>
        </w:rPr>
      </w:pPr>
      <w:r>
        <w:rPr>
          <w:rFonts w:ascii="Arial" w:hAnsi="Arial" w:cs="Arial"/>
          <w:strike/>
          <w:rPrChange w:id="400" w:author="Zhou Zilai" w:date="2026-07-24T14:08:00Z">
            <w:rPr>
              <w:rFonts w:ascii="Arial" w:hAnsi="Arial" w:cs="Arial"/>
            </w:rPr>
          </w:rPrChange>
        </w:rPr>
        <w:t>Tous les équipements sanitaires de l'installation sont des produits économes en eau.</w:t>
      </w:r>
      <w:commentRangeEnd w:id="385"/>
      <w:r>
        <w:rPr>
          <w:rStyle w:val="Marquedecommentaire"/>
          <w:rFonts w:ascii="Arial" w:hAnsi="Arial" w:cs="Arial"/>
          <w:strike/>
          <w:sz w:val="21"/>
          <w:szCs w:val="21"/>
          <w:rPrChange w:id="401" w:author="Zhou Zilai" w:date="2026-07-24T14:08:00Z">
            <w:rPr>
              <w:rStyle w:val="Marquedecommentaire"/>
              <w:rFonts w:ascii="Arial" w:hAnsi="Arial" w:cs="Arial"/>
              <w:sz w:val="21"/>
              <w:szCs w:val="21"/>
            </w:rPr>
          </w:rPrChange>
        </w:rPr>
        <w:commentReference w:id="385"/>
      </w:r>
      <w:commentRangeEnd w:id="386"/>
      <w:r>
        <w:rPr>
          <w:rStyle w:val="Marquedecommentaire"/>
        </w:rPr>
        <w:commentReference w:id="386"/>
      </w:r>
      <w:commentRangeEnd w:id="387"/>
      <w:r>
        <w:rPr>
          <w:rStyle w:val="Marquedecommentaire"/>
        </w:rPr>
        <w:commentReference w:id="387"/>
      </w:r>
    </w:p>
    <w:p w14:paraId="2603526E" w14:textId="13954194" w:rsidR="00D50D5B" w:rsidRDefault="00D50D5B" w:rsidP="00703E24">
      <w:pPr>
        <w:pStyle w:val="Titre3"/>
        <w:jc w:val="both"/>
        <w:rPr>
          <w:ins w:id="402" w:author="IB-OKAPI" w:date="2026-08-05T14:49:00Z"/>
          <w:rFonts w:ascii="Arial" w:hAnsi="Arial" w:cs="Arial"/>
          <w:b w:val="0"/>
          <w:bCs w:val="0"/>
          <w:i w:val="0"/>
          <w:iCs w:val="0"/>
          <w:sz w:val="21"/>
          <w:szCs w:val="21"/>
          <w:u w:val="single"/>
        </w:rPr>
      </w:pPr>
    </w:p>
    <w:p w14:paraId="60018D73" w14:textId="369C67F1" w:rsidR="00D50D5B" w:rsidRDefault="00D50D5B" w:rsidP="00703E24">
      <w:pPr>
        <w:pStyle w:val="Titre3"/>
        <w:jc w:val="both"/>
        <w:rPr>
          <w:ins w:id="403" w:author="IB-OKAPI" w:date="2026-08-05T14:49:00Z"/>
          <w:rFonts w:ascii="Arial" w:hAnsi="Arial" w:cs="Arial"/>
          <w:b w:val="0"/>
          <w:bCs w:val="0"/>
          <w:i w:val="0"/>
          <w:iCs w:val="0"/>
          <w:sz w:val="21"/>
          <w:szCs w:val="21"/>
          <w:u w:val="single"/>
        </w:rPr>
      </w:pPr>
    </w:p>
    <w:p w14:paraId="7372BBF8" w14:textId="77777777" w:rsidR="00D50D5B" w:rsidRPr="00D50D5B" w:rsidRDefault="00D50D5B" w:rsidP="00D50D5B">
      <w:pPr>
        <w:pStyle w:val="Titre3"/>
        <w:jc w:val="both"/>
        <w:rPr>
          <w:ins w:id="404" w:author="IB-OKAPI" w:date="2026-08-05T14:49:00Z"/>
          <w:rFonts w:ascii="Arial" w:hAnsi="Arial" w:cs="Arial"/>
          <w:b w:val="0"/>
          <w:bCs w:val="0"/>
          <w:i w:val="0"/>
          <w:iCs w:val="0"/>
          <w:sz w:val="21"/>
          <w:szCs w:val="21"/>
          <w:u w:val="single"/>
          <w:rPrChange w:id="405" w:author="IB-OKAPI" w:date="2026-08-05T14:49:00Z">
            <w:rPr>
              <w:ins w:id="406" w:author="IB-OKAPI" w:date="2026-08-05T14:49:00Z"/>
              <w:rFonts w:ascii="Arial" w:hAnsi="Arial" w:cs="Arial"/>
              <w:b w:val="0"/>
              <w:bCs w:val="0"/>
              <w:i w:val="0"/>
              <w:iCs w:val="0"/>
              <w:color w:val="008000"/>
              <w:sz w:val="21"/>
              <w:szCs w:val="21"/>
              <w:u w:val="single"/>
            </w:rPr>
          </w:rPrChange>
        </w:rPr>
      </w:pPr>
      <w:ins w:id="407" w:author="IB-OKAPI" w:date="2026-08-05T14:49:00Z">
        <w:r>
          <w:rPr>
            <w:rFonts w:ascii="Arial" w:hAnsi="Arial" w:cs="Arial"/>
            <w:b w:val="0"/>
            <w:bCs w:val="0"/>
            <w:i w:val="0"/>
            <w:iCs w:val="0"/>
            <w:sz w:val="21"/>
            <w:szCs w:val="21"/>
            <w:u w:val="single"/>
            <w:rPrChange w:id="408" w:author="IB-OKAPI" w:date="2026-08-05T14:49:00Z">
              <w:rPr>
                <w:rFonts w:ascii="Arial" w:hAnsi="Arial" w:cs="Arial"/>
                <w:b w:val="0"/>
                <w:bCs w:val="0"/>
                <w:i w:val="0"/>
                <w:iCs w:val="0"/>
                <w:color w:val="008000"/>
                <w:sz w:val="21"/>
                <w:szCs w:val="21"/>
                <w:u w:val="single"/>
              </w:rPr>
            </w:rPrChange>
          </w:rPr>
          <w:lastRenderedPageBreak/>
          <w:t>Aires de stockage temporaire des déchets</w:t>
        </w:r>
      </w:ins>
    </w:p>
    <w:p w14:paraId="13A21939" w14:textId="77777777" w:rsidR="00D50D5B" w:rsidRPr="00D50D5B" w:rsidRDefault="00D50D5B" w:rsidP="00D50D5B">
      <w:pPr>
        <w:spacing w:after="160"/>
        <w:jc w:val="both"/>
        <w:rPr>
          <w:ins w:id="409" w:author="IB-OKAPI" w:date="2026-08-05T14:49:00Z"/>
          <w:rFonts w:ascii="Arial" w:hAnsi="Arial" w:cs="Arial"/>
          <w:rPrChange w:id="410" w:author="IB-OKAPI" w:date="2026-08-05T14:49:00Z">
            <w:rPr>
              <w:ins w:id="411" w:author="IB-OKAPI" w:date="2026-08-05T14:49:00Z"/>
              <w:rFonts w:ascii="Arial" w:hAnsi="Arial" w:cs="Arial"/>
              <w:color w:val="008000"/>
            </w:rPr>
          </w:rPrChange>
        </w:rPr>
      </w:pPr>
      <w:ins w:id="412" w:author="IB-OKAPI" w:date="2026-08-05T14:49:00Z">
        <w:r>
          <w:rPr>
            <w:rFonts w:ascii="Arial" w:hAnsi="Arial" w:cs="Arial"/>
            <w:rPrChange w:id="413" w:author="IB-OKAPI" w:date="2026-08-05T14:49:00Z">
              <w:rPr>
                <w:rFonts w:ascii="Arial" w:hAnsi="Arial" w:cs="Arial"/>
                <w:color w:val="008000"/>
              </w:rPr>
            </w:rPrChange>
          </w:rPr>
          <w:t>En complément du Parc de stockage des résidus de bauxite, le site dispose d'aires dédiées à la collecte et au stockage temporaire des déchets solides générés par les activités de construction et d'exploitation, avant leur transfert vers les filières de valorisation ou d'élimination appropriées :</w:t>
        </w:r>
      </w:ins>
    </w:p>
    <w:p w14:paraId="4CAE6A8F" w14:textId="77777777" w:rsidR="00D50D5B" w:rsidRPr="00D50D5B" w:rsidRDefault="00D50D5B" w:rsidP="00D50D5B">
      <w:pPr>
        <w:pStyle w:val="Paragraphedeliste"/>
        <w:numPr>
          <w:ilvl w:val="0"/>
          <w:numId w:val="5"/>
        </w:numPr>
        <w:spacing w:after="80"/>
        <w:jc w:val="both"/>
        <w:rPr>
          <w:ins w:id="414" w:author="IB-OKAPI" w:date="2026-08-05T14:49:00Z"/>
          <w:rFonts w:ascii="Arial" w:hAnsi="Arial" w:cs="Arial"/>
          <w:rPrChange w:id="415" w:author="IB-OKAPI" w:date="2026-08-05T14:49:00Z">
            <w:rPr>
              <w:ins w:id="416" w:author="IB-OKAPI" w:date="2026-08-05T14:49:00Z"/>
              <w:rFonts w:ascii="Arial" w:hAnsi="Arial" w:cs="Arial"/>
              <w:color w:val="008000"/>
            </w:rPr>
          </w:rPrChange>
        </w:rPr>
      </w:pPr>
      <w:ins w:id="417" w:author="IB-OKAPI" w:date="2026-08-05T14:49:00Z">
        <w:commentRangeStart w:id="466"/>
        <w:r>
          <w:rPr>
            <w:rFonts w:ascii="Arial" w:hAnsi="Arial" w:cs="Arial"/>
            <w:rPrChange w:id="418" w:author="IB-OKAPI" w:date="2026-08-05T14:49:00Z">
              <w:rPr>
                <w:rFonts w:ascii="Arial" w:hAnsi="Arial" w:cs="Arial"/>
                <w:color w:val="008000"/>
              </w:rPr>
            </w:rPrChange>
          </w:rPr>
          <w:t>Une aire de stockage des déchets dangereux, couverte, dotée d'un dispositif de rétention et d'un accès restreint, permettant de stocker séparément les catégories de déchets dangereux (huiles usagées, produits chimiques de procédé usagés, contenants souillés, batteries, déchets électroniques) dans l'attente de leur enlèvement par un prestataire agréé ;</w:t>
        </w:r>
        <w:commentRangeEnd w:id="466"/>
        <w:r>
          <w:rPr>
            <w:rStyle w:val="Marquedecommentaire"/>
          </w:rPr>
          <w:commentReference w:id="466"/>
        </w:r>
      </w:ins>
    </w:p>
    <w:p w14:paraId="5A3ADB65" w14:textId="77777777" w:rsidR="00D50D5B" w:rsidRPr="00D50D5B" w:rsidRDefault="00D50D5B" w:rsidP="00D50D5B">
      <w:pPr>
        <w:pStyle w:val="Paragraphedeliste"/>
        <w:numPr>
          <w:ilvl w:val="0"/>
          <w:numId w:val="5"/>
        </w:numPr>
        <w:spacing w:after="80"/>
        <w:jc w:val="both"/>
        <w:rPr>
          <w:ins w:id="419" w:author="IB-OKAPI" w:date="2026-08-05T14:49:00Z"/>
          <w:rFonts w:ascii="Arial" w:hAnsi="Arial" w:cs="Arial"/>
          <w:rPrChange w:id="420" w:author="IB-OKAPI" w:date="2026-08-05T14:49:00Z">
            <w:rPr>
              <w:ins w:id="421" w:author="IB-OKAPI" w:date="2026-08-05T14:49:00Z"/>
              <w:rFonts w:ascii="Arial" w:hAnsi="Arial" w:cs="Arial"/>
              <w:color w:val="008000"/>
            </w:rPr>
          </w:rPrChange>
        </w:rPr>
      </w:pPr>
      <w:ins w:id="422" w:author="IB-OKAPI" w:date="2026-08-05T14:49:00Z">
        <w:r>
          <w:rPr>
            <w:rFonts w:ascii="Arial" w:hAnsi="Arial" w:cs="Arial"/>
            <w:rPrChange w:id="423" w:author="IB-OKAPI" w:date="2026-08-05T14:49:00Z">
              <w:rPr>
                <w:rFonts w:ascii="Arial" w:hAnsi="Arial" w:cs="Arial"/>
                <w:color w:val="008000"/>
              </w:rPr>
            </w:rPrChange>
          </w:rPr>
          <w:t>Une aire de tri et de stockage des déchets non dangereux recyclables (ferraille, bois, emballages, matériaux d'excavation valorisables), organisée par filière de valorisation ;</w:t>
        </w:r>
      </w:ins>
    </w:p>
    <w:p w14:paraId="1EFF9DAA" w14:textId="77777777" w:rsidR="00D50D5B" w:rsidRPr="00D50D5B" w:rsidRDefault="00D50D5B" w:rsidP="00D50D5B">
      <w:pPr>
        <w:pStyle w:val="Paragraphedeliste"/>
        <w:numPr>
          <w:ilvl w:val="0"/>
          <w:numId w:val="5"/>
        </w:numPr>
        <w:spacing w:after="80"/>
        <w:jc w:val="both"/>
        <w:rPr>
          <w:ins w:id="424" w:author="IB-OKAPI" w:date="2026-08-05T14:49:00Z"/>
          <w:rFonts w:ascii="Arial" w:hAnsi="Arial" w:cs="Arial"/>
          <w:rPrChange w:id="425" w:author="IB-OKAPI" w:date="2026-08-05T14:49:00Z">
            <w:rPr>
              <w:ins w:id="426" w:author="IB-OKAPI" w:date="2026-08-05T14:49:00Z"/>
              <w:rFonts w:ascii="Arial" w:hAnsi="Arial" w:cs="Arial"/>
              <w:color w:val="008000"/>
            </w:rPr>
          </w:rPrChange>
        </w:rPr>
      </w:pPr>
      <w:ins w:id="427" w:author="IB-OKAPI" w:date="2026-08-05T14:49:00Z">
        <w:r>
          <w:rPr>
            <w:rFonts w:ascii="Arial" w:hAnsi="Arial" w:cs="Arial"/>
            <w:rPrChange w:id="428" w:author="IB-OKAPI" w:date="2026-08-05T14:49:00Z">
              <w:rPr>
                <w:rFonts w:ascii="Arial" w:hAnsi="Arial" w:cs="Arial"/>
                <w:color w:val="008000"/>
              </w:rPr>
            </w:rPrChange>
          </w:rPr>
          <w:t>Une zone de stockage des déchets résiduels non recyclables, avant évacuation vers une installation de décharge agréée ;</w:t>
        </w:r>
      </w:ins>
    </w:p>
    <w:p w14:paraId="4F5052C8" w14:textId="77777777" w:rsidR="00D50D5B" w:rsidRPr="00D50D5B" w:rsidRDefault="00D50D5B" w:rsidP="00D50D5B">
      <w:pPr>
        <w:pStyle w:val="Paragraphedeliste"/>
        <w:numPr>
          <w:ilvl w:val="0"/>
          <w:numId w:val="5"/>
        </w:numPr>
        <w:spacing w:after="80"/>
        <w:jc w:val="both"/>
        <w:rPr>
          <w:ins w:id="429" w:author="IB-OKAPI" w:date="2026-08-05T14:49:00Z"/>
          <w:rFonts w:ascii="Arial" w:hAnsi="Arial" w:cs="Arial"/>
          <w:rPrChange w:id="430" w:author="IB-OKAPI" w:date="2026-08-05T14:49:00Z">
            <w:rPr>
              <w:ins w:id="431" w:author="IB-OKAPI" w:date="2026-08-05T14:49:00Z"/>
              <w:rFonts w:ascii="Arial" w:hAnsi="Arial" w:cs="Arial"/>
              <w:color w:val="008000"/>
            </w:rPr>
          </w:rPrChange>
        </w:rPr>
      </w:pPr>
      <w:ins w:id="432" w:author="IB-OKAPI" w:date="2026-08-05T14:49:00Z">
        <w:r>
          <w:rPr>
            <w:rFonts w:ascii="Arial" w:hAnsi="Arial" w:cs="Arial"/>
            <w:rPrChange w:id="433" w:author="IB-OKAPI" w:date="2026-08-05T14:49:00Z">
              <w:rPr>
                <w:rFonts w:ascii="Arial" w:hAnsi="Arial" w:cs="Arial"/>
                <w:color w:val="008000"/>
              </w:rPr>
            </w:rPrChange>
          </w:rPr>
          <w:t>Des points de collecte pour les déchets ménagers (bases de vie, bureaux, cantines), avant évacuation régulière vers une installation municipale ou un centre de traitement autorisé.</w:t>
        </w:r>
      </w:ins>
    </w:p>
    <w:p w14:paraId="57849C32" w14:textId="77777777" w:rsidR="00D50D5B" w:rsidRPr="00D50D5B" w:rsidRDefault="00D50D5B" w:rsidP="00D50D5B">
      <w:pPr>
        <w:pStyle w:val="Paragraphedeliste"/>
        <w:spacing w:after="80"/>
        <w:ind w:left="720"/>
        <w:jc w:val="both"/>
        <w:rPr>
          <w:ins w:id="434" w:author="IB-OKAPI" w:date="2026-08-05T14:49:00Z"/>
          <w:rFonts w:ascii="Arial" w:hAnsi="Arial" w:cs="Arial"/>
          <w:rPrChange w:id="435" w:author="IB-OKAPI" w:date="2026-08-05T14:49:00Z">
            <w:rPr>
              <w:ins w:id="436" w:author="IB-OKAPI" w:date="2026-08-05T14:49:00Z"/>
              <w:rFonts w:ascii="Arial" w:hAnsi="Arial" w:cs="Arial"/>
              <w:color w:val="008000"/>
            </w:rPr>
          </w:rPrChange>
        </w:rPr>
      </w:pPr>
    </w:p>
    <w:p w14:paraId="446C88A2" w14:textId="442FC11B" w:rsidR="00D50D5B" w:rsidRPr="00D50D5B" w:rsidRDefault="00D50D5B" w:rsidP="00D50D5B">
      <w:pPr>
        <w:spacing w:after="160"/>
        <w:jc w:val="both"/>
        <w:rPr>
          <w:ins w:id="437" w:author="IB-OKAPI" w:date="2026-08-05T14:48:00Z"/>
          <w:rFonts w:ascii="Arial" w:hAnsi="Arial" w:cs="Arial"/>
          <w:rPrChange w:id="438" w:author="IB-OKAPI" w:date="2026-08-05T14:49:00Z">
            <w:rPr>
              <w:ins w:id="439" w:author="IB-OKAPI" w:date="2026-08-05T14:48:00Z"/>
              <w:b w:val="0"/>
              <w:bCs w:val="0"/>
              <w:i w:val="0"/>
              <w:iCs w:val="0"/>
            </w:rPr>
          </w:rPrChange>
        </w:rPr>
        <w:pPrChange w:id="440" w:author="IB-OKAPI" w:date="2026-08-05T14:49:00Z">
          <w:pPr>
            <w:pStyle w:val="Titre3"/>
            <w:jc w:val="both"/>
          </w:pPr>
        </w:pPrChange>
      </w:pPr>
      <w:ins w:id="441" w:author="IB-OKAPI" w:date="2026-08-05T14:49:00Z">
        <w:r>
          <w:rPr>
            <w:rFonts w:ascii="Arial" w:hAnsi="Arial" w:cs="Arial"/>
            <w:rPrChange w:id="442" w:author="IB-OKAPI" w:date="2026-08-05T14:49:00Z">
              <w:rPr>
                <w:rFonts w:ascii="Arial" w:hAnsi="Arial" w:cs="Arial"/>
                <w:color w:val="008000"/>
              </w:rPr>
            </w:rPrChange>
          </w:rPr>
          <w:t>Ces aires sont dimensionnées et implantées de manière à limiter la durée de stockage sur site avant transfert, conformément aux principes de traçabilité et de séparation des flux énoncés à la section 23.3.1.</w:t>
        </w:r>
      </w:ins>
    </w:p>
    <w:p w14:paraId="005A2595" w14:textId="687DFD55" w:rsidR="006F67D5" w:rsidRPr="000B6954" w:rsidRDefault="003574C9" w:rsidP="00703E24">
      <w:pPr>
        <w:pStyle w:val="Titre3"/>
        <w:jc w:val="both"/>
        <w:rPr>
          <w:rFonts w:ascii="Arial" w:hAnsi="Arial" w:cs="Arial"/>
          <w:b w:val="0"/>
          <w:bCs w:val="0"/>
          <w:i w:val="0"/>
          <w:iCs w:val="0"/>
          <w:sz w:val="21"/>
          <w:szCs w:val="21"/>
          <w:u w:val="single"/>
        </w:rPr>
      </w:pPr>
      <w:r>
        <w:rPr>
          <w:rFonts w:ascii="Arial" w:hAnsi="Arial" w:cs="Arial"/>
          <w:b w:val="0"/>
          <w:bCs w:val="0"/>
          <w:i w:val="0"/>
          <w:iCs w:val="0"/>
          <w:sz w:val="21"/>
          <w:szCs w:val="21"/>
          <w:u w:val="single"/>
        </w:rPr>
        <w:t>Zones associées de protection environnementale</w:t>
      </w:r>
    </w:p>
    <w:p w14:paraId="1D6078C2" w14:textId="77777777" w:rsidR="006F67D5" w:rsidRPr="00703E24" w:rsidRDefault="003574C9" w:rsidP="00083D36">
      <w:pPr>
        <w:pStyle w:val="Paragraphedeliste"/>
        <w:numPr>
          <w:ilvl w:val="0"/>
          <w:numId w:val="10"/>
        </w:numPr>
        <w:spacing w:after="80" w:line="276" w:lineRule="auto"/>
        <w:jc w:val="both"/>
        <w:rPr>
          <w:rFonts w:ascii="Arial" w:hAnsi="Arial" w:cs="Arial"/>
        </w:rPr>
      </w:pPr>
      <w:r>
        <w:rPr>
          <w:rFonts w:ascii="Arial" w:hAnsi="Arial" w:cs="Arial"/>
        </w:rPr>
        <w:t>Zone des installations de protection environnementale : Située à l'ouest de la zone principale des ateliers ; accueille le hangar de transfert du gypse, le stockage de pierres, les opérations de broyage, les infrastructures de désulfuration, le stockage et la préparation de l'urée, ainsi que l'installation de traitement des eaux usées de désulfuration.</w:t>
      </w:r>
    </w:p>
    <w:p w14:paraId="190563BA" w14:textId="77777777" w:rsidR="006F67D5" w:rsidRPr="00703E24" w:rsidRDefault="003574C9" w:rsidP="00083D36">
      <w:pPr>
        <w:pStyle w:val="Paragraphedeliste"/>
        <w:numPr>
          <w:ilvl w:val="0"/>
          <w:numId w:val="10"/>
        </w:numPr>
        <w:spacing w:after="80" w:line="276" w:lineRule="auto"/>
        <w:jc w:val="both"/>
        <w:rPr>
          <w:rFonts w:ascii="Arial" w:hAnsi="Arial" w:cs="Arial"/>
        </w:rPr>
      </w:pPr>
      <w:r>
        <w:rPr>
          <w:rFonts w:ascii="Arial" w:hAnsi="Arial" w:cs="Arial"/>
        </w:rPr>
        <w:t>Zone de l'installation de traitement de l'eau : Située au sud des bureaux administratifs ; comprend le prétraitement de l'eau brute, les stations de pompage intégrées, les unités de traitement des eaux de condensat, les ateliers de traitement chimique de l'eau et les infrastructures associées.</w:t>
      </w:r>
    </w:p>
    <w:p w14:paraId="7BCA3633" w14:textId="0E8A1DAE" w:rsidR="006F67D5" w:rsidRDefault="003574C9" w:rsidP="00703E24">
      <w:pPr>
        <w:pStyle w:val="Titre2"/>
        <w:jc w:val="both"/>
        <w:rPr>
          <w:rFonts w:ascii="Arial" w:hAnsi="Arial" w:cs="Arial"/>
          <w:sz w:val="21"/>
          <w:szCs w:val="21"/>
        </w:rPr>
      </w:pPr>
      <w:r>
        <w:rPr>
          <w:rFonts w:ascii="Arial" w:hAnsi="Arial" w:cs="Arial"/>
          <w:sz w:val="21"/>
          <w:szCs w:val="21"/>
        </w:rPr>
        <w:t xml:space="preserve">23.4.2 Installations hors </w:t>
      </w:r>
      <w:commentRangeStart w:id="443"/>
      <w:commentRangeStart w:id="444"/>
      <w:commentRangeStart w:id="445"/>
      <w:r>
        <w:rPr>
          <w:rFonts w:ascii="Arial" w:hAnsi="Arial" w:cs="Arial"/>
          <w:sz w:val="21"/>
          <w:szCs w:val="21"/>
        </w:rPr>
        <w:t>site</w:t>
      </w:r>
      <w:ins w:id="446" w:author="Zhou Zilai" w:date="2026-07-24T11:23:00Z">
        <w:r>
          <w:rPr>
            <w:rFonts w:ascii="Arial" w:hAnsi="Arial" w:cs="Arial" w:hint="eastAsia"/>
            <w:sz w:val="21"/>
            <w:szCs w:val="21"/>
            <w:lang w:eastAsia="zh-CN"/>
          </w:rPr>
          <w:t xml:space="preserve"> </w:t>
        </w:r>
      </w:ins>
      <w:commentRangeEnd w:id="443"/>
      <w:r>
        <w:rPr>
          <w:rStyle w:val="Marquedecommentaire"/>
          <w:rFonts w:ascii="Arial" w:hAnsi="Arial" w:cs="Arial" w:hint="eastAsia"/>
          <w:sz w:val="21"/>
          <w:szCs w:val="21"/>
          <w:lang w:eastAsia="zh-CN"/>
        </w:rPr>
        <w:commentReference w:id="443"/>
      </w:r>
      <w:commentRangeEnd w:id="444"/>
      <w:r>
        <w:rPr>
          <w:rStyle w:val="Marquedecommentaire"/>
          <w:b w:val="0"/>
          <w:bCs w:val="0"/>
        </w:rPr>
        <w:commentReference w:id="444"/>
      </w:r>
      <w:commentRangeEnd w:id="445"/>
      <w:r>
        <w:rPr>
          <w:rStyle w:val="Marquedecommentaire"/>
          <w:b w:val="0"/>
          <w:bCs w:val="0"/>
        </w:rPr>
        <w:commentReference w:id="445"/>
      </w:r>
      <w:ins w:id="447" w:author="Zhou Zilai" w:date="2026-07-24T11:23:00Z">
        <w:r>
          <w:rPr>
            <w:rFonts w:ascii="Arial" w:hAnsi="Arial" w:cs="Arial" w:hint="eastAsia"/>
            <w:sz w:val="21"/>
            <w:szCs w:val="21"/>
            <w:lang w:eastAsia="zh-CN"/>
          </w:rPr>
          <w:t>P</w:t>
        </w:r>
        <w:r>
          <w:rPr>
            <w:rFonts w:ascii="Arial" w:hAnsi="Arial" w:cs="Arial"/>
            <w:sz w:val="21"/>
            <w:szCs w:val="21"/>
          </w:rPr>
          <w:t>otentielles</w:t>
        </w:r>
      </w:ins>
    </w:p>
    <w:p w14:paraId="2A261873" w14:textId="54D503A8" w:rsidR="00A975A8" w:rsidRDefault="00A975A8" w:rsidP="00A975A8"/>
    <w:p w14:paraId="0AFA37F3" w14:textId="483B1AA7" w:rsidR="000B6954" w:rsidRDefault="000B6954" w:rsidP="000B6954">
      <w:pPr>
        <w:spacing w:line="276" w:lineRule="auto"/>
        <w:jc w:val="both"/>
        <w:rPr>
          <w:rFonts w:ascii="Arial" w:hAnsi="Arial" w:cs="Arial"/>
        </w:rPr>
      </w:pPr>
      <w:r>
        <w:rPr>
          <w:rFonts w:ascii="Arial" w:hAnsi="Arial" w:cs="Arial"/>
        </w:rPr>
        <w:t xml:space="preserve">Le tableau ci-dessous indique les installations hors site envisagées pour la prise en charge des déchets ne pouvant être traités ou valorisés sur le site du Projet, en fonction de leur type et de leur localisation.</w:t>
      </w:r>
    </w:p>
    <w:p w14:paraId="62398CA2" w14:textId="77777777" w:rsidR="000B6954" w:rsidRPr="00A975A8" w:rsidRDefault="000B6954" w:rsidP="00A975A8"/>
    <w:p w14:paraId="4966B1DD" w14:textId="317C1165" w:rsidR="000B6954" w:rsidRPr="000B6954" w:rsidRDefault="000B6954" w:rsidP="000B6954">
      <w:pPr>
        <w:pStyle w:val="Lgende"/>
        <w:keepNext/>
        <w:rPr>
          <w:rFonts w:ascii="Arial" w:hAnsi="Arial" w:cs="Arial"/>
          <w:i w:val="0"/>
          <w:iCs w:val="0"/>
          <w:color w:val="auto"/>
          <w:sz w:val="20"/>
          <w:szCs w:val="20"/>
        </w:rPr>
      </w:pPr>
      <w:r>
        <w:rPr>
          <w:rFonts w:ascii="Arial" w:hAnsi="Arial" w:cs="Arial"/>
          <w:i w:val="0"/>
          <w:iCs w:val="0"/>
          <w:color w:val="auto"/>
          <w:sz w:val="20"/>
          <w:szCs w:val="20"/>
        </w:rPr>
        <w:t xml:space="preserve">Tableau </w:t>
        <w:fldChar w:fldCharType="begin"/>
        <w:instrText xml:space="preserve"> SEQ Tableau \* ARABIC </w:instrText>
        <w:fldChar w:fldCharType="separate"/>
      </w:r>
      <w:r>
        <w:rPr>
          <w:rFonts w:ascii="Arial" w:hAnsi="Arial" w:cs="Arial"/>
          <w:i w:val="0"/>
          <w:iCs w:val="0"/>
          <w:noProof/>
          <w:color w:val="auto"/>
          <w:sz w:val="20"/>
          <w:szCs w:val="20"/>
        </w:rPr>
        <w:t>5</w:t>
      </w:r>
      <w:r>
        <w:rPr>
          <w:rFonts w:ascii="Arial" w:hAnsi="Arial" w:cs="Arial"/>
          <w:i w:val="0"/>
          <w:iCs w:val="0"/>
          <w:color w:val="auto"/>
          <w:sz w:val="20"/>
          <w:szCs w:val="20"/>
        </w:rPr>
        <w:fldChar w:fldCharType="end"/>
        <w:t> : identification des installations hors site destinées a l’élimination et la valorisation des déchets</w:t>
      </w:r>
    </w:p>
    <w:tbl>
      <w:tblPr>
        <w:tblStyle w:val="Grilledutableau"/>
        <w:tblW w:w="9026" w:type="dxa"/>
        <w:tblLook w:val="0000" w:firstRow="0" w:lastRow="0" w:firstColumn="0" w:lastColumn="0" w:noHBand="0" w:noVBand="0"/>
      </w:tblPr>
      <w:tblGrid>
        <w:gridCol w:w="2700"/>
        <w:gridCol w:w="2700"/>
        <w:gridCol w:w="3626"/>
      </w:tblGrid>
      <w:tr w:rsidR="006F67D5" w:rsidRPr="00A975A8" w14:paraId="0042794E" w14:textId="77777777" w:rsidTr="00275655">
        <w:trPr>
          <w:trHeight w:val="305"/>
        </w:trPr>
        <w:tc>
          <w:tcPr>
            <w:tcW w:w="2700" w:type="dxa"/>
            <w:vAlign w:val="center"/>
          </w:tcPr>
          <w:p w14:paraId="178E3C24" w14:textId="77777777" w:rsidR="006F67D5" w:rsidRPr="00A975A8" w:rsidRDefault="003574C9" w:rsidP="000B6954">
            <w:pPr>
              <w:rPr>
                <w:rFonts w:ascii="Arial" w:hAnsi="Arial" w:cs="Arial"/>
                <w:sz w:val="20"/>
                <w:szCs w:val="20"/>
              </w:rPr>
            </w:pPr>
            <w:r>
              <w:rPr>
                <w:rFonts w:ascii="Arial" w:hAnsi="Arial" w:cs="Arial"/>
                <w:b/>
                <w:bCs/>
                <w:sz w:val="20"/>
                <w:szCs w:val="20"/>
              </w:rPr>
              <w:t>Type d'installation</w:t>
            </w:r>
          </w:p>
        </w:tc>
        <w:tc>
          <w:tcPr>
            <w:tcW w:w="2700" w:type="dxa"/>
            <w:vAlign w:val="center"/>
          </w:tcPr>
          <w:p w14:paraId="46A5DD10" w14:textId="77777777" w:rsidR="006F67D5" w:rsidRPr="00A975A8" w:rsidRDefault="003574C9" w:rsidP="000B6954">
            <w:pPr>
              <w:rPr>
                <w:rFonts w:ascii="Arial" w:hAnsi="Arial" w:cs="Arial"/>
                <w:sz w:val="20"/>
                <w:szCs w:val="20"/>
              </w:rPr>
            </w:pPr>
            <w:r>
              <w:rPr>
                <w:rFonts w:ascii="Arial" w:hAnsi="Arial" w:cs="Arial"/>
                <w:b/>
                <w:bCs/>
                <w:sz w:val="20"/>
                <w:szCs w:val="20"/>
              </w:rPr>
              <w:t>Localisation</w:t>
            </w:r>
          </w:p>
        </w:tc>
        <w:tc>
          <w:tcPr>
            <w:tcW w:w="3626" w:type="dxa"/>
            <w:vAlign w:val="center"/>
          </w:tcPr>
          <w:p w14:paraId="641E7A30" w14:textId="77777777" w:rsidR="006F67D5" w:rsidRPr="00A975A8" w:rsidRDefault="003574C9" w:rsidP="000B6954">
            <w:pPr>
              <w:rPr>
                <w:rFonts w:ascii="Arial" w:hAnsi="Arial" w:cs="Arial"/>
                <w:sz w:val="20"/>
                <w:szCs w:val="20"/>
              </w:rPr>
            </w:pPr>
            <w:r>
              <w:rPr>
                <w:rFonts w:ascii="Arial" w:hAnsi="Arial" w:cs="Arial"/>
                <w:b/>
                <w:bCs/>
                <w:sz w:val="20"/>
                <w:szCs w:val="20"/>
              </w:rPr>
              <w:t>Types de déchets acceptés</w:t>
            </w:r>
          </w:p>
        </w:tc>
      </w:tr>
      <w:tr w:rsidR="006F67D5" w:rsidRPr="00A975A8" w14:paraId="2F8BD9E4" w14:textId="77777777" w:rsidTr="00275655">
        <w:tc>
          <w:tcPr>
            <w:tcW w:w="2700" w:type="dxa"/>
            <w:vAlign w:val="center"/>
          </w:tcPr>
          <w:p w14:paraId="11344E1A" w14:textId="77777777" w:rsidR="006F67D5" w:rsidRPr="00A975A8" w:rsidRDefault="003574C9" w:rsidP="00275655">
            <w:pPr>
              <w:rPr>
                <w:rFonts w:ascii="Arial" w:hAnsi="Arial" w:cs="Arial"/>
                <w:sz w:val="20"/>
                <w:szCs w:val="20"/>
              </w:rPr>
            </w:pPr>
            <w:r>
              <w:rPr>
                <w:rFonts w:ascii="Arial" w:hAnsi="Arial" w:cs="Arial"/>
                <w:sz w:val="20"/>
                <w:szCs w:val="20"/>
              </w:rPr>
              <w:t>Décharge agréée</w:t>
            </w:r>
          </w:p>
        </w:tc>
        <w:tc>
          <w:tcPr>
            <w:tcW w:w="2700" w:type="dxa"/>
            <w:vAlign w:val="center"/>
          </w:tcPr>
          <w:p w14:paraId="1EA4E7BB" w14:textId="2BAA9EF0" w:rsidR="006F67D5" w:rsidRPr="00A975A8" w:rsidRDefault="003574C9" w:rsidP="00275655">
            <w:pPr>
              <w:rPr>
                <w:rFonts w:ascii="Arial" w:hAnsi="Arial" w:cs="Arial"/>
                <w:sz w:val="20"/>
                <w:szCs w:val="20"/>
              </w:rPr>
            </w:pPr>
            <w:r>
              <w:rPr>
                <w:rFonts w:ascii="Arial" w:hAnsi="Arial" w:cs="Arial"/>
                <w:sz w:val="20"/>
                <w:szCs w:val="20"/>
              </w:rPr>
              <w:t xml:space="preserve">Préfecture de Boké </w:t>
            </w:r>
            <w:del w:id="448" w:author="Zhou Zilai" w:date="2026-07-24T11:25:00Z">
              <w:r>
                <w:rPr>
                  <w:rFonts w:ascii="Arial" w:hAnsi="Arial" w:cs="Arial"/>
                  <w:sz w:val="20"/>
                  <w:szCs w:val="20"/>
                </w:rPr>
                <w:delText>(à identifier)</w:delText>
              </w:r>
            </w:del>
          </w:p>
        </w:tc>
        <w:tc>
          <w:tcPr>
            <w:tcW w:w="3626" w:type="dxa"/>
            <w:vAlign w:val="center"/>
          </w:tcPr>
          <w:p w14:paraId="375AC031" w14:textId="77777777" w:rsidR="006F67D5" w:rsidRPr="00A975A8" w:rsidRDefault="003574C9" w:rsidP="00275655">
            <w:pPr>
              <w:rPr>
                <w:rFonts w:ascii="Arial" w:hAnsi="Arial" w:cs="Arial"/>
                <w:sz w:val="20"/>
                <w:szCs w:val="20"/>
              </w:rPr>
            </w:pPr>
            <w:r>
              <w:rPr>
                <w:rFonts w:ascii="Arial" w:hAnsi="Arial" w:cs="Arial"/>
                <w:sz w:val="20"/>
                <w:szCs w:val="20"/>
              </w:rPr>
              <w:t>Déchets non dangereux (domestiques, inertes)</w:t>
            </w:r>
          </w:p>
        </w:tc>
      </w:tr>
      <w:tr w:rsidR="006F67D5" w:rsidRPr="00A975A8" w14:paraId="7122E1B0" w14:textId="77777777" w:rsidTr="00275655">
        <w:tc>
          <w:tcPr>
            <w:tcW w:w="2700" w:type="dxa"/>
            <w:vAlign w:val="center"/>
          </w:tcPr>
          <w:p w14:paraId="2332BB40" w14:textId="77777777" w:rsidR="006F67D5" w:rsidRPr="00A975A8" w:rsidRDefault="003574C9" w:rsidP="00275655">
            <w:pPr>
              <w:rPr>
                <w:rFonts w:ascii="Arial" w:hAnsi="Arial" w:cs="Arial"/>
                <w:sz w:val="20"/>
                <w:szCs w:val="20"/>
              </w:rPr>
            </w:pPr>
            <w:commentRangeStart w:id="467"/>
            <w:r>
              <w:rPr>
                <w:rFonts w:ascii="Arial" w:hAnsi="Arial" w:cs="Arial"/>
                <w:sz w:val="20"/>
                <w:szCs w:val="20"/>
              </w:rPr>
              <w:t>Centre de traitement des déchets dangereux</w:t>
            </w:r>
            <w:commentRangeEnd w:id="467"/>
            <w:r>
              <w:rPr>
                <w:rStyle w:val="Marquedecommentaire"/>
              </w:rPr>
              <w:commentReference w:id="467"/>
            </w:r>
          </w:p>
        </w:tc>
        <w:tc>
          <w:tcPr>
            <w:tcW w:w="2700" w:type="dxa"/>
            <w:vAlign w:val="center"/>
          </w:tcPr>
          <w:p w14:paraId="6C463B4C" w14:textId="4A3CD9C2" w:rsidR="006F67D5" w:rsidRPr="00A975A8" w:rsidRDefault="003574C9" w:rsidP="00275655">
            <w:pPr>
              <w:rPr>
                <w:rFonts w:ascii="Arial" w:hAnsi="Arial" w:cs="Arial"/>
                <w:sz w:val="20"/>
                <w:szCs w:val="20"/>
              </w:rPr>
            </w:pPr>
            <w:r>
              <w:rPr>
                <w:rFonts w:ascii="Arial" w:hAnsi="Arial" w:cs="Arial"/>
                <w:sz w:val="20"/>
                <w:szCs w:val="20"/>
              </w:rPr>
              <w:t xml:space="preserve">Conakry </w:t>
            </w:r>
            <w:del w:id="449" w:author="Zhou Zilai" w:date="2026-07-24T11:24:00Z">
              <w:r>
                <w:rPr>
                  <w:rFonts w:ascii="Arial" w:hAnsi="Arial" w:cs="Arial"/>
                  <w:sz w:val="20"/>
                  <w:szCs w:val="20"/>
                </w:rPr>
                <w:delText>ou international</w:delText>
              </w:r>
            </w:del>
          </w:p>
        </w:tc>
        <w:tc>
          <w:tcPr>
            <w:tcW w:w="3626" w:type="dxa"/>
            <w:vAlign w:val="center"/>
          </w:tcPr>
          <w:p w14:paraId="5D5DC386" w14:textId="77777777" w:rsidR="006F67D5" w:rsidRPr="00A975A8" w:rsidRDefault="003574C9" w:rsidP="00275655">
            <w:pPr>
              <w:rPr>
                <w:rFonts w:ascii="Arial" w:hAnsi="Arial" w:cs="Arial"/>
                <w:sz w:val="20"/>
                <w:szCs w:val="20"/>
              </w:rPr>
            </w:pPr>
            <w:r>
              <w:rPr>
                <w:rFonts w:ascii="Arial" w:hAnsi="Arial" w:cs="Arial"/>
                <w:sz w:val="20"/>
                <w:szCs w:val="20"/>
              </w:rPr>
              <w:t>Déchets dangereux (huiles, produits chimiques)</w:t>
            </w:r>
          </w:p>
        </w:tc>
      </w:tr>
      <w:tr w:rsidR="006F67D5" w:rsidRPr="00A975A8" w14:paraId="7F1939CD" w14:textId="77777777" w:rsidTr="00275655">
        <w:tc>
          <w:tcPr>
            <w:tcW w:w="2700" w:type="dxa"/>
            <w:vAlign w:val="center"/>
          </w:tcPr>
          <w:p w14:paraId="6239205C" w14:textId="77777777" w:rsidR="006F67D5" w:rsidRPr="00A975A8" w:rsidRDefault="003574C9" w:rsidP="00275655">
            <w:pPr>
              <w:rPr>
                <w:rFonts w:ascii="Arial" w:hAnsi="Arial" w:cs="Arial"/>
                <w:sz w:val="20"/>
                <w:szCs w:val="20"/>
              </w:rPr>
            </w:pPr>
            <w:r>
              <w:rPr>
                <w:rFonts w:ascii="Arial" w:hAnsi="Arial" w:cs="Arial"/>
                <w:sz w:val="20"/>
                <w:szCs w:val="20"/>
              </w:rPr>
              <w:t>Recycleur de ferraille</w:t>
            </w:r>
          </w:p>
        </w:tc>
        <w:tc>
          <w:tcPr>
            <w:tcW w:w="2700" w:type="dxa"/>
            <w:vAlign w:val="center"/>
          </w:tcPr>
          <w:p w14:paraId="449B5A57" w14:textId="77777777" w:rsidR="006F67D5" w:rsidRPr="00A975A8" w:rsidRDefault="003574C9" w:rsidP="00275655">
            <w:pPr>
              <w:rPr>
                <w:rFonts w:ascii="Arial" w:hAnsi="Arial" w:cs="Arial"/>
                <w:sz w:val="20"/>
                <w:szCs w:val="20"/>
              </w:rPr>
            </w:pPr>
            <w:r>
              <w:rPr>
                <w:rFonts w:ascii="Arial" w:hAnsi="Arial" w:cs="Arial"/>
                <w:sz w:val="20"/>
                <w:szCs w:val="20"/>
              </w:rPr>
              <w:t>Boké ou Conakry</w:t>
            </w:r>
          </w:p>
        </w:tc>
        <w:tc>
          <w:tcPr>
            <w:tcW w:w="3626" w:type="dxa"/>
            <w:vAlign w:val="center"/>
          </w:tcPr>
          <w:p w14:paraId="16E58B2F" w14:textId="77777777" w:rsidR="006F67D5" w:rsidRPr="00A975A8" w:rsidRDefault="003574C9" w:rsidP="00275655">
            <w:pPr>
              <w:rPr>
                <w:rFonts w:ascii="Arial" w:hAnsi="Arial" w:cs="Arial"/>
                <w:sz w:val="20"/>
                <w:szCs w:val="20"/>
              </w:rPr>
            </w:pPr>
            <w:r>
              <w:rPr>
                <w:rFonts w:ascii="Arial" w:hAnsi="Arial" w:cs="Arial"/>
                <w:sz w:val="20"/>
                <w:szCs w:val="20"/>
              </w:rPr>
              <w:t>Ferraille</w:t>
            </w:r>
          </w:p>
        </w:tc>
      </w:tr>
      <w:tr w:rsidR="006F67D5" w:rsidRPr="00A975A8" w14:paraId="7069395C" w14:textId="77777777" w:rsidTr="00275655">
        <w:tc>
          <w:tcPr>
            <w:tcW w:w="2700" w:type="dxa"/>
            <w:vAlign w:val="center"/>
          </w:tcPr>
          <w:p w14:paraId="05CB625D" w14:textId="77777777" w:rsidR="006F67D5" w:rsidRPr="00A975A8" w:rsidRDefault="003574C9" w:rsidP="00275655">
            <w:pPr>
              <w:rPr>
                <w:rFonts w:ascii="Arial" w:hAnsi="Arial" w:cs="Arial"/>
                <w:sz w:val="20"/>
                <w:szCs w:val="20"/>
              </w:rPr>
            </w:pPr>
            <w:r>
              <w:rPr>
                <w:rFonts w:ascii="Arial" w:hAnsi="Arial" w:cs="Arial"/>
                <w:sz w:val="20"/>
                <w:szCs w:val="20"/>
              </w:rPr>
              <w:t>Recycleur d'huiles usagées</w:t>
            </w:r>
          </w:p>
        </w:tc>
        <w:tc>
          <w:tcPr>
            <w:tcW w:w="2700" w:type="dxa"/>
            <w:vAlign w:val="center"/>
          </w:tcPr>
          <w:p w14:paraId="66894B0C" w14:textId="698B46A4" w:rsidR="006F67D5" w:rsidRPr="00A975A8" w:rsidRDefault="003574C9" w:rsidP="00275655">
            <w:pPr>
              <w:rPr>
                <w:rFonts w:ascii="Arial" w:hAnsi="Arial" w:cs="Arial"/>
                <w:sz w:val="20"/>
                <w:szCs w:val="20"/>
              </w:rPr>
            </w:pPr>
            <w:r>
              <w:rPr>
                <w:rFonts w:ascii="Arial" w:hAnsi="Arial" w:cs="Arial"/>
                <w:sz w:val="20"/>
                <w:szCs w:val="20"/>
              </w:rPr>
              <w:t xml:space="preserve">Conakry </w:t>
            </w:r>
            <w:del w:id="450" w:author="Zhou Zilai" w:date="2026-07-24T11:24:00Z">
              <w:r>
                <w:rPr>
                  <w:rFonts w:ascii="Arial" w:hAnsi="Arial" w:cs="Arial"/>
                  <w:sz w:val="20"/>
                  <w:szCs w:val="20"/>
                </w:rPr>
                <w:delText>ou international</w:delText>
              </w:r>
            </w:del>
          </w:p>
        </w:tc>
        <w:tc>
          <w:tcPr>
            <w:tcW w:w="3626" w:type="dxa"/>
            <w:vAlign w:val="center"/>
          </w:tcPr>
          <w:p w14:paraId="3C10ED37" w14:textId="77777777" w:rsidR="006F67D5" w:rsidRPr="00A975A8" w:rsidRDefault="003574C9" w:rsidP="00275655">
            <w:pPr>
              <w:rPr>
                <w:rFonts w:ascii="Arial" w:hAnsi="Arial" w:cs="Arial"/>
                <w:sz w:val="20"/>
                <w:szCs w:val="20"/>
              </w:rPr>
            </w:pPr>
            <w:r>
              <w:rPr>
                <w:rFonts w:ascii="Arial" w:hAnsi="Arial" w:cs="Arial"/>
                <w:sz w:val="20"/>
                <w:szCs w:val="20"/>
              </w:rPr>
              <w:t>Huiles usagées</w:t>
            </w:r>
          </w:p>
        </w:tc>
      </w:tr>
      <w:tr w:rsidR="006F67D5" w:rsidRPr="00A975A8" w14:paraId="5FB99035" w14:textId="77777777" w:rsidTr="00275655">
        <w:tc>
          <w:tcPr>
            <w:tcW w:w="2700" w:type="dxa"/>
            <w:vAlign w:val="center"/>
          </w:tcPr>
          <w:p w14:paraId="0FCA6B39" w14:textId="77777777" w:rsidR="006F67D5" w:rsidRPr="00A975A8" w:rsidRDefault="003574C9" w:rsidP="00275655">
            <w:pPr>
              <w:rPr>
                <w:rFonts w:ascii="Arial" w:hAnsi="Arial" w:cs="Arial"/>
                <w:sz w:val="20"/>
                <w:szCs w:val="20"/>
              </w:rPr>
            </w:pPr>
            <w:r>
              <w:rPr>
                <w:rFonts w:ascii="Arial" w:hAnsi="Arial" w:cs="Arial"/>
                <w:sz w:val="20"/>
                <w:szCs w:val="20"/>
              </w:rPr>
              <w:t>Unité de compostage commerciale</w:t>
            </w:r>
          </w:p>
        </w:tc>
        <w:tc>
          <w:tcPr>
            <w:tcW w:w="2700" w:type="dxa"/>
            <w:vAlign w:val="center"/>
          </w:tcPr>
          <w:p w14:paraId="6380134A" w14:textId="77777777" w:rsidR="006F67D5" w:rsidRPr="00A975A8" w:rsidRDefault="003574C9" w:rsidP="00275655">
            <w:pPr>
              <w:rPr>
                <w:rFonts w:ascii="Arial" w:hAnsi="Arial" w:cs="Arial"/>
                <w:sz w:val="20"/>
                <w:szCs w:val="20"/>
              </w:rPr>
            </w:pPr>
            <w:r>
              <w:rPr>
                <w:rFonts w:ascii="Arial" w:hAnsi="Arial" w:cs="Arial"/>
                <w:sz w:val="20"/>
                <w:szCs w:val="20"/>
              </w:rPr>
              <w:t>Région de Boké</w:t>
            </w:r>
          </w:p>
        </w:tc>
        <w:tc>
          <w:tcPr>
            <w:tcW w:w="3626" w:type="dxa"/>
            <w:vAlign w:val="center"/>
          </w:tcPr>
          <w:p w14:paraId="4370F6D1" w14:textId="77777777" w:rsidR="006F67D5" w:rsidRPr="00A975A8" w:rsidRDefault="003574C9" w:rsidP="00275655">
            <w:pPr>
              <w:rPr>
                <w:rFonts w:ascii="Arial" w:hAnsi="Arial" w:cs="Arial"/>
                <w:sz w:val="20"/>
                <w:szCs w:val="20"/>
              </w:rPr>
            </w:pPr>
            <w:r>
              <w:rPr>
                <w:rFonts w:ascii="Arial" w:hAnsi="Arial" w:cs="Arial"/>
                <w:sz w:val="20"/>
                <w:szCs w:val="20"/>
              </w:rPr>
              <w:t>Déchets organiques</w:t>
            </w:r>
          </w:p>
        </w:tc>
      </w:tr>
      <w:tr w:rsidR="006F67D5" w:rsidRPr="00A975A8" w:rsidDel="00187D4E" w14:paraId="21C6DD52" w14:textId="3AFFA0A9" w:rsidTr="00275655">
        <w:trPr>
          <w:del w:id="451" w:author="Zhou Zilai" w:date="2026-07-24T11:25:00Z"/>
        </w:trPr>
        <w:tc>
          <w:tcPr>
            <w:tcW w:w="2700" w:type="dxa"/>
            <w:vAlign w:val="center"/>
          </w:tcPr>
          <w:p w14:paraId="6CDE2AC0" w14:textId="59B4824B" w:rsidR="006F67D5" w:rsidRPr="00A975A8" w:rsidDel="00187D4E" w:rsidRDefault="003574C9" w:rsidP="00275655">
            <w:pPr>
              <w:rPr>
                <w:del w:id="452" w:author="Zhou Zilai" w:date="2026-07-24T11:25:00Z"/>
                <w:rFonts w:ascii="Arial" w:hAnsi="Arial" w:cs="Arial"/>
                <w:sz w:val="20"/>
                <w:szCs w:val="20"/>
              </w:rPr>
            </w:pPr>
            <w:del w:id="453" w:author="Zhou Zilai" w:date="2026-07-24T11:25:00Z">
              <w:r>
                <w:rPr>
                  <w:rFonts w:ascii="Arial" w:hAnsi="Arial" w:cs="Arial"/>
                  <w:sz w:val="20"/>
                  <w:szCs w:val="20"/>
                </w:rPr>
                <w:delText>Installation d'incinération de déchets dangereux</w:delText>
              </w:r>
            </w:del>
          </w:p>
        </w:tc>
        <w:tc>
          <w:tcPr>
            <w:tcW w:w="2700" w:type="dxa"/>
            <w:vAlign w:val="center"/>
          </w:tcPr>
          <w:p w14:paraId="221AFE5D" w14:textId="3605B524" w:rsidR="006F67D5" w:rsidRPr="00A975A8" w:rsidDel="00187D4E" w:rsidRDefault="003574C9" w:rsidP="00275655">
            <w:pPr>
              <w:rPr>
                <w:del w:id="454" w:author="Zhou Zilai" w:date="2026-07-24T11:25:00Z"/>
                <w:rFonts w:ascii="Arial" w:hAnsi="Arial" w:cs="Arial"/>
                <w:sz w:val="20"/>
                <w:szCs w:val="20"/>
              </w:rPr>
            </w:pPr>
            <w:del w:id="455" w:author="Zhou Zilai" w:date="2026-07-24T11:25:00Z">
              <w:r>
                <w:rPr>
                  <w:rFonts w:ascii="Arial" w:hAnsi="Arial" w:cs="Arial"/>
                  <w:sz w:val="20"/>
                  <w:szCs w:val="20"/>
                </w:rPr>
                <w:delText>International</w:delText>
              </w:r>
            </w:del>
          </w:p>
        </w:tc>
        <w:tc>
          <w:tcPr>
            <w:tcW w:w="3626" w:type="dxa"/>
            <w:vAlign w:val="center"/>
          </w:tcPr>
          <w:p w14:paraId="009CFDF2" w14:textId="505A807A" w:rsidR="006F67D5" w:rsidRPr="00A975A8" w:rsidDel="00187D4E" w:rsidRDefault="003574C9" w:rsidP="00275655">
            <w:pPr>
              <w:rPr>
                <w:del w:id="456" w:author="Zhou Zilai" w:date="2026-07-24T11:25:00Z"/>
                <w:rFonts w:ascii="Arial" w:hAnsi="Arial" w:cs="Arial"/>
                <w:sz w:val="20"/>
                <w:szCs w:val="20"/>
              </w:rPr>
            </w:pPr>
            <w:del w:id="457" w:author="Zhou Zilai" w:date="2026-07-24T11:25:00Z">
              <w:r>
                <w:rPr>
                  <w:rFonts w:ascii="Arial" w:hAnsi="Arial" w:cs="Arial"/>
                  <w:sz w:val="20"/>
                  <w:szCs w:val="20"/>
                </w:rPr>
                <w:delText>Déchets dangereux</w:delText>
              </w:r>
            </w:del>
          </w:p>
        </w:tc>
      </w:tr>
    </w:tbl>
    <w:p w14:paraId="6525534D" w14:textId="6F520D6B" w:rsidR="006F67D5" w:rsidRDefault="006F67D5" w:rsidP="00703E24">
      <w:pPr>
        <w:jc w:val="both"/>
        <w:rPr>
          <w:rFonts w:ascii="Arial" w:hAnsi="Arial" w:cs="Arial"/>
        </w:rPr>
      </w:pPr>
    </w:p>
    <w:p w14:paraId="39D9C1C6" w14:textId="377AD4B3" w:rsidR="000B6954" w:rsidRDefault="000B6954" w:rsidP="00703E24">
      <w:pPr>
        <w:jc w:val="both"/>
        <w:rPr>
          <w:ins w:id="458" w:author="IB-OKAPI" w:date="2026-08-05T14:56:00Z"/>
          <w:rFonts w:ascii="Arial" w:hAnsi="Arial" w:cs="Arial"/>
        </w:rPr>
      </w:pPr>
    </w:p>
    <w:p w14:paraId="7E3EA6BF" w14:textId="448FF7C8" w:rsidR="00B663E9" w:rsidRDefault="00B663E9" w:rsidP="00703E24">
      <w:pPr>
        <w:jc w:val="both"/>
        <w:rPr>
          <w:ins w:id="459" w:author="IB-OKAPI" w:date="2026-08-05T14:56:00Z"/>
          <w:rFonts w:ascii="Arial" w:hAnsi="Arial" w:cs="Arial"/>
        </w:rPr>
      </w:pPr>
    </w:p>
    <w:p w14:paraId="62217A03" w14:textId="3952B46F" w:rsidR="00B663E9" w:rsidRDefault="00B663E9" w:rsidP="00703E24">
      <w:pPr>
        <w:jc w:val="both"/>
        <w:rPr>
          <w:ins w:id="460" w:author="IB-OKAPI" w:date="2026-08-05T14:56:00Z"/>
          <w:rFonts w:ascii="Arial" w:hAnsi="Arial" w:cs="Arial"/>
        </w:rPr>
      </w:pPr>
    </w:p>
    <w:p w14:paraId="34E0DD04" w14:textId="318BC25D" w:rsidR="00B663E9" w:rsidRDefault="00B663E9" w:rsidP="00703E24">
      <w:pPr>
        <w:jc w:val="both"/>
        <w:rPr>
          <w:ins w:id="461" w:author="IB-OKAPI" w:date="2026-08-05T14:56:00Z"/>
          <w:rFonts w:ascii="Arial" w:hAnsi="Arial" w:cs="Arial"/>
        </w:rPr>
      </w:pPr>
    </w:p>
    <w:p w14:paraId="59AC3071" w14:textId="3DCB43E8" w:rsidR="00B663E9" w:rsidRDefault="00B663E9" w:rsidP="00703E24">
      <w:pPr>
        <w:jc w:val="both"/>
        <w:rPr>
          <w:ins w:id="462" w:author="IB-OKAPI" w:date="2026-08-05T14:56:00Z"/>
          <w:rFonts w:ascii="Arial" w:hAnsi="Arial" w:cs="Arial"/>
        </w:rPr>
      </w:pPr>
    </w:p>
    <w:p w14:paraId="39F8E17D" w14:textId="1BEF59D2" w:rsidR="00B663E9" w:rsidRDefault="00B663E9" w:rsidP="00703E24">
      <w:pPr>
        <w:jc w:val="both"/>
        <w:rPr>
          <w:ins w:id="463" w:author="IB-OKAPI" w:date="2026-08-05T14:56:00Z"/>
          <w:rFonts w:ascii="Arial" w:hAnsi="Arial" w:cs="Arial"/>
        </w:rPr>
      </w:pPr>
    </w:p>
    <w:p w14:paraId="485585DC" w14:textId="13FD2815" w:rsidR="00B663E9" w:rsidRDefault="00B663E9" w:rsidP="00703E24">
      <w:pPr>
        <w:jc w:val="both"/>
        <w:rPr>
          <w:ins w:id="464" w:author="IB-OKAPI" w:date="2026-08-05T14:56:00Z"/>
          <w:rFonts w:ascii="Arial" w:hAnsi="Arial" w:cs="Arial"/>
        </w:rPr>
      </w:pPr>
    </w:p>
    <w:p w14:paraId="71F77B54" w14:textId="7A60C843" w:rsidR="00B663E9" w:rsidRDefault="00B663E9" w:rsidP="00703E24">
      <w:pPr>
        <w:jc w:val="both"/>
        <w:rPr>
          <w:ins w:id="465" w:author="IB-OKAPI" w:date="2026-08-05T16:04:00Z"/>
          <w:rFonts w:ascii="Arial" w:hAnsi="Arial" w:cs="Arial"/>
        </w:rPr>
      </w:pPr>
    </w:p>
    <w:p w14:paraId="6DEFAAE6" w14:textId="77777777" w:rsidR="00CB0B19" w:rsidRPr="00703E24" w:rsidRDefault="00CB0B19" w:rsidP="00703E24">
      <w:pPr>
        <w:jc w:val="both"/>
        <w:rPr>
          <w:rFonts w:ascii="Arial" w:hAnsi="Arial" w:cs="Arial"/>
        </w:rPr>
      </w:pPr>
      <w:bookmarkStart w:id="466" w:name="_GoBack"/>
      <w:bookmarkEnd w:id="466"/>
    </w:p>
    <w:p w14:paraId="63F9A55F" w14:textId="77777777" w:rsidR="006F67D5" w:rsidRPr="00703E24" w:rsidRDefault="003574C9" w:rsidP="00703E24">
      <w:pPr>
        <w:pStyle w:val="Titre1"/>
        <w:jc w:val="both"/>
        <w:rPr>
          <w:rFonts w:ascii="Arial" w:hAnsi="Arial" w:cs="Arial"/>
          <w:sz w:val="21"/>
          <w:szCs w:val="21"/>
        </w:rPr>
      </w:pPr>
      <w:r>
        <w:rPr>
          <w:rFonts w:ascii="Arial" w:hAnsi="Arial" w:cs="Arial"/>
          <w:sz w:val="21"/>
          <w:szCs w:val="21"/>
        </w:rPr>
        <w:lastRenderedPageBreak/>
        <w:t>23.5 Registres et supervision</w:t>
      </w:r>
    </w:p>
    <w:p w14:paraId="7B4A2159" w14:textId="77777777" w:rsidR="006F67D5" w:rsidRPr="00703E24" w:rsidRDefault="003574C9" w:rsidP="00703E24">
      <w:pPr>
        <w:pStyle w:val="Titre2"/>
        <w:jc w:val="both"/>
        <w:rPr>
          <w:rFonts w:ascii="Arial" w:hAnsi="Arial" w:cs="Arial"/>
          <w:sz w:val="21"/>
          <w:szCs w:val="21"/>
        </w:rPr>
      </w:pPr>
      <w:r>
        <w:rPr>
          <w:rFonts w:ascii="Arial" w:hAnsi="Arial" w:cs="Arial"/>
          <w:sz w:val="21"/>
          <w:szCs w:val="21"/>
        </w:rPr>
        <w:t>23.5.1 Registres des déchets</w:t>
      </w:r>
    </w:p>
    <w:p w14:paraId="65EE4C7D" w14:textId="77777777" w:rsidR="006F67D5" w:rsidRPr="00703E24" w:rsidRDefault="003574C9" w:rsidP="00275655">
      <w:pPr>
        <w:spacing w:before="80" w:after="120" w:line="276" w:lineRule="auto"/>
        <w:jc w:val="both"/>
        <w:rPr>
          <w:rFonts w:ascii="Arial" w:hAnsi="Arial" w:cs="Arial"/>
        </w:rPr>
      </w:pPr>
      <w:commentRangeStart w:id="468"/>
      <w:r>
        <w:rPr>
          <w:rFonts w:ascii="Arial" w:hAnsi="Arial" w:cs="Arial"/>
        </w:rPr>
        <w:t>Le projet doit tenir les registres suivants afin d'assurer la traçabilité de tous les déchets, depuis leur production jusqu'à leur élimination finale. Tous les documents originaux doivent être correctement archivés pendant une durée minimale de trois ans (ou dix ans pour les manifestes de déchets dangereux).</w:t>
      </w:r>
      <w:commentRangeEnd w:id="468"/>
      <w:r>
        <w:rPr>
          <w:rStyle w:val="Marquedecommentaire"/>
        </w:rPr>
        <w:commentReference w:id="468"/>
      </w:r>
    </w:p>
    <w:p w14:paraId="01F94CAD" w14:textId="77777777" w:rsidR="006F67D5" w:rsidRPr="00703E24" w:rsidRDefault="006F67D5" w:rsidP="00703E24">
      <w:pPr>
        <w:jc w:val="both"/>
        <w:rPr>
          <w:rFonts w:ascii="Arial" w:hAnsi="Arial" w:cs="Arial"/>
        </w:rPr>
      </w:pPr>
    </w:p>
    <w:p w14:paraId="32913596" w14:textId="59DECDF2" w:rsidR="009C642D" w:rsidRPr="009C642D" w:rsidRDefault="009C642D" w:rsidP="009C642D">
      <w:pPr>
        <w:pStyle w:val="Lgende"/>
        <w:keepNext/>
        <w:rPr>
          <w:rFonts w:ascii="Arial" w:hAnsi="Arial" w:cs="Arial"/>
          <w:i w:val="0"/>
          <w:iCs w:val="0"/>
          <w:color w:val="auto"/>
          <w:sz w:val="20"/>
          <w:szCs w:val="20"/>
        </w:rPr>
      </w:pPr>
      <w:r>
        <w:rPr>
          <w:rFonts w:ascii="Arial" w:hAnsi="Arial" w:cs="Arial"/>
          <w:i w:val="0"/>
          <w:iCs w:val="0"/>
          <w:color w:val="auto"/>
          <w:sz w:val="20"/>
          <w:szCs w:val="20"/>
        </w:rPr>
        <w:t xml:space="preserve">Tableau </w:t>
        <w:fldChar w:fldCharType="begin"/>
        <w:instrText xml:space="preserve"> SEQ Tableau \* ARABIC </w:instrText>
        <w:fldChar w:fldCharType="separate"/>
      </w:r>
      <w:r>
        <w:rPr>
          <w:rFonts w:ascii="Arial" w:hAnsi="Arial" w:cs="Arial"/>
          <w:i w:val="0"/>
          <w:iCs w:val="0"/>
          <w:noProof/>
          <w:color w:val="auto"/>
          <w:sz w:val="20"/>
          <w:szCs w:val="20"/>
        </w:rPr>
        <w:t>6</w:t>
      </w:r>
      <w:r>
        <w:rPr>
          <w:rFonts w:ascii="Arial" w:hAnsi="Arial" w:cs="Arial"/>
          <w:i w:val="0"/>
          <w:iCs w:val="0"/>
          <w:color w:val="auto"/>
          <w:sz w:val="20"/>
          <w:szCs w:val="20"/>
        </w:rPr>
        <w:fldChar w:fldCharType="end"/>
        <w:t xml:space="preserve"> : registre des déchets </w:t>
      </w:r>
    </w:p>
    <w:tbl>
      <w:tblPr>
        <w:tblStyle w:val="Grilledutableau"/>
        <w:tblW w:w="9026" w:type="dxa"/>
        <w:tblLook w:val="0000" w:firstRow="0" w:lastRow="0" w:firstColumn="0" w:lastColumn="0" w:noHBand="0" w:noVBand="0"/>
      </w:tblPr>
      <w:tblGrid>
        <w:gridCol w:w="2300"/>
        <w:gridCol w:w="5226"/>
        <w:gridCol w:w="1500"/>
      </w:tblGrid>
      <w:tr w:rsidR="006F67D5" w:rsidRPr="00275655" w14:paraId="44FCA54D" w14:textId="77777777" w:rsidTr="00275655">
        <w:trPr>
          <w:trHeight w:val="329"/>
        </w:trPr>
        <w:tc>
          <w:tcPr>
            <w:tcW w:w="2300" w:type="dxa"/>
            <w:vAlign w:val="center"/>
          </w:tcPr>
          <w:p w14:paraId="53FF4696" w14:textId="77777777" w:rsidR="006F67D5" w:rsidRPr="00275655" w:rsidRDefault="003574C9" w:rsidP="009C642D">
            <w:pPr>
              <w:rPr>
                <w:rFonts w:ascii="Arial" w:hAnsi="Arial" w:cs="Arial"/>
                <w:sz w:val="20"/>
                <w:szCs w:val="20"/>
              </w:rPr>
            </w:pPr>
            <w:r>
              <w:rPr>
                <w:rFonts w:ascii="Arial" w:hAnsi="Arial" w:cs="Arial"/>
                <w:b/>
                <w:bCs/>
                <w:sz w:val="20"/>
                <w:szCs w:val="20"/>
              </w:rPr>
              <w:t>Registre</w:t>
            </w:r>
          </w:p>
        </w:tc>
        <w:tc>
          <w:tcPr>
            <w:tcW w:w="5226" w:type="dxa"/>
            <w:vAlign w:val="center"/>
          </w:tcPr>
          <w:p w14:paraId="0343DC1D" w14:textId="77777777" w:rsidR="006F67D5" w:rsidRPr="00275655" w:rsidRDefault="003574C9" w:rsidP="009C642D">
            <w:pPr>
              <w:rPr>
                <w:rFonts w:ascii="Arial" w:hAnsi="Arial" w:cs="Arial"/>
                <w:sz w:val="20"/>
                <w:szCs w:val="20"/>
              </w:rPr>
            </w:pPr>
            <w:r>
              <w:rPr>
                <w:rFonts w:ascii="Arial" w:hAnsi="Arial" w:cs="Arial"/>
                <w:b/>
                <w:bCs/>
                <w:sz w:val="20"/>
                <w:szCs w:val="20"/>
              </w:rPr>
              <w:t>Objet</w:t>
            </w:r>
          </w:p>
        </w:tc>
        <w:tc>
          <w:tcPr>
            <w:tcW w:w="1500" w:type="dxa"/>
            <w:vAlign w:val="center"/>
          </w:tcPr>
          <w:p w14:paraId="5D5FF310" w14:textId="77777777" w:rsidR="006F67D5" w:rsidRPr="00275655" w:rsidRDefault="003574C9" w:rsidP="009C642D">
            <w:pPr>
              <w:rPr>
                <w:rFonts w:ascii="Arial" w:hAnsi="Arial" w:cs="Arial"/>
                <w:sz w:val="20"/>
                <w:szCs w:val="20"/>
              </w:rPr>
            </w:pPr>
            <w:r>
              <w:rPr>
                <w:rFonts w:ascii="Arial" w:hAnsi="Arial" w:cs="Arial"/>
                <w:b/>
                <w:bCs/>
                <w:sz w:val="20"/>
                <w:szCs w:val="20"/>
              </w:rPr>
              <w:t>Conservation</w:t>
            </w:r>
          </w:p>
        </w:tc>
      </w:tr>
      <w:tr w:rsidR="006F67D5" w:rsidRPr="00275655" w14:paraId="6887B234" w14:textId="77777777" w:rsidTr="00275655">
        <w:tc>
          <w:tcPr>
            <w:tcW w:w="2300" w:type="dxa"/>
            <w:vAlign w:val="center"/>
          </w:tcPr>
          <w:p w14:paraId="2B5E4873" w14:textId="77777777" w:rsidR="006F67D5" w:rsidRPr="00275655" w:rsidRDefault="003574C9" w:rsidP="00275655">
            <w:pPr>
              <w:rPr>
                <w:rFonts w:ascii="Arial" w:hAnsi="Arial" w:cs="Arial"/>
                <w:sz w:val="20"/>
                <w:szCs w:val="20"/>
              </w:rPr>
            </w:pPr>
            <w:r>
              <w:rPr>
                <w:rFonts w:ascii="Arial" w:hAnsi="Arial" w:cs="Arial"/>
                <w:sz w:val="20"/>
                <w:szCs w:val="20"/>
              </w:rPr>
              <w:t>Registre des déchets non dangereux</w:t>
            </w:r>
          </w:p>
        </w:tc>
        <w:tc>
          <w:tcPr>
            <w:tcW w:w="5226" w:type="dxa"/>
            <w:vAlign w:val="center"/>
          </w:tcPr>
          <w:p w14:paraId="5B0E3692" w14:textId="77777777" w:rsidR="006F67D5" w:rsidRPr="00275655" w:rsidRDefault="003574C9" w:rsidP="00275655">
            <w:pPr>
              <w:rPr>
                <w:rFonts w:ascii="Arial" w:hAnsi="Arial" w:cs="Arial"/>
                <w:sz w:val="20"/>
                <w:szCs w:val="20"/>
              </w:rPr>
            </w:pPr>
            <w:r>
              <w:rPr>
                <w:rFonts w:ascii="Arial" w:hAnsi="Arial" w:cs="Arial"/>
                <w:sz w:val="20"/>
                <w:szCs w:val="20"/>
              </w:rPr>
              <w:t>Suit les quantités générées, stockées, transférées et éliminées par zone source, type de déchet, poids, transporteur, destinataire, mode d'élimination et site</w:t>
            </w:r>
          </w:p>
        </w:tc>
        <w:tc>
          <w:tcPr>
            <w:tcW w:w="1500" w:type="dxa"/>
            <w:vAlign w:val="center"/>
          </w:tcPr>
          <w:p w14:paraId="4B50743A" w14:textId="77777777" w:rsidR="006F67D5" w:rsidRPr="00275655" w:rsidRDefault="003574C9" w:rsidP="00275655">
            <w:pPr>
              <w:rPr>
                <w:rFonts w:ascii="Arial" w:hAnsi="Arial" w:cs="Arial"/>
                <w:sz w:val="20"/>
                <w:szCs w:val="20"/>
              </w:rPr>
            </w:pPr>
            <w:r>
              <w:rPr>
                <w:rFonts w:ascii="Arial" w:hAnsi="Arial" w:cs="Arial"/>
                <w:sz w:val="20"/>
                <w:szCs w:val="20"/>
              </w:rPr>
              <w:t>Minimum 3 ans</w:t>
            </w:r>
          </w:p>
        </w:tc>
      </w:tr>
      <w:tr w:rsidR="006F67D5" w:rsidRPr="00275655" w14:paraId="5BBEDE28" w14:textId="77777777" w:rsidTr="00275655">
        <w:tc>
          <w:tcPr>
            <w:tcW w:w="2300" w:type="dxa"/>
            <w:vAlign w:val="center"/>
          </w:tcPr>
          <w:p w14:paraId="38CC6CA0" w14:textId="77777777" w:rsidR="006F67D5" w:rsidRPr="00275655" w:rsidRDefault="003574C9" w:rsidP="00275655">
            <w:pPr>
              <w:rPr>
                <w:rFonts w:ascii="Arial" w:hAnsi="Arial" w:cs="Arial"/>
                <w:sz w:val="20"/>
                <w:szCs w:val="20"/>
              </w:rPr>
            </w:pPr>
            <w:r>
              <w:rPr>
                <w:rFonts w:ascii="Arial" w:hAnsi="Arial" w:cs="Arial"/>
                <w:sz w:val="20"/>
                <w:szCs w:val="20"/>
              </w:rPr>
              <w:t>Registre des déchets dangereux</w:t>
            </w:r>
          </w:p>
        </w:tc>
        <w:tc>
          <w:tcPr>
            <w:tcW w:w="5226" w:type="dxa"/>
            <w:vAlign w:val="center"/>
          </w:tcPr>
          <w:p w14:paraId="15701A02" w14:textId="77777777" w:rsidR="006F67D5" w:rsidRPr="00275655" w:rsidRDefault="003574C9" w:rsidP="00275655">
            <w:pPr>
              <w:rPr>
                <w:rFonts w:ascii="Arial" w:hAnsi="Arial" w:cs="Arial"/>
                <w:sz w:val="20"/>
                <w:szCs w:val="20"/>
              </w:rPr>
            </w:pPr>
            <w:r>
              <w:rPr>
                <w:rFonts w:ascii="Arial" w:hAnsi="Arial" w:cs="Arial"/>
                <w:sz w:val="20"/>
                <w:szCs w:val="20"/>
              </w:rPr>
              <w:t>Identique au précédent, avec en complément le numéro de manifeste de transfert et l'entreprise d'élimination</w:t>
            </w:r>
          </w:p>
        </w:tc>
        <w:tc>
          <w:tcPr>
            <w:tcW w:w="1500" w:type="dxa"/>
            <w:vAlign w:val="center"/>
          </w:tcPr>
          <w:p w14:paraId="08A27714" w14:textId="77777777" w:rsidR="006F67D5" w:rsidRPr="00275655" w:rsidRDefault="003574C9" w:rsidP="00275655">
            <w:pPr>
              <w:rPr>
                <w:rFonts w:ascii="Arial" w:hAnsi="Arial" w:cs="Arial"/>
                <w:sz w:val="20"/>
                <w:szCs w:val="20"/>
              </w:rPr>
            </w:pPr>
            <w:r>
              <w:rPr>
                <w:rFonts w:ascii="Arial" w:hAnsi="Arial" w:cs="Arial"/>
                <w:sz w:val="20"/>
                <w:szCs w:val="20"/>
              </w:rPr>
              <w:t>Minimum 3 ans</w:t>
            </w:r>
          </w:p>
        </w:tc>
      </w:tr>
      <w:tr w:rsidR="006F67D5" w:rsidRPr="00275655" w14:paraId="5CECDC10" w14:textId="77777777" w:rsidTr="00275655">
        <w:tc>
          <w:tcPr>
            <w:tcW w:w="2300" w:type="dxa"/>
            <w:vAlign w:val="center"/>
          </w:tcPr>
          <w:p w14:paraId="445D7E98" w14:textId="77777777" w:rsidR="006F67D5" w:rsidRPr="00275655" w:rsidRDefault="003574C9" w:rsidP="00275655">
            <w:pPr>
              <w:rPr>
                <w:rFonts w:ascii="Arial" w:hAnsi="Arial" w:cs="Arial"/>
                <w:sz w:val="20"/>
                <w:szCs w:val="20"/>
              </w:rPr>
            </w:pPr>
            <w:r>
              <w:rPr>
                <w:rFonts w:ascii="Arial" w:hAnsi="Arial" w:cs="Arial"/>
                <w:sz w:val="20"/>
                <w:szCs w:val="20"/>
              </w:rPr>
              <w:t>Journal d'incinération</w:t>
            </w:r>
          </w:p>
        </w:tc>
        <w:tc>
          <w:tcPr>
            <w:tcW w:w="5226" w:type="dxa"/>
            <w:vAlign w:val="center"/>
          </w:tcPr>
          <w:p w14:paraId="51CE73CB" w14:textId="77777777" w:rsidR="006F67D5" w:rsidRPr="00275655" w:rsidRDefault="003574C9" w:rsidP="00275655">
            <w:pPr>
              <w:rPr>
                <w:rFonts w:ascii="Arial" w:hAnsi="Arial" w:cs="Arial"/>
                <w:sz w:val="20"/>
                <w:szCs w:val="20"/>
              </w:rPr>
            </w:pPr>
            <w:r>
              <w:rPr>
                <w:rFonts w:ascii="Arial" w:hAnsi="Arial" w:cs="Arial"/>
                <w:sz w:val="20"/>
                <w:szCs w:val="20"/>
              </w:rPr>
              <w:t>Enregistre chaque session d'incinération : opérateur, heure, poids des déchets à l'entrée, température du four, durée et poids des résidus</w:t>
            </w:r>
          </w:p>
        </w:tc>
        <w:tc>
          <w:tcPr>
            <w:tcW w:w="1500" w:type="dxa"/>
            <w:vAlign w:val="center"/>
          </w:tcPr>
          <w:p w14:paraId="783D2622" w14:textId="77777777" w:rsidR="006F67D5" w:rsidRPr="00275655" w:rsidRDefault="003574C9" w:rsidP="00275655">
            <w:pPr>
              <w:rPr>
                <w:rFonts w:ascii="Arial" w:hAnsi="Arial" w:cs="Arial"/>
                <w:sz w:val="20"/>
                <w:szCs w:val="20"/>
              </w:rPr>
            </w:pPr>
            <w:r>
              <w:rPr>
                <w:rFonts w:ascii="Arial" w:hAnsi="Arial" w:cs="Arial"/>
                <w:sz w:val="20"/>
                <w:szCs w:val="20"/>
              </w:rPr>
              <w:t>Minimum 3 ans</w:t>
            </w:r>
          </w:p>
        </w:tc>
      </w:tr>
      <w:tr w:rsidR="006F67D5" w:rsidRPr="00275655" w14:paraId="1A96332C" w14:textId="77777777" w:rsidTr="00275655">
        <w:tc>
          <w:tcPr>
            <w:tcW w:w="2300" w:type="dxa"/>
            <w:vAlign w:val="center"/>
          </w:tcPr>
          <w:p w14:paraId="05C33971" w14:textId="77777777" w:rsidR="006F67D5" w:rsidRPr="00275655" w:rsidRDefault="003574C9" w:rsidP="00275655">
            <w:pPr>
              <w:rPr>
                <w:rFonts w:ascii="Arial" w:hAnsi="Arial" w:cs="Arial"/>
                <w:sz w:val="20"/>
                <w:szCs w:val="20"/>
              </w:rPr>
            </w:pPr>
            <w:r>
              <w:rPr>
                <w:rFonts w:ascii="Arial" w:hAnsi="Arial" w:cs="Arial"/>
                <w:sz w:val="20"/>
                <w:szCs w:val="20"/>
              </w:rPr>
              <w:t>Journal de décharge / rejet</w:t>
            </w:r>
          </w:p>
        </w:tc>
        <w:tc>
          <w:tcPr>
            <w:tcW w:w="5226" w:type="dxa"/>
            <w:vAlign w:val="center"/>
          </w:tcPr>
          <w:p w14:paraId="2D7F5F8C" w14:textId="77777777" w:rsidR="006F67D5" w:rsidRPr="00275655" w:rsidRDefault="003574C9" w:rsidP="00275655">
            <w:pPr>
              <w:rPr>
                <w:rFonts w:ascii="Arial" w:hAnsi="Arial" w:cs="Arial"/>
                <w:sz w:val="20"/>
                <w:szCs w:val="20"/>
              </w:rPr>
            </w:pPr>
            <w:r>
              <w:rPr>
                <w:rFonts w:ascii="Arial" w:hAnsi="Arial" w:cs="Arial"/>
                <w:sz w:val="20"/>
                <w:szCs w:val="20"/>
              </w:rPr>
              <w:t>Enregistre chaque opération de décharge : date, type de déchet, quantité, opérateur, zone de décharge, état de la couverture de sol</w:t>
            </w:r>
          </w:p>
        </w:tc>
        <w:tc>
          <w:tcPr>
            <w:tcW w:w="1500" w:type="dxa"/>
            <w:vAlign w:val="center"/>
          </w:tcPr>
          <w:p w14:paraId="0A8139E1" w14:textId="77777777" w:rsidR="006F67D5" w:rsidRPr="00275655" w:rsidRDefault="003574C9" w:rsidP="00275655">
            <w:pPr>
              <w:rPr>
                <w:rFonts w:ascii="Arial" w:hAnsi="Arial" w:cs="Arial"/>
                <w:sz w:val="20"/>
                <w:szCs w:val="20"/>
              </w:rPr>
            </w:pPr>
            <w:r>
              <w:rPr>
                <w:rFonts w:ascii="Arial" w:hAnsi="Arial" w:cs="Arial"/>
                <w:sz w:val="20"/>
                <w:szCs w:val="20"/>
              </w:rPr>
              <w:t>Minimum 3 ans</w:t>
            </w:r>
          </w:p>
        </w:tc>
      </w:tr>
      <w:tr w:rsidR="006F67D5" w:rsidRPr="00275655" w14:paraId="132F94F6" w14:textId="77777777" w:rsidTr="00275655">
        <w:tc>
          <w:tcPr>
            <w:tcW w:w="2300" w:type="dxa"/>
            <w:vAlign w:val="center"/>
          </w:tcPr>
          <w:p w14:paraId="0F35EEF0" w14:textId="77777777" w:rsidR="006F67D5" w:rsidRPr="00275655" w:rsidRDefault="003574C9" w:rsidP="00275655">
            <w:pPr>
              <w:rPr>
                <w:rFonts w:ascii="Arial" w:hAnsi="Arial" w:cs="Arial"/>
                <w:sz w:val="20"/>
                <w:szCs w:val="20"/>
              </w:rPr>
            </w:pPr>
            <w:r>
              <w:rPr>
                <w:rFonts w:ascii="Arial" w:hAnsi="Arial" w:cs="Arial"/>
                <w:sz w:val="20"/>
                <w:szCs w:val="20"/>
              </w:rPr>
              <w:t>Registre des incidents anormaux et actions correctives</w:t>
            </w:r>
          </w:p>
        </w:tc>
        <w:tc>
          <w:tcPr>
            <w:tcW w:w="5226" w:type="dxa"/>
            <w:vAlign w:val="center"/>
          </w:tcPr>
          <w:p w14:paraId="231C1966" w14:textId="77777777" w:rsidR="006F67D5" w:rsidRPr="00275655" w:rsidRDefault="003574C9" w:rsidP="00275655">
            <w:pPr>
              <w:rPr>
                <w:rFonts w:ascii="Arial" w:hAnsi="Arial" w:cs="Arial"/>
                <w:sz w:val="20"/>
                <w:szCs w:val="20"/>
              </w:rPr>
            </w:pPr>
            <w:r>
              <w:rPr>
                <w:rFonts w:ascii="Arial" w:hAnsi="Arial" w:cs="Arial"/>
                <w:sz w:val="20"/>
                <w:szCs w:val="20"/>
              </w:rPr>
              <w:t>Documente tous les événements anormaux (déversements, dysfonctionnements d'équipement, rejets non conformes) : description, cause profonde, action immédiate, mesure d'amélioration à long terme, date d'achèvement</w:t>
            </w:r>
          </w:p>
        </w:tc>
        <w:tc>
          <w:tcPr>
            <w:tcW w:w="1500" w:type="dxa"/>
            <w:vAlign w:val="center"/>
          </w:tcPr>
          <w:p w14:paraId="080717FA" w14:textId="77777777" w:rsidR="006F67D5" w:rsidRPr="00275655" w:rsidRDefault="003574C9" w:rsidP="00275655">
            <w:pPr>
              <w:rPr>
                <w:rFonts w:ascii="Arial" w:hAnsi="Arial" w:cs="Arial"/>
                <w:sz w:val="20"/>
                <w:szCs w:val="20"/>
              </w:rPr>
            </w:pPr>
            <w:r>
              <w:rPr>
                <w:rFonts w:ascii="Arial" w:hAnsi="Arial" w:cs="Arial"/>
                <w:sz w:val="20"/>
                <w:szCs w:val="20"/>
              </w:rPr>
              <w:t>Minimum 3 ans</w:t>
            </w:r>
          </w:p>
        </w:tc>
      </w:tr>
    </w:tbl>
    <w:p w14:paraId="23724B41" w14:textId="77777777" w:rsidR="006F67D5" w:rsidRPr="00703E24" w:rsidRDefault="006F67D5" w:rsidP="00703E24">
      <w:pPr>
        <w:jc w:val="both"/>
        <w:rPr>
          <w:rFonts w:ascii="Arial" w:hAnsi="Arial" w:cs="Arial"/>
        </w:rPr>
      </w:pPr>
    </w:p>
    <w:p w14:paraId="752FB076" w14:textId="67D3F160" w:rsidR="006F67D5" w:rsidRPr="00703E24" w:rsidRDefault="003574C9" w:rsidP="00275655">
      <w:pPr>
        <w:spacing w:before="80" w:after="120" w:line="276" w:lineRule="auto"/>
        <w:jc w:val="both"/>
        <w:rPr>
          <w:rFonts w:ascii="Arial" w:hAnsi="Arial" w:cs="Arial"/>
        </w:rPr>
      </w:pPr>
      <w:r>
        <w:rPr>
          <w:rFonts w:ascii="Arial" w:hAnsi="Arial" w:cs="Arial"/>
        </w:rPr>
        <w:t>Un manifeste de transfert doit accompagner chaque expédition de déchets dangereux depuis le site jusqu'à leur traitement ou élimination finale, et des certificats signés d'élimination ou de recyclage doivent être obtenus auprès de l'installation receveuse.</w:t>
      </w:r>
    </w:p>
    <w:p w14:paraId="419189F1" w14:textId="48DFCB23" w:rsidR="006F67D5" w:rsidRDefault="003574C9" w:rsidP="00703E24">
      <w:pPr>
        <w:pStyle w:val="Titre2"/>
        <w:jc w:val="both"/>
        <w:rPr>
          <w:rFonts w:ascii="Arial" w:hAnsi="Arial" w:cs="Arial"/>
          <w:sz w:val="21"/>
          <w:szCs w:val="21"/>
        </w:rPr>
      </w:pPr>
      <w:r>
        <w:rPr>
          <w:rFonts w:ascii="Arial" w:hAnsi="Arial" w:cs="Arial"/>
          <w:sz w:val="21"/>
          <w:szCs w:val="21"/>
        </w:rPr>
        <w:t>23.5.2 Supervision et inspection</w:t>
      </w:r>
    </w:p>
    <w:p w14:paraId="4C80E0B2" w14:textId="20F4EC50" w:rsidR="00275655" w:rsidRPr="009C642D" w:rsidRDefault="009C642D" w:rsidP="009C642D">
      <w:pPr>
        <w:spacing w:line="276" w:lineRule="auto"/>
        <w:jc w:val="both"/>
        <w:rPr>
          <w:rFonts w:ascii="Arial" w:hAnsi="Arial" w:cs="Arial"/>
        </w:rPr>
      </w:pPr>
      <w:r>
        <w:rPr>
          <w:rFonts w:ascii="Arial" w:hAnsi="Arial" w:cs="Arial"/>
        </w:rPr>
        <w:t>Le tableau ci-dessous présente le programme de supervision et d'inspection prévu pour assurer le suivi régulier de la gestion des déchets sur le site, en précisant la fréquence de chaque contrôle et le responsable désigné.</w:t>
      </w:r>
    </w:p>
    <w:p w14:paraId="34DE4134" w14:textId="77777777" w:rsidR="009C642D" w:rsidRPr="00275655" w:rsidRDefault="009C642D" w:rsidP="00275655"/>
    <w:p w14:paraId="1A932FC6" w14:textId="1220E70A" w:rsidR="009C642D" w:rsidRPr="009C642D" w:rsidRDefault="009C642D" w:rsidP="009C642D">
      <w:pPr>
        <w:pStyle w:val="Lgende"/>
        <w:keepNext/>
        <w:rPr>
          <w:rFonts w:ascii="Arial" w:hAnsi="Arial" w:cs="Arial"/>
          <w:i w:val="0"/>
          <w:iCs w:val="0"/>
          <w:color w:val="auto"/>
          <w:sz w:val="20"/>
          <w:szCs w:val="20"/>
        </w:rPr>
      </w:pPr>
      <w:r>
        <w:rPr>
          <w:rFonts w:ascii="Arial" w:hAnsi="Arial" w:cs="Arial"/>
          <w:i w:val="0"/>
          <w:iCs w:val="0"/>
          <w:color w:val="auto"/>
          <w:sz w:val="20"/>
          <w:szCs w:val="20"/>
        </w:rPr>
        <w:t xml:space="preserve">Tableau </w:t>
        <w:fldChar w:fldCharType="begin"/>
        <w:instrText xml:space="preserve"> SEQ Tableau \* ARABIC </w:instrText>
        <w:fldChar w:fldCharType="separate"/>
        <w:t>7</w:t>
        <w:fldChar w:fldCharType="end"/>
        <w:t>: programme de supervision et d'inspection</w:t>
      </w:r>
    </w:p>
    <w:tbl>
      <w:tblPr>
        <w:tblStyle w:val="Grilledutableau"/>
        <w:tblW w:w="9026" w:type="dxa"/>
        <w:tblLook w:val="0000" w:firstRow="0" w:lastRow="0" w:firstColumn="0" w:lastColumn="0" w:noHBand="0" w:noVBand="0"/>
      </w:tblPr>
      <w:tblGrid>
        <w:gridCol w:w="600"/>
        <w:gridCol w:w="4226"/>
        <w:gridCol w:w="1700"/>
        <w:gridCol w:w="2500"/>
      </w:tblGrid>
      <w:tr w:rsidR="006F67D5" w:rsidRPr="00275655" w14:paraId="7834946B" w14:textId="77777777" w:rsidTr="00275655">
        <w:trPr>
          <w:trHeight w:val="331"/>
        </w:trPr>
        <w:tc>
          <w:tcPr>
            <w:tcW w:w="600" w:type="dxa"/>
            <w:vAlign w:val="center"/>
          </w:tcPr>
          <w:p w14:paraId="0765ABC2" w14:textId="77777777" w:rsidR="006F67D5" w:rsidRPr="00275655" w:rsidRDefault="003574C9" w:rsidP="009C642D">
            <w:pPr>
              <w:rPr>
                <w:rFonts w:ascii="Arial" w:hAnsi="Arial" w:cs="Arial"/>
                <w:sz w:val="20"/>
                <w:szCs w:val="20"/>
              </w:rPr>
            </w:pPr>
            <w:r>
              <w:rPr>
                <w:rFonts w:ascii="Arial" w:hAnsi="Arial" w:cs="Arial"/>
                <w:b/>
                <w:bCs/>
                <w:sz w:val="20"/>
                <w:szCs w:val="20"/>
              </w:rPr>
              <w:t>N°</w:t>
            </w:r>
          </w:p>
        </w:tc>
        <w:tc>
          <w:tcPr>
            <w:tcW w:w="4226" w:type="dxa"/>
            <w:vAlign w:val="center"/>
          </w:tcPr>
          <w:p w14:paraId="627AF6B5" w14:textId="77777777" w:rsidR="006F67D5" w:rsidRPr="00275655" w:rsidRDefault="003574C9" w:rsidP="009C642D">
            <w:pPr>
              <w:rPr>
                <w:rFonts w:ascii="Arial" w:hAnsi="Arial" w:cs="Arial"/>
                <w:sz w:val="20"/>
                <w:szCs w:val="20"/>
              </w:rPr>
            </w:pPr>
            <w:r>
              <w:rPr>
                <w:rFonts w:ascii="Arial" w:hAnsi="Arial" w:cs="Arial"/>
                <w:b/>
                <w:bCs/>
                <w:sz w:val="20"/>
                <w:szCs w:val="20"/>
              </w:rPr>
              <w:t>Élément d'inspection</w:t>
            </w:r>
          </w:p>
        </w:tc>
        <w:tc>
          <w:tcPr>
            <w:tcW w:w="1700" w:type="dxa"/>
            <w:vAlign w:val="center"/>
          </w:tcPr>
          <w:p w14:paraId="225777AA" w14:textId="77777777" w:rsidR="006F67D5" w:rsidRPr="00275655" w:rsidRDefault="003574C9" w:rsidP="009C642D">
            <w:pPr>
              <w:rPr>
                <w:rFonts w:ascii="Arial" w:hAnsi="Arial" w:cs="Arial"/>
                <w:sz w:val="20"/>
                <w:szCs w:val="20"/>
              </w:rPr>
            </w:pPr>
            <w:r>
              <w:rPr>
                <w:rFonts w:ascii="Arial" w:hAnsi="Arial" w:cs="Arial"/>
                <w:b/>
                <w:bCs/>
                <w:sz w:val="20"/>
                <w:szCs w:val="20"/>
              </w:rPr>
              <w:t>Fréquence</w:t>
            </w:r>
          </w:p>
        </w:tc>
        <w:tc>
          <w:tcPr>
            <w:tcW w:w="2500" w:type="dxa"/>
            <w:vAlign w:val="center"/>
          </w:tcPr>
          <w:p w14:paraId="10967C8B" w14:textId="77777777" w:rsidR="006F67D5" w:rsidRPr="00275655" w:rsidRDefault="003574C9" w:rsidP="009C642D">
            <w:pPr>
              <w:rPr>
                <w:rFonts w:ascii="Arial" w:hAnsi="Arial" w:cs="Arial"/>
                <w:sz w:val="20"/>
                <w:szCs w:val="20"/>
              </w:rPr>
            </w:pPr>
            <w:r>
              <w:rPr>
                <w:rFonts w:ascii="Arial" w:hAnsi="Arial" w:cs="Arial"/>
                <w:b/>
                <w:bCs/>
                <w:sz w:val="20"/>
                <w:szCs w:val="20"/>
              </w:rPr>
              <w:t>Responsabilité</w:t>
            </w:r>
          </w:p>
        </w:tc>
      </w:tr>
      <w:tr w:rsidR="006F67D5" w:rsidRPr="00275655" w14:paraId="4157600A" w14:textId="77777777" w:rsidTr="00275655">
        <w:tc>
          <w:tcPr>
            <w:tcW w:w="600" w:type="dxa"/>
            <w:vAlign w:val="center"/>
          </w:tcPr>
          <w:p w14:paraId="142EC85B" w14:textId="77777777" w:rsidR="006F67D5" w:rsidRPr="00275655" w:rsidRDefault="003574C9" w:rsidP="00275655">
            <w:pPr>
              <w:rPr>
                <w:rFonts w:ascii="Arial" w:hAnsi="Arial" w:cs="Arial"/>
                <w:sz w:val="20"/>
                <w:szCs w:val="20"/>
              </w:rPr>
            </w:pPr>
            <w:r>
              <w:rPr>
                <w:rFonts w:ascii="Arial" w:hAnsi="Arial" w:cs="Arial"/>
                <w:sz w:val="20"/>
                <w:szCs w:val="20"/>
              </w:rPr>
              <w:t>1</w:t>
            </w:r>
          </w:p>
        </w:tc>
        <w:tc>
          <w:tcPr>
            <w:tcW w:w="4226" w:type="dxa"/>
            <w:vAlign w:val="center"/>
          </w:tcPr>
          <w:p w14:paraId="61C90BB8" w14:textId="77777777" w:rsidR="006F67D5" w:rsidRPr="00275655" w:rsidRDefault="003574C9" w:rsidP="00275655">
            <w:pPr>
              <w:rPr>
                <w:rFonts w:ascii="Arial" w:hAnsi="Arial" w:cs="Arial"/>
                <w:sz w:val="20"/>
                <w:szCs w:val="20"/>
              </w:rPr>
            </w:pPr>
            <w:r>
              <w:rPr>
                <w:rFonts w:ascii="Arial" w:hAnsi="Arial" w:cs="Arial"/>
                <w:sz w:val="20"/>
                <w:szCs w:val="20"/>
              </w:rPr>
              <w:t>Inspection visuelle des zones hors stockage (routes, zones de travail) pour détecter tout dépôt sauvage de déchets</w:t>
            </w:r>
          </w:p>
        </w:tc>
        <w:tc>
          <w:tcPr>
            <w:tcW w:w="1700" w:type="dxa"/>
            <w:vAlign w:val="center"/>
          </w:tcPr>
          <w:p w14:paraId="78D388AD" w14:textId="77777777" w:rsidR="006F67D5" w:rsidRPr="00275655" w:rsidRDefault="003574C9" w:rsidP="00275655">
            <w:pPr>
              <w:rPr>
                <w:rFonts w:ascii="Arial" w:hAnsi="Arial" w:cs="Arial"/>
                <w:sz w:val="20"/>
                <w:szCs w:val="20"/>
              </w:rPr>
            </w:pPr>
            <w:r>
              <w:rPr>
                <w:rFonts w:ascii="Arial" w:hAnsi="Arial" w:cs="Arial"/>
                <w:sz w:val="20"/>
                <w:szCs w:val="20"/>
              </w:rPr>
              <w:t>Quotidienne</w:t>
            </w:r>
          </w:p>
        </w:tc>
        <w:tc>
          <w:tcPr>
            <w:tcW w:w="2500" w:type="dxa"/>
            <w:vAlign w:val="center"/>
          </w:tcPr>
          <w:p w14:paraId="662F5832" w14:textId="77777777" w:rsidR="006F67D5" w:rsidRPr="00275655" w:rsidRDefault="003574C9" w:rsidP="00275655">
            <w:pPr>
              <w:rPr>
                <w:rFonts w:ascii="Arial" w:hAnsi="Arial" w:cs="Arial"/>
                <w:sz w:val="20"/>
                <w:szCs w:val="20"/>
              </w:rPr>
            </w:pPr>
            <w:r>
              <w:rPr>
                <w:rFonts w:ascii="Arial" w:hAnsi="Arial" w:cs="Arial"/>
                <w:sz w:val="20"/>
                <w:szCs w:val="20"/>
              </w:rPr>
              <w:t>Responsable Environnement du Projet</w:t>
            </w:r>
          </w:p>
        </w:tc>
      </w:tr>
      <w:tr w:rsidR="006F67D5" w:rsidRPr="00275655" w14:paraId="21216FA7" w14:textId="77777777" w:rsidTr="00275655">
        <w:tc>
          <w:tcPr>
            <w:tcW w:w="600" w:type="dxa"/>
            <w:vAlign w:val="center"/>
          </w:tcPr>
          <w:p w14:paraId="500C2C5C" w14:textId="77777777" w:rsidR="006F67D5" w:rsidRPr="00275655" w:rsidRDefault="003574C9" w:rsidP="00275655">
            <w:pPr>
              <w:rPr>
                <w:rFonts w:ascii="Arial" w:hAnsi="Arial" w:cs="Arial"/>
                <w:sz w:val="20"/>
                <w:szCs w:val="20"/>
              </w:rPr>
            </w:pPr>
            <w:r>
              <w:rPr>
                <w:rFonts w:ascii="Arial" w:hAnsi="Arial" w:cs="Arial"/>
                <w:sz w:val="20"/>
                <w:szCs w:val="20"/>
              </w:rPr>
              <w:t>2</w:t>
            </w:r>
          </w:p>
        </w:tc>
        <w:tc>
          <w:tcPr>
            <w:tcW w:w="4226" w:type="dxa"/>
            <w:vAlign w:val="center"/>
          </w:tcPr>
          <w:p w14:paraId="7E0E9F42" w14:textId="77777777" w:rsidR="006F67D5" w:rsidRPr="00275655" w:rsidRDefault="003574C9" w:rsidP="00275655">
            <w:pPr>
              <w:rPr>
                <w:rFonts w:ascii="Arial" w:hAnsi="Arial" w:cs="Arial"/>
                <w:sz w:val="20"/>
                <w:szCs w:val="20"/>
              </w:rPr>
            </w:pPr>
            <w:r>
              <w:rPr>
                <w:rFonts w:ascii="Arial" w:hAnsi="Arial" w:cs="Arial"/>
                <w:sz w:val="20"/>
                <w:szCs w:val="20"/>
              </w:rPr>
              <w:t>Inspection visuelle des points de stockage et des zones de décharge (le cas échéant) pour détecter déversements ou fuites abandonnées</w:t>
            </w:r>
          </w:p>
        </w:tc>
        <w:tc>
          <w:tcPr>
            <w:tcW w:w="1700" w:type="dxa"/>
            <w:vAlign w:val="center"/>
          </w:tcPr>
          <w:p w14:paraId="12009F04" w14:textId="77777777" w:rsidR="006F67D5" w:rsidRPr="00275655" w:rsidRDefault="003574C9" w:rsidP="00275655">
            <w:pPr>
              <w:rPr>
                <w:rFonts w:ascii="Arial" w:hAnsi="Arial" w:cs="Arial"/>
                <w:sz w:val="20"/>
                <w:szCs w:val="20"/>
              </w:rPr>
            </w:pPr>
            <w:r>
              <w:rPr>
                <w:rFonts w:ascii="Arial" w:hAnsi="Arial" w:cs="Arial"/>
                <w:sz w:val="20"/>
                <w:szCs w:val="20"/>
              </w:rPr>
              <w:t>Quotidienne</w:t>
            </w:r>
          </w:p>
        </w:tc>
        <w:tc>
          <w:tcPr>
            <w:tcW w:w="2500" w:type="dxa"/>
            <w:vAlign w:val="center"/>
          </w:tcPr>
          <w:p w14:paraId="3CE10FA1" w14:textId="77777777" w:rsidR="006F67D5" w:rsidRPr="00275655" w:rsidRDefault="003574C9" w:rsidP="00275655">
            <w:pPr>
              <w:rPr>
                <w:rFonts w:ascii="Arial" w:hAnsi="Arial" w:cs="Arial"/>
                <w:sz w:val="20"/>
                <w:szCs w:val="20"/>
              </w:rPr>
            </w:pPr>
            <w:r>
              <w:rPr>
                <w:rFonts w:ascii="Arial" w:hAnsi="Arial" w:cs="Arial"/>
                <w:sz w:val="20"/>
                <w:szCs w:val="20"/>
              </w:rPr>
              <w:t>Responsable Environnement du Projet</w:t>
            </w:r>
          </w:p>
        </w:tc>
      </w:tr>
      <w:tr w:rsidR="006F67D5" w:rsidRPr="00275655" w14:paraId="7D11F5DE" w14:textId="77777777" w:rsidTr="00275655">
        <w:tc>
          <w:tcPr>
            <w:tcW w:w="600" w:type="dxa"/>
            <w:vAlign w:val="center"/>
          </w:tcPr>
          <w:p w14:paraId="1AC51D2E" w14:textId="77777777" w:rsidR="006F67D5" w:rsidRPr="00275655" w:rsidRDefault="003574C9" w:rsidP="00275655">
            <w:pPr>
              <w:rPr>
                <w:rFonts w:ascii="Arial" w:hAnsi="Arial" w:cs="Arial"/>
                <w:sz w:val="20"/>
                <w:szCs w:val="20"/>
              </w:rPr>
            </w:pPr>
            <w:r>
              <w:rPr>
                <w:rFonts w:ascii="Arial" w:hAnsi="Arial" w:cs="Arial"/>
                <w:sz w:val="20"/>
                <w:szCs w:val="20"/>
              </w:rPr>
              <w:t>3</w:t>
            </w:r>
          </w:p>
        </w:tc>
        <w:tc>
          <w:tcPr>
            <w:tcW w:w="4226" w:type="dxa"/>
            <w:vAlign w:val="center"/>
          </w:tcPr>
          <w:p w14:paraId="16FD3A71" w14:textId="77777777" w:rsidR="006F67D5" w:rsidRPr="00275655" w:rsidRDefault="003574C9" w:rsidP="00275655">
            <w:pPr>
              <w:rPr>
                <w:rFonts w:ascii="Arial" w:hAnsi="Arial" w:cs="Arial"/>
                <w:sz w:val="20"/>
                <w:szCs w:val="20"/>
              </w:rPr>
            </w:pPr>
            <w:r>
              <w:rPr>
                <w:rFonts w:ascii="Arial" w:hAnsi="Arial" w:cs="Arial"/>
                <w:sz w:val="20"/>
                <w:szCs w:val="20"/>
              </w:rPr>
              <w:t>Inspection visuelle visant à vérifier que les déchets sont stockés de manière triée et conforme</w:t>
            </w:r>
          </w:p>
        </w:tc>
        <w:tc>
          <w:tcPr>
            <w:tcW w:w="1700" w:type="dxa"/>
            <w:vAlign w:val="center"/>
          </w:tcPr>
          <w:p w14:paraId="0BB7B488" w14:textId="77777777" w:rsidR="006F67D5" w:rsidRPr="00275655" w:rsidRDefault="003574C9" w:rsidP="00275655">
            <w:pPr>
              <w:rPr>
                <w:rFonts w:ascii="Arial" w:hAnsi="Arial" w:cs="Arial"/>
                <w:sz w:val="20"/>
                <w:szCs w:val="20"/>
              </w:rPr>
            </w:pPr>
            <w:r>
              <w:rPr>
                <w:rFonts w:ascii="Arial" w:hAnsi="Arial" w:cs="Arial"/>
                <w:sz w:val="20"/>
                <w:szCs w:val="20"/>
              </w:rPr>
              <w:t>Quotidienne</w:t>
            </w:r>
          </w:p>
        </w:tc>
        <w:tc>
          <w:tcPr>
            <w:tcW w:w="2500" w:type="dxa"/>
            <w:vAlign w:val="center"/>
          </w:tcPr>
          <w:p w14:paraId="219570B8" w14:textId="77777777" w:rsidR="006F67D5" w:rsidRPr="00275655" w:rsidRDefault="003574C9" w:rsidP="00275655">
            <w:pPr>
              <w:rPr>
                <w:rFonts w:ascii="Arial" w:hAnsi="Arial" w:cs="Arial"/>
                <w:sz w:val="20"/>
                <w:szCs w:val="20"/>
              </w:rPr>
            </w:pPr>
            <w:r>
              <w:rPr>
                <w:rFonts w:ascii="Arial" w:hAnsi="Arial" w:cs="Arial"/>
                <w:sz w:val="20"/>
                <w:szCs w:val="20"/>
              </w:rPr>
              <w:t>Responsable Environnement du Projet</w:t>
            </w:r>
          </w:p>
        </w:tc>
      </w:tr>
      <w:tr w:rsidR="006F67D5" w:rsidRPr="00275655" w14:paraId="6337A57A" w14:textId="77777777" w:rsidTr="00275655">
        <w:tc>
          <w:tcPr>
            <w:tcW w:w="600" w:type="dxa"/>
            <w:vAlign w:val="center"/>
          </w:tcPr>
          <w:p w14:paraId="35123A3D" w14:textId="77777777" w:rsidR="006F67D5" w:rsidRPr="00275655" w:rsidRDefault="003574C9" w:rsidP="00275655">
            <w:pPr>
              <w:rPr>
                <w:rFonts w:ascii="Arial" w:hAnsi="Arial" w:cs="Arial"/>
                <w:sz w:val="20"/>
                <w:szCs w:val="20"/>
              </w:rPr>
            </w:pPr>
            <w:r>
              <w:rPr>
                <w:rFonts w:ascii="Arial" w:hAnsi="Arial" w:cs="Arial"/>
                <w:sz w:val="20"/>
                <w:szCs w:val="20"/>
              </w:rPr>
              <w:t>4</w:t>
            </w:r>
          </w:p>
        </w:tc>
        <w:tc>
          <w:tcPr>
            <w:tcW w:w="4226" w:type="dxa"/>
            <w:vAlign w:val="center"/>
          </w:tcPr>
          <w:p w14:paraId="175101EA" w14:textId="77777777" w:rsidR="006F67D5" w:rsidRPr="00275655" w:rsidRDefault="003574C9" w:rsidP="00275655">
            <w:pPr>
              <w:rPr>
                <w:rFonts w:ascii="Arial" w:hAnsi="Arial" w:cs="Arial"/>
                <w:sz w:val="20"/>
                <w:szCs w:val="20"/>
              </w:rPr>
            </w:pPr>
            <w:r>
              <w:rPr>
                <w:rFonts w:ascii="Arial" w:hAnsi="Arial" w:cs="Arial"/>
                <w:sz w:val="20"/>
                <w:szCs w:val="20"/>
              </w:rPr>
              <w:t>Suivi des plaintes relatives aux déchets via les activités d'engagement des parties prenantes et les mécanismes de gestion des griefs</w:t>
            </w:r>
          </w:p>
        </w:tc>
        <w:tc>
          <w:tcPr>
            <w:tcW w:w="1700" w:type="dxa"/>
            <w:vAlign w:val="center"/>
          </w:tcPr>
          <w:p w14:paraId="19C339FD" w14:textId="77777777" w:rsidR="006F67D5" w:rsidRPr="00275655" w:rsidRDefault="003574C9" w:rsidP="00275655">
            <w:pPr>
              <w:rPr>
                <w:rFonts w:ascii="Arial" w:hAnsi="Arial" w:cs="Arial"/>
                <w:sz w:val="20"/>
                <w:szCs w:val="20"/>
              </w:rPr>
            </w:pPr>
            <w:r>
              <w:rPr>
                <w:rFonts w:ascii="Arial" w:hAnsi="Arial" w:cs="Arial"/>
                <w:sz w:val="20"/>
                <w:szCs w:val="20"/>
              </w:rPr>
              <w:t>Mensuelle</w:t>
            </w:r>
          </w:p>
        </w:tc>
        <w:tc>
          <w:tcPr>
            <w:tcW w:w="2500" w:type="dxa"/>
            <w:vAlign w:val="center"/>
          </w:tcPr>
          <w:p w14:paraId="7194596D" w14:textId="77777777" w:rsidR="006F67D5" w:rsidRPr="00275655" w:rsidRDefault="003574C9" w:rsidP="00275655">
            <w:pPr>
              <w:rPr>
                <w:rFonts w:ascii="Arial" w:hAnsi="Arial" w:cs="Arial"/>
                <w:sz w:val="20"/>
                <w:szCs w:val="20"/>
              </w:rPr>
            </w:pPr>
            <w:r>
              <w:rPr>
                <w:rFonts w:ascii="Arial" w:hAnsi="Arial" w:cs="Arial"/>
                <w:sz w:val="20"/>
                <w:szCs w:val="20"/>
              </w:rPr>
              <w:t>Responsable Environnement du Projet / Responsable des Relations Communautaires</w:t>
            </w:r>
          </w:p>
        </w:tc>
      </w:tr>
    </w:tbl>
    <w:p w14:paraId="68D43553" w14:textId="77777777" w:rsidR="006F67D5" w:rsidRPr="00703E24" w:rsidRDefault="006F67D5" w:rsidP="00703E24">
      <w:pPr>
        <w:jc w:val="both"/>
        <w:rPr>
          <w:rFonts w:ascii="Arial" w:hAnsi="Arial" w:cs="Arial"/>
        </w:rPr>
      </w:pPr>
    </w:p>
    <w:p w14:paraId="300EA298" w14:textId="63A104CB" w:rsidR="006F67D5" w:rsidRDefault="003574C9" w:rsidP="00275655">
      <w:pPr>
        <w:spacing w:before="80" w:after="120" w:line="276" w:lineRule="auto"/>
        <w:jc w:val="both"/>
        <w:rPr>
          <w:ins w:id="467" w:author="IB-OKAPI" w:date="2026-08-05T14:51:00Z"/>
          <w:rFonts w:ascii="Arial" w:hAnsi="Arial" w:cs="Arial"/>
        </w:rPr>
      </w:pPr>
      <w:r>
        <w:rPr>
          <w:rFonts w:ascii="Arial" w:hAnsi="Arial" w:cs="Arial"/>
        </w:rPr>
        <w:lastRenderedPageBreak/>
        <w:t>En cas d'incident anormal (déversement, dysfonctionnement d'équipement, rejet non conforme), des mesures de contrôle d'urgence doivent être mises en œuvre immédiatement. L'incident doit être consigné dans un délai de 24 heures et les actions correctives documentées et suivies jusqu'à leur achèvement.</w:t>
      </w:r>
    </w:p>
    <w:p w14:paraId="3341BC49" w14:textId="77777777" w:rsidR="00552616" w:rsidRPr="00703E24" w:rsidRDefault="00552616" w:rsidP="00275655">
      <w:pPr>
        <w:spacing w:before="80" w:after="120" w:line="276" w:lineRule="auto"/>
        <w:jc w:val="both"/>
        <w:rPr>
          <w:rFonts w:ascii="Arial" w:hAnsi="Arial" w:cs="Arial"/>
        </w:rPr>
      </w:pPr>
    </w:p>
    <w:p w14:paraId="28037FDD" w14:textId="77777777" w:rsidR="006F67D5" w:rsidRPr="00703E24" w:rsidRDefault="003574C9" w:rsidP="00703E24">
      <w:pPr>
        <w:pStyle w:val="Titre1"/>
        <w:jc w:val="both"/>
        <w:rPr>
          <w:rFonts w:ascii="Arial" w:hAnsi="Arial" w:cs="Arial"/>
          <w:sz w:val="21"/>
          <w:szCs w:val="21"/>
        </w:rPr>
      </w:pPr>
      <w:r>
        <w:rPr>
          <w:rFonts w:ascii="Arial" w:hAnsi="Arial" w:cs="Arial"/>
          <w:sz w:val="21"/>
          <w:szCs w:val="21"/>
        </w:rPr>
        <w:t>23.6 Conclusion</w:t>
      </w:r>
    </w:p>
    <w:p w14:paraId="294D126F" w14:textId="77777777" w:rsidR="006F67D5" w:rsidRPr="00703E24" w:rsidRDefault="003574C9" w:rsidP="00275655">
      <w:pPr>
        <w:spacing w:before="80" w:after="120" w:line="276" w:lineRule="auto"/>
        <w:jc w:val="both"/>
        <w:rPr>
          <w:rFonts w:ascii="Arial" w:hAnsi="Arial" w:cs="Arial"/>
        </w:rPr>
      </w:pPr>
      <w:r>
        <w:rPr>
          <w:rFonts w:ascii="Arial" w:hAnsi="Arial" w:cs="Arial"/>
        </w:rPr>
        <w:t>Le présent Plan de gestion des déchets fournit un cadre structuré et opérationnel pour la gestion de l'ensemble des flux de déchets générés par le Projet.</w:t>
      </w:r>
    </w:p>
    <w:p w14:paraId="0CC8FB4D" w14:textId="77777777" w:rsidR="006F67D5" w:rsidRPr="00703E24" w:rsidRDefault="003574C9" w:rsidP="00275655">
      <w:pPr>
        <w:spacing w:before="80" w:after="120" w:line="276" w:lineRule="auto"/>
        <w:jc w:val="both"/>
        <w:rPr>
          <w:rFonts w:ascii="Arial" w:hAnsi="Arial" w:cs="Arial"/>
        </w:rPr>
      </w:pPr>
      <w:r>
        <w:rPr>
          <w:rFonts w:ascii="Arial" w:hAnsi="Arial" w:cs="Arial"/>
        </w:rPr>
        <w:t>Les déchets générés par le Projet seront gérés par tri à la source, stockage contrôlé et élimination via des installations agréées, garantissant la protection de l'environnement et la conformité réglementaire.</w:t>
      </w:r>
    </w:p>
    <w:p w14:paraId="155D7DAF" w14:textId="77777777" w:rsidR="006F67D5" w:rsidRPr="00703E24" w:rsidRDefault="006F67D5" w:rsidP="00703E24">
      <w:pPr>
        <w:jc w:val="both"/>
        <w:rPr>
          <w:rFonts w:ascii="Arial" w:hAnsi="Arial" w:cs="Arial"/>
        </w:rPr>
      </w:pPr>
    </w:p>
    <w:sectPr w:rsidR="006F67D5" w:rsidRPr="00703E24">
      <w:pgSz w:w="11906" w:h="16838"/>
      <w:pgMar w:top="1134" w:right="1134" w:bottom="1134" w:left="1134"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29" w:author="Zhou Zilai" w:date="2026-07-24T11:15:00Z" w:initials="ZZ">
    <w:p w14:paraId="57B8883F" w14:textId="77777777" w:rsidR="00B95924" w:rsidRPr="000A55A1" w:rsidRDefault="00B95924" w:rsidP="0087206F">
      <w:pPr>
        <w:pStyle w:val="Commentaire"/>
        <w:rPr>
          <w:lang w:val="en-GB"/>
        </w:rPr>
      </w:pPr>
      <w:r>
        <w:rPr>
          <w:rStyle w:val="Marquedecommentaire"/>
        </w:rPr>
        <w:annotationRef/>
      </w:r>
      <w:r w:rsidRPr="000A55A1">
        <w:rPr>
          <w:lang w:val="en-GB"/>
        </w:rPr>
        <w:t xml:space="preserve">Suggest to add a column of </w:t>
      </w:r>
      <w:r>
        <w:rPr>
          <w:b/>
          <w:bCs/>
          <w:lang w:val="en-IE"/>
        </w:rPr>
        <w:t>Approche de Gestion</w:t>
      </w:r>
      <w:r w:rsidRPr="000A55A1">
        <w:rPr>
          <w:b/>
          <w:bCs/>
          <w:lang w:val="en-GB"/>
        </w:rPr>
        <w:t xml:space="preserve">, to be consistent with table 3, and fill in this column. </w:t>
      </w:r>
    </w:p>
  </w:comment>
  <w:comment w:id="30" w:author="IB-OKAPI" w:date="2026-08-05T11:54:00Z" w:initials="I">
    <w:p w14:paraId="448EB91E" w14:textId="09FBBDC3" w:rsidR="00B95924" w:rsidRPr="002F7613" w:rsidRDefault="00B95924">
      <w:pPr>
        <w:pStyle w:val="Commentaire"/>
      </w:pPr>
      <w:r w:rsidRPr="002F7613">
        <w:rPr>
          <w:rStyle w:val="Marquedecommentaire"/>
          <w:highlight w:val="yellow"/>
        </w:rPr>
        <w:annotationRef/>
      </w:r>
      <w:r w:rsidRPr="002F7613">
        <w:rPr>
          <w:highlight w:val="yellow"/>
        </w:rPr>
        <w:t>Il est suggéré d'ajouter une colonne « Approche de gestion » afin d'assurer la cohérence avec le Tableau 3, puis de renseigner cette colonne.</w:t>
      </w:r>
    </w:p>
  </w:comment>
  <w:comment w:id="31" w:author="IB-OKAPI" w:date="2026-08-05T11:54:00Z" w:initials="I">
    <w:p w14:paraId="19AB98EA" w14:textId="564E8BFC" w:rsidR="00B95924" w:rsidRPr="00D50D5B" w:rsidRDefault="00B95924">
      <w:pPr>
        <w:pStyle w:val="Commentaire"/>
        <w:rPr>
          <w:lang w:val="en-GB"/>
        </w:rPr>
      </w:pPr>
      <w:r>
        <w:rPr>
          <w:rStyle w:val="Marquedecommentaire"/>
        </w:rPr>
        <w:annotationRef/>
      </w:r>
      <w:r w:rsidRPr="00D50D5B">
        <w:rPr>
          <w:lang w:val="en-GB"/>
        </w:rPr>
        <w:t>Done</w:t>
      </w:r>
    </w:p>
  </w:comment>
  <w:comment w:id="195" w:author="Zhou Zilai" w:date="2026-07-24T11:15:00Z" w:initials="ZZ">
    <w:p w14:paraId="2ED399AF" w14:textId="77777777" w:rsidR="00B95924" w:rsidRPr="000A55A1" w:rsidRDefault="00B95924" w:rsidP="00D50D5B">
      <w:pPr>
        <w:pStyle w:val="Commentaire"/>
        <w:rPr>
          <w:lang w:val="en-GB"/>
        </w:rPr>
      </w:pPr>
      <w:r>
        <w:rPr>
          <w:rStyle w:val="Marquedecommentaire"/>
        </w:rPr>
        <w:annotationRef/>
      </w:r>
      <w:r w:rsidRPr="000A55A1">
        <w:rPr>
          <w:lang w:val="en-GB"/>
        </w:rPr>
        <w:t xml:space="preserve">Suggest to add a column of </w:t>
      </w:r>
      <w:r>
        <w:rPr>
          <w:b/>
          <w:bCs/>
          <w:lang w:val="en-IE"/>
        </w:rPr>
        <w:t>Approche de Gestion</w:t>
      </w:r>
      <w:r w:rsidRPr="000A55A1">
        <w:rPr>
          <w:b/>
          <w:bCs/>
          <w:lang w:val="en-GB"/>
        </w:rPr>
        <w:t xml:space="preserve">, to be consistent with table 3, and fill in this column. </w:t>
      </w:r>
    </w:p>
  </w:comment>
  <w:comment w:id="196" w:author="IB-OKAPI" w:date="2026-08-05T11:54:00Z" w:initials="I">
    <w:p w14:paraId="06BBA738" w14:textId="77777777" w:rsidR="00B95924" w:rsidRPr="002F7613" w:rsidRDefault="00B95924" w:rsidP="00D50D5B">
      <w:pPr>
        <w:pStyle w:val="Commentaire"/>
      </w:pPr>
      <w:r w:rsidRPr="002F7613">
        <w:rPr>
          <w:rStyle w:val="Marquedecommentaire"/>
          <w:highlight w:val="yellow"/>
        </w:rPr>
        <w:annotationRef/>
      </w:r>
      <w:r w:rsidRPr="002F7613">
        <w:rPr>
          <w:highlight w:val="yellow"/>
        </w:rPr>
        <w:t>Il est suggéré d'ajouter une colonne « Approche de gestion » afin d'assurer la cohérence avec le Tableau 3, puis de renseigner cette colonne.</w:t>
      </w:r>
    </w:p>
  </w:comment>
  <w:comment w:id="197" w:author="IB-OKAPI" w:date="2026-08-05T11:54:00Z" w:initials="I">
    <w:p w14:paraId="680ABE3F" w14:textId="77777777" w:rsidR="00B95924" w:rsidRPr="007A56C5" w:rsidRDefault="00B95924" w:rsidP="00D50D5B">
      <w:pPr>
        <w:pStyle w:val="Commentaire"/>
        <w:rPr>
          <w:lang w:val="en-GB"/>
        </w:rPr>
      </w:pPr>
      <w:r>
        <w:rPr>
          <w:rStyle w:val="Marquedecommentaire"/>
        </w:rPr>
        <w:annotationRef/>
      </w:r>
      <w:r w:rsidRPr="007A56C5">
        <w:rPr>
          <w:lang w:val="en-GB"/>
        </w:rPr>
        <w:t>Done</w:t>
      </w:r>
    </w:p>
  </w:comment>
  <w:comment w:id="287" w:author="Zhou Zilai" w:date="2026-07-24T11:15:00Z" w:initials="ZZ">
    <w:p w14:paraId="655F0FDE" w14:textId="77777777" w:rsidR="00B95924" w:rsidRPr="000A55A1" w:rsidRDefault="00B95924" w:rsidP="0087206F">
      <w:pPr>
        <w:pStyle w:val="Commentaire"/>
        <w:rPr>
          <w:lang w:val="en-GB"/>
        </w:rPr>
      </w:pPr>
      <w:r>
        <w:rPr>
          <w:rStyle w:val="Marquedecommentaire"/>
        </w:rPr>
        <w:annotationRef/>
      </w:r>
      <w:r w:rsidRPr="000A55A1">
        <w:rPr>
          <w:lang w:val="en-GB"/>
        </w:rPr>
        <w:t xml:space="preserve">Since this is a solid waste management plan, content related to wastewater are removed. </w:t>
      </w:r>
    </w:p>
  </w:comment>
  <w:comment w:id="288" w:author="IB-OKAPI" w:date="2026-08-05T12:17:00Z" w:initials="I">
    <w:p w14:paraId="59F6500E" w14:textId="36A3277F" w:rsidR="00B95924" w:rsidRDefault="00B95924">
      <w:pPr>
        <w:pStyle w:val="Commentaire"/>
      </w:pPr>
      <w:r>
        <w:rPr>
          <w:rStyle w:val="Marquedecommentaire"/>
        </w:rPr>
        <w:annotationRef/>
      </w:r>
      <w:r w:rsidRPr="00A76018">
        <w:rPr>
          <w:highlight w:val="yellow"/>
        </w:rPr>
        <w:t>Étant donné qu'il s'agit d'un plan de gestion des déchets solides, les éléments relatifs aux eaux usées ont été supprimés.</w:t>
      </w:r>
    </w:p>
  </w:comment>
  <w:comment w:id="289" w:author="IB-OKAPI" w:date="2026-08-05T13:59:00Z" w:initials="I">
    <w:p w14:paraId="3D399DF7" w14:textId="7AE6B2A9" w:rsidR="00B95924" w:rsidRPr="00D50D5B" w:rsidRDefault="00B95924">
      <w:pPr>
        <w:pStyle w:val="Commentaire"/>
        <w:rPr>
          <w:lang w:val="en-GB"/>
        </w:rPr>
      </w:pPr>
      <w:r>
        <w:rPr>
          <w:rStyle w:val="Marquedecommentaire"/>
        </w:rPr>
        <w:annotationRef/>
      </w:r>
      <w:r w:rsidRPr="00D50D5B">
        <w:rPr>
          <w:lang w:val="en-GB"/>
        </w:rPr>
        <w:t>ok</w:t>
      </w:r>
    </w:p>
  </w:comment>
  <w:comment w:id="376" w:author="Zhou Zilai" w:date="2026-07-24T11:22:00Z" w:initials="ZZ">
    <w:p w14:paraId="3611682E" w14:textId="77777777" w:rsidR="00B95924" w:rsidRPr="000A55A1" w:rsidRDefault="00B95924" w:rsidP="00187D4E">
      <w:pPr>
        <w:pStyle w:val="Commentaire"/>
        <w:rPr>
          <w:lang w:val="en-GB"/>
        </w:rPr>
      </w:pPr>
      <w:r>
        <w:rPr>
          <w:rStyle w:val="Marquedecommentaire"/>
        </w:rPr>
        <w:annotationRef/>
      </w:r>
      <w:r w:rsidRPr="000A55A1">
        <w:rPr>
          <w:lang w:val="en-GB"/>
        </w:rPr>
        <w:t xml:space="preserve">Removed content not relevant to waste management facility in this section </w:t>
      </w:r>
    </w:p>
  </w:comment>
  <w:comment w:id="377" w:author="IB-OKAPI" w:date="2026-08-05T12:41:00Z" w:initials="I">
    <w:p w14:paraId="32D74EFF" w14:textId="3D89ED9D" w:rsidR="00B95924" w:rsidRDefault="00B95924">
      <w:pPr>
        <w:pStyle w:val="Commentaire"/>
      </w:pPr>
      <w:r>
        <w:rPr>
          <w:rStyle w:val="Marquedecommentaire"/>
        </w:rPr>
        <w:annotationRef/>
      </w:r>
      <w:r>
        <w:t>Le contenu non pertinent pour les installations de gestion des déchets a été supprimé de cette section.</w:t>
      </w:r>
    </w:p>
  </w:comment>
  <w:comment w:id="378" w:author="IB-OKAPI" w:date="2026-08-05T13:59:00Z" w:initials="I">
    <w:p w14:paraId="14A2171D" w14:textId="1B5ACDCE" w:rsidR="00B95924" w:rsidRPr="00D50D5B" w:rsidRDefault="00B95924">
      <w:pPr>
        <w:pStyle w:val="Commentaire"/>
        <w:rPr>
          <w:lang w:val="en-GB"/>
        </w:rPr>
      </w:pPr>
      <w:r>
        <w:rPr>
          <w:rStyle w:val="Marquedecommentaire"/>
        </w:rPr>
        <w:annotationRef/>
      </w:r>
      <w:r w:rsidRPr="00D50D5B">
        <w:rPr>
          <w:lang w:val="en-GB"/>
        </w:rPr>
        <w:t>OK</w:t>
      </w:r>
    </w:p>
  </w:comment>
  <w:comment w:id="379" w:author="Zhou Zilai" w:date="2026-07-24T14:07:00Z" w:initials="ZZ">
    <w:p w14:paraId="03762E58" w14:textId="77777777" w:rsidR="00B95924" w:rsidRPr="000A55A1" w:rsidRDefault="00B95924" w:rsidP="002C47BC">
      <w:pPr>
        <w:pStyle w:val="Commentaire"/>
        <w:rPr>
          <w:lang w:val="en-GB"/>
        </w:rPr>
      </w:pPr>
      <w:r>
        <w:rPr>
          <w:rStyle w:val="Marquedecommentaire"/>
        </w:rPr>
        <w:annotationRef/>
      </w:r>
      <w:r w:rsidRPr="000A55A1">
        <w:rPr>
          <w:lang w:val="en-GB" w:eastAsia="zh-CN"/>
        </w:rPr>
        <w:t>Wor</w:t>
      </w:r>
      <w:r w:rsidRPr="000A55A1">
        <w:rPr>
          <w:lang w:val="en-GB"/>
        </w:rPr>
        <w:t xml:space="preserve">ding changed in line with the Feasibility report </w:t>
      </w:r>
    </w:p>
  </w:comment>
  <w:comment w:id="380" w:author="IB-OKAPI" w:date="2026-08-05T12:41:00Z" w:initials="I">
    <w:p w14:paraId="1013B658" w14:textId="6DE0099B" w:rsidR="00B95924" w:rsidRDefault="00B95924">
      <w:pPr>
        <w:pStyle w:val="Commentaire"/>
      </w:pPr>
      <w:r>
        <w:rPr>
          <w:rStyle w:val="Marquedecommentaire"/>
        </w:rPr>
        <w:annotationRef/>
      </w:r>
      <w:r>
        <w:t>La formulation a été modifiée afin d'être conforme au rapport de faisabilité.</w:t>
      </w:r>
    </w:p>
  </w:comment>
  <w:comment w:id="381" w:author="IB-OKAPI" w:date="2026-08-05T14:00:00Z" w:initials="I">
    <w:p w14:paraId="0596197A" w14:textId="2D392A7D" w:rsidR="00B95924" w:rsidRPr="00D50D5B" w:rsidRDefault="00B95924">
      <w:pPr>
        <w:pStyle w:val="Commentaire"/>
        <w:rPr>
          <w:lang w:val="en-GB"/>
        </w:rPr>
      </w:pPr>
      <w:r>
        <w:rPr>
          <w:rStyle w:val="Marquedecommentaire"/>
        </w:rPr>
        <w:annotationRef/>
      </w:r>
      <w:r w:rsidRPr="00D50D5B">
        <w:rPr>
          <w:lang w:val="en-GB"/>
        </w:rPr>
        <w:t>OK</w:t>
      </w:r>
    </w:p>
  </w:comment>
  <w:comment w:id="385" w:author="Zhou Zilai" w:date="2026-07-24T14:08:00Z" w:initials="ZZ">
    <w:p w14:paraId="54A8BD0B" w14:textId="77777777" w:rsidR="00B95924" w:rsidRPr="000A55A1" w:rsidRDefault="00B95924" w:rsidP="002C47BC">
      <w:pPr>
        <w:pStyle w:val="Commentaire"/>
        <w:rPr>
          <w:lang w:val="en-GB"/>
        </w:rPr>
      </w:pPr>
      <w:r>
        <w:rPr>
          <w:rStyle w:val="Marquedecommentaire"/>
        </w:rPr>
        <w:annotationRef/>
      </w:r>
      <w:r w:rsidRPr="000A55A1">
        <w:rPr>
          <w:lang w:val="en-GB"/>
        </w:rPr>
        <w:t xml:space="preserve">Since this is a solid waste management plan, content related to wastewater are removed. </w:t>
      </w:r>
    </w:p>
  </w:comment>
  <w:comment w:id="386" w:author="IB-OKAPI" w:date="2026-08-05T12:41:00Z" w:initials="I">
    <w:p w14:paraId="4BB2D602" w14:textId="1FD4CA5A" w:rsidR="00B95924" w:rsidRDefault="00B95924">
      <w:pPr>
        <w:pStyle w:val="Commentaire"/>
      </w:pPr>
      <w:r>
        <w:rPr>
          <w:rStyle w:val="Marquedecommentaire"/>
        </w:rPr>
        <w:annotationRef/>
      </w:r>
      <w:r>
        <w:t>Étant donné qu'il s'agit d'un plan de gestion des déchets solides, les contenus relatifs aux eaux usées ont été supprimés.</w:t>
      </w:r>
    </w:p>
  </w:comment>
  <w:comment w:id="387" w:author="IB-OKAPI" w:date="2026-08-05T14:00:00Z" w:initials="I">
    <w:p w14:paraId="051FBBC1" w14:textId="7F4F756E" w:rsidR="00B95924" w:rsidRDefault="00B95924">
      <w:pPr>
        <w:pStyle w:val="Commentaire"/>
      </w:pPr>
      <w:r>
        <w:rPr>
          <w:rStyle w:val="Marquedecommentaire"/>
        </w:rPr>
        <w:annotationRef/>
      </w:r>
      <w:r>
        <w:t>OK</w:t>
      </w:r>
    </w:p>
  </w:comment>
  <w:comment w:id="443" w:author="Zhou Zilai" w:date="2026-07-24T11:23:00Z" w:initials="ZZ">
    <w:p w14:paraId="27711391" w14:textId="77777777" w:rsidR="00B95924" w:rsidRDefault="00B95924" w:rsidP="00187D4E">
      <w:pPr>
        <w:pStyle w:val="Commentaire"/>
      </w:pPr>
      <w:r>
        <w:rPr>
          <w:rStyle w:val="Marquedecommentaire"/>
        </w:rPr>
        <w:annotationRef/>
      </w:r>
      <w:r>
        <w:rPr>
          <w:lang w:val="fr-CA"/>
        </w:rPr>
        <w:t xml:space="preserve">Removed international facilities </w:t>
      </w:r>
    </w:p>
  </w:comment>
  <w:comment w:id="444" w:author="IB-OKAPI" w:date="2026-08-05T12:42:00Z" w:initials="I">
    <w:p w14:paraId="7B1B6954" w14:textId="529F7F73" w:rsidR="00B95924" w:rsidRDefault="00B95924">
      <w:pPr>
        <w:pStyle w:val="Commentaire"/>
      </w:pPr>
      <w:r>
        <w:rPr>
          <w:rStyle w:val="Marquedecommentaire"/>
        </w:rPr>
        <w:annotationRef/>
      </w:r>
      <w:r>
        <w:t>Les installations internationales ont été supprimées.</w:t>
      </w:r>
    </w:p>
  </w:comment>
  <w:comment w:id="445" w:author="IB-OKAPI" w:date="2026-08-05T14:00:00Z" w:initials="I">
    <w:p w14:paraId="26590987" w14:textId="5D80AEE0" w:rsidR="00B95924" w:rsidRDefault="00B95924">
      <w:pPr>
        <w:pStyle w:val="Commentaire"/>
      </w:pPr>
      <w:r>
        <w:rPr>
          <w:rStyle w:val="Marquedecommentaire"/>
        </w:rPr>
        <w:annotationRef/>
      </w:r>
      <w:r>
        <w:t>OK</w:t>
      </w:r>
    </w:p>
  </w:comment>
  <w:comment w:id="446" w:author="Dr IBRAHIMA DIALLO" w:date="2026-08-09T10:00:00Z" w:initials="ID">
    <w:p w14:paraId="1D1A0001" w14:textId="1D1B0001" w:rsidR="00B95924" w:rsidRDefault="00B95924">
      <w:pPr>
        <w:pStyle w:val="Commentaire"/>
      </w:pPr>
      <w:r>
        <w:rPr>
          <w:rStyle w:val="Marquedecommentaire"/>
          <w:highlight w:val="yellow"/>
        </w:rPr>
        <w:annotationRef/>
      </w:r>
      <w:r>
        <w:rPr>
          <w:highlight w:val="yellow"/>
          <w:lang w:val="fr-FR"/>
        </w:rPr>
        <w:t xml:space="preserve">Cadre normatif à compléter : le Projet étant financé par la China Exim Bank et réalisé par un consortium chinois, il est recommandé d'ajouter une sous-section « Cadre normatif de référence » explicitant, en complément de la réglementation guinéenne, les référentiels chinois applicables : les « Directives d'évaluation des impacts environnementaux et sociaux des projets de prêt » de la China Exim Bank (2007) ; les « Lignes directrices pour la protection de l'environnement écologique dans les projets d'investissement et de coopération à l'étranger » (MOFCOM/MEE, 2022) ; les « Lignes directrices pour le développement vert de l'investissement et de la coopération à l'étranger » (MEE, 2021) ; et la Loi de la RPC sur la prévention et le contrôle de la pollution par les déchets solides (révision 2020). Justification : ces référentiels, exigés par le bailleur, sont actuellement absents du chapitre.</w:t>
      </w:r>
    </w:p>
  </w:comment>
  <w:comment w:id="447" w:author="Dr IBRAHIMA DIALLO" w:date="2026-08-09T10:00:00Z" w:initials="ID">
    <w:p w14:paraId="1D1A0002" w14:textId="1D1B0002" w:rsidR="00B95924" w:rsidRDefault="00B95924">
      <w:pPr>
        <w:pStyle w:val="Commentaire"/>
      </w:pPr>
      <w:r>
        <w:rPr>
          <w:rStyle w:val="Marquedecommentaire"/>
          <w:highlight w:val="yellow"/>
        </w:rPr>
        <w:annotationRef/>
      </w:r>
      <w:r>
        <w:rPr>
          <w:highlight w:val="yellow"/>
          <w:lang w:val="fr-FR"/>
        </w:rPr>
        <w:t xml:space="preserve">Il est recommandé d'aligner explicitement la hiérarchie de gestion sur le principe chinois des « trois transformations » — réduction (减量化), valorisation (资源化) et innocuité (无害化) — consacré à l'article 4 de la Loi de la RPC sur la prévention et le contrôle de la pollution par les déchets solides (2020). Ce triptyque constitue l'ossature réglementaire attendue par la partie chinoise et structure de façon plus rigoureuse les principes énoncés.</w:t>
      </w:r>
    </w:p>
  </w:comment>
  <w:comment w:id="448" w:author="Dr IBRAHIMA DIALLO" w:date="2026-08-09T10:00:00Z" w:initials="ID">
    <w:p w14:paraId="1D1A0003" w14:textId="1D1B0003" w:rsidR="00B95924" w:rsidRDefault="00B95924">
      <w:pPr>
        <w:pStyle w:val="Commentaire"/>
      </w:pPr>
      <w:r>
        <w:rPr>
          <w:rStyle w:val="Marquedecommentaire"/>
          <w:highlight w:val="yellow"/>
        </w:rPr>
        <w:annotationRef/>
      </w:r>
      <w:r>
        <w:rPr>
          <w:highlight w:val="yellow"/>
          <w:lang w:val="fr-FR"/>
        </w:rPr>
        <w:t xml:space="preserve">La classification en deux catégories devrait s'appuyer sur des référentiels précis. Recommandation : réaliser l'identification des déchets solides selon la norme GB 34330-2017 (Règles générales d'identification des déchets solides) et l'identification des déchets dangereux selon la série GB 5085.1 à 5085.7, en croisant avec le Catalogue national des déchets dangereux (2021). Chaque flux dangereux devrait porter son code de déchet dangereux (code HW), qui conditionne les filières d'élimination admissibles.</w:t>
      </w:r>
    </w:p>
  </w:comment>
  <w:comment w:id="449" w:author="Dr IBRAHIMA DIALLO" w:date="2026-08-09T10:00:00Z" w:initials="ID">
    <w:p w14:paraId="1D1A0004" w14:textId="1D1B0004" w:rsidR="00B95924" w:rsidRDefault="00B95924">
      <w:pPr>
        <w:pStyle w:val="Commentaire"/>
      </w:pPr>
      <w:r>
        <w:rPr>
          <w:rStyle w:val="Marquedecommentaire"/>
          <w:highlight w:val="yellow"/>
        </w:rPr>
        <w:annotationRef/>
      </w:r>
      <w:r>
        <w:rPr>
          <w:highlight w:val="yellow"/>
          <w:lang w:val="fr-FR"/>
        </w:rPr>
        <w:t xml:space="preserve">Les caractéristiques de danger devraient renvoyer aux seuils normatifs chinois de la série GB 5085 : corrosivité (GB 5085.1), infectiosité (GB 5085.2), toxicité par lixiviation (GB 5085.3), inflammabilité (GB 5085.4), réactivité (GB 5085.5) et teneur en substances toxiques (GB 5085.6). Recommandation : indiquer, pour chaque déchet dangereux, la caractéristique de danger déterminée par essais conformément à ces normes plutôt que par simple présomption.</w:t>
      </w:r>
    </w:p>
  </w:comment>
  <w:comment w:id="450" w:author="Dr IBRAHIMA DIALLO" w:date="2026-08-09T10:00:00Z" w:initials="ID">
    <w:p w14:paraId="1D1A0005" w14:textId="1D1B0005" w:rsidR="00B95924" w:rsidRDefault="00B95924">
      <w:pPr>
        <w:pStyle w:val="Commentaire"/>
      </w:pPr>
      <w:r>
        <w:rPr>
          <w:rStyle w:val="Marquedecommentaire"/>
          <w:highlight w:val="yellow"/>
        </w:rPr>
        <w:annotationRef/>
      </w:r>
      <w:r>
        <w:rPr>
          <w:highlight w:val="yellow"/>
          <w:lang w:val="fr-FR"/>
        </w:rPr>
        <w:t xml:space="preserve">Préciser que les « bonnes pratiques environnementales » visées renvoient, pour un projet financé par la China Exim Bank, aux normes chinoises applicables (séries GB et HJ) et, lorsqu'elles sont plus contraignantes, aux Directives EHS du Groupe de la Banque mondiale — conformément au principe du « standard le plus strict » retenu par les lignes directrices chinoises pour les projets à l'étranger (MOFCOM/MEE, 2022).</w:t>
      </w:r>
    </w:p>
  </w:comment>
  <w:comment w:id="451" w:author="Dr IBRAHIMA DIALLO" w:date="2026-08-09T10:00:00Z" w:initials="ID">
    <w:p w14:paraId="1D1A0006" w14:textId="1D1B0006" w:rsidR="00B95924" w:rsidRDefault="00B95924">
      <w:pPr>
        <w:pStyle w:val="Commentaire"/>
      </w:pPr>
      <w:r>
        <w:rPr>
          <w:rStyle w:val="Marquedecommentaire"/>
          <w:highlight w:val="yellow"/>
        </w:rPr>
        <w:annotationRef/>
      </w:r>
      <w:r>
        <w:rPr>
          <w:highlight w:val="yellow"/>
          <w:lang w:val="fr-FR"/>
        </w:rPr>
        <w:t xml:space="preserve">Les flux de la phase de mise en service (produits chimiques usagés, filtres contaminés, débris de tuyauterie) devraient être caractérisés et, le cas échéant, codifiés comme déchets dangereux selon le Catalogue national des déchets dangereux (2021) et la série GB 5085. Recommandation : établir un plan de gestion des déchets de mise en service précisant les volumes estimés, le stockage temporaire conforme à la GB 18597-2001 et les filières agréées.</w:t>
      </w:r>
    </w:p>
  </w:comment>
  <w:comment w:id="452" w:author="Dr IBRAHIMA DIALLO" w:date="2026-08-09T10:00:00Z" w:initials="ID">
    <w:p w14:paraId="1D1A0007" w14:textId="1D1B0007" w:rsidR="00B95924" w:rsidRDefault="00B95924">
      <w:pPr>
        <w:pStyle w:val="Commentaire"/>
      </w:pPr>
      <w:r>
        <w:rPr>
          <w:rStyle w:val="Marquedecommentaire"/>
          <w:highlight w:val="yellow"/>
        </w:rPr>
        <w:annotationRef/>
      </w:r>
      <w:r>
        <w:rPr>
          <w:highlight w:val="yellow"/>
          <w:lang w:val="fr-FR"/>
        </w:rPr>
        <w:t xml:space="preserve">Point critique : les boues rouges présentent généralement un pH supérieur à 12,5 et une forte alcalinité. La classification « non dangereux » doit impérativement être justifiée par des essais de corrosivité et de lixiviation conformes aux normes GB 5085.1 (corrosivité — seuil pH ≥ 12,5) et GB 5085.3 (toxicité par lixiviation). À défaut de dangerosité avérée, les boues rouges relèvent des déchets industriels solides généraux de catégorie II au sens de la GB 18599-2020, imposant un stockage étanché et une surveillance des eaux souterraines. Recommandation : documenter la caractérisation et préciser la catégorie retenue.</w:t>
      </w:r>
    </w:p>
  </w:comment>
  <w:comment w:id="453" w:author="Dr IBRAHIMA DIALLO" w:date="2026-08-09T10:00:00Z" w:initials="ID">
    <w:p w14:paraId="1D1A0008" w14:textId="1D1B0008" w:rsidR="00B95924" w:rsidRDefault="00B95924">
      <w:pPr>
        <w:pStyle w:val="Commentaire"/>
      </w:pPr>
      <w:r>
        <w:rPr>
          <w:rStyle w:val="Marquedecommentaire"/>
          <w:highlight w:val="yellow"/>
        </w:rPr>
        <w:annotationRef/>
      </w:r>
      <w:r>
        <w:rPr>
          <w:highlight w:val="yellow"/>
          <w:lang w:val="fr-FR"/>
        </w:rPr>
        <w:t xml:space="preserve">Le mode de gestion des boues rouges devrait renvoyer aux normes chinoises de conception et de sécurité du parc de stockage : GB 50863-2013 (Code de conception des installations de résidus) et GB 39496-2020 (Règlement de sécurité des parcs à résidus), ainsi qu'aux exigences d'étanchéité de la GB 18599-2020 (catégorie II). Recommandation : préciser la classe de l'ouvrage, le dispositif anti-infiltration et le programme de surveillance.</w:t>
      </w:r>
    </w:p>
  </w:comment>
  <w:comment w:id="454" w:author="Dr IBRAHIMA DIALLO" w:date="2026-08-09T10:00:00Z" w:initials="ID">
    <w:p w14:paraId="1D1A0009" w14:textId="1D1B0009" w:rsidR="00B95924" w:rsidRDefault="00B95924">
      <w:pPr>
        <w:pStyle w:val="Commentaire"/>
      </w:pPr>
      <w:r>
        <w:rPr>
          <w:rStyle w:val="Marquedecommentaire"/>
          <w:highlight w:val="yellow"/>
        </w:rPr>
        <w:annotationRef/>
      </w:r>
      <w:r>
        <w:rPr>
          <w:highlight w:val="yellow"/>
          <w:lang w:val="fr-FR"/>
        </w:rPr>
        <w:t xml:space="preserve">Les produits chimiques de procédé usagés (soude caustique, floculants) sont des déchets dangereux corrosifs — codes indicatifs HW34 (déchets acides) / HW35 (déchets alcalins) du Catalogue national des déchets dangereux (2021). Recommandation : préciser le code HW, un conditionnement compatible et le transfert sous bordereau de suivi (联单) vers une installation agréée, conformément à la norme HJ 2025-2012.</w:t>
      </w:r>
    </w:p>
  </w:comment>
  <w:comment w:id="455" w:author="Dr IBRAHIMA DIALLO" w:date="2026-08-09T10:00:00Z" w:initials="ID">
    <w:p w14:paraId="1D1A000A" w14:textId="1D1B000A" w:rsidR="00B95924" w:rsidRDefault="00B95924">
      <w:pPr>
        <w:pStyle w:val="Commentaire"/>
      </w:pPr>
      <w:r>
        <w:rPr>
          <w:rStyle w:val="Marquedecommentaire"/>
          <w:highlight w:val="yellow"/>
        </w:rPr>
        <w:annotationRef/>
      </w:r>
      <w:r>
        <w:rPr>
          <w:highlight w:val="yellow"/>
          <w:lang w:val="fr-FR"/>
        </w:rPr>
        <w:t xml:space="preserve">Les huiles usagées constituent un déchet dangereux classé HW08 (huiles minérales usagées) au Catalogue national des déchets dangereux (2021). Leur collecte, stockage et transport doivent respecter la HJ 2025-2012, et leur stockage la GB 18597-2001. Recommandation : indiquer le code HW08 et privilégier le re-raffinage/valorisation par un opérateur agréé.</w:t>
      </w:r>
    </w:p>
  </w:comment>
  <w:comment w:id="456" w:author="Dr IBRAHIMA DIALLO" w:date="2026-08-09T10:00:00Z" w:initials="ID">
    <w:p w14:paraId="1D1A000B" w14:textId="1D1B000B" w:rsidR="00B95924" w:rsidRDefault="00B95924">
      <w:pPr>
        <w:pStyle w:val="Commentaire"/>
      </w:pPr>
      <w:r>
        <w:rPr>
          <w:rStyle w:val="Marquedecommentaire"/>
          <w:highlight w:val="yellow"/>
        </w:rPr>
        <w:annotationRef/>
      </w:r>
      <w:r>
        <w:rPr>
          <w:highlight w:val="yellow"/>
          <w:lang w:val="fr-FR"/>
        </w:rPr>
        <w:t xml:space="preserve">Les chiffons et absorbants souillés d'hydrocarbures sont des déchets dangereux (indicatif HW08/HW49 selon composition). Ils doivent être stockés dans des contenants fermés ignifuges, séparés des matières incompatibles (GB 18597-2001), et évacués sous bordereau vers une installation agréée. Recommandation : préciser le conditionnement et l'interdiction de mélange avec les déchets non dangereux.</w:t>
      </w:r>
    </w:p>
  </w:comment>
  <w:comment w:id="457" w:author="Dr IBRAHIMA DIALLO" w:date="2026-08-09T10:00:00Z" w:initials="ID">
    <w:p w14:paraId="1D1A000C" w14:textId="1D1B000C" w:rsidR="00B95924" w:rsidRDefault="00B95924">
      <w:pPr>
        <w:pStyle w:val="Commentaire"/>
      </w:pPr>
      <w:r>
        <w:rPr>
          <w:rStyle w:val="Marquedecommentaire"/>
          <w:highlight w:val="yellow"/>
        </w:rPr>
        <w:annotationRef/>
      </w:r>
      <w:r>
        <w:rPr>
          <w:highlight w:val="yellow"/>
          <w:lang w:val="fr-FR"/>
        </w:rPr>
        <w:t xml:space="preserve">Les contenants chimiques vides non décontaminés sont réputés dangereux tant que la décontamination n'est pas vérifiée (« règle du contenant » du Catalogue national des déchets dangereux, 2021). Recommandation : préciser le protocole de triple rinçage/décontamination et les critères de déclassement ; à défaut, ces contenants doivent être gérés comme déchets dangereux.</w:t>
      </w:r>
    </w:p>
  </w:comment>
  <w:comment w:id="458" w:author="Dr IBRAHIMA DIALLO" w:date="2026-08-09T10:00:00Z" w:initials="ID">
    <w:p w14:paraId="1D1A000D" w14:textId="1D1B000D" w:rsidR="00B95924" w:rsidRDefault="00B95924">
      <w:pPr>
        <w:pStyle w:val="Commentaire"/>
      </w:pPr>
      <w:r>
        <w:rPr>
          <w:rStyle w:val="Marquedecommentaire"/>
          <w:highlight w:val="yellow"/>
        </w:rPr>
        <w:annotationRef/>
      </w:r>
      <w:r>
        <w:rPr>
          <w:highlight w:val="yellow"/>
          <w:lang w:val="fr-FR"/>
        </w:rPr>
        <w:t xml:space="preserve">Les déchets d'équipements électriques et électroniques (DEEE) relèvent du code HW49 et du « Règlement de gestion de la collecte et du traitement des déchets d'équipements électriques et électroniques » de la RPC. Recommandation : préciser la reprise par un opérateur agréé et qualifié et l'interdiction de tout démantèlement informel sur site.</w:t>
      </w:r>
    </w:p>
  </w:comment>
  <w:comment w:id="459" w:author="Dr IBRAHIMA DIALLO" w:date="2026-08-09T10:00:00Z" w:initials="ID">
    <w:p w14:paraId="1D1A000E" w14:textId="1D1B000E" w:rsidR="00B95924" w:rsidRDefault="00B95924">
      <w:pPr>
        <w:pStyle w:val="Commentaire"/>
      </w:pPr>
      <w:r>
        <w:rPr>
          <w:rStyle w:val="Marquedecommentaire"/>
          <w:highlight w:val="yellow"/>
        </w:rPr>
        <w:annotationRef/>
      </w:r>
      <w:r>
        <w:rPr>
          <w:highlight w:val="yellow"/>
          <w:lang w:val="fr-FR"/>
        </w:rPr>
        <w:t xml:space="preserve">Les batteries au plomb-acide sont des déchets dangereux — code HW31 (déchets contenant du plomb) du Catalogue national des déchets dangereux (2021). Recommandation : stockage sur rétention résistante aux acides (GB 18597-2001) et transfert vers un recycleur agréé sous bordereau de suivi. Distinguer les batteries alcalines/lithium dont la filière diffère.</w:t>
      </w:r>
    </w:p>
  </w:comment>
  <w:comment w:id="460" w:author="Dr IBRAHIMA DIALLO" w:date="2026-08-09T10:00:00Z" w:initials="ID">
    <w:p w14:paraId="1D1A000F" w14:textId="1D1B000F" w:rsidR="00B95924" w:rsidRDefault="00B95924">
      <w:pPr>
        <w:pStyle w:val="Commentaire"/>
      </w:pPr>
      <w:r>
        <w:rPr>
          <w:rStyle w:val="Marquedecommentaire"/>
          <w:highlight w:val="yellow"/>
        </w:rPr>
        <w:annotationRef/>
      </w:r>
      <w:r>
        <w:rPr>
          <w:highlight w:val="yellow"/>
          <w:lang w:val="fr-FR"/>
        </w:rPr>
        <w:t xml:space="preserve">Les tubes fluorescents au mercure sont des déchets dangereux — code HW29 (déchets contenant du mercure). Leur gestion doit respecter la GB 18597-2001 (stockage) et les engagements de la Convention de Minamata (ratifiée par la Chine et la Guinée). Recommandation : conditionnement anti-bris dédié et évacuation vers une filière agréée ; à défaut localement, stockage sécurisé dans l'attente d'un exutoire conforme.</w:t>
      </w:r>
    </w:p>
  </w:comment>
  <w:comment w:id="461" w:author="Dr IBRAHIMA DIALLO" w:date="2026-08-09T10:00:00Z" w:initials="ID">
    <w:p w14:paraId="1D1A0010" w14:textId="1D1B0010" w:rsidR="00B95924" w:rsidRDefault="00B95924">
      <w:pPr>
        <w:pStyle w:val="Commentaire"/>
      </w:pPr>
      <w:r>
        <w:rPr>
          <w:rStyle w:val="Marquedecommentaire"/>
          <w:highlight w:val="yellow"/>
        </w:rPr>
        <w:annotationRef/>
      </w:r>
      <w:r>
        <w:rPr>
          <w:highlight w:val="yellow"/>
          <w:lang w:val="fr-FR"/>
        </w:rPr>
        <w:t xml:space="preserve">Les fluides frigorigènes appauvrissant la couche d'ozone (SAO) et/ou à fort PRG relèvent du Protocole de Montréal et de son Amendement de Kigali, ainsi que du « Règlement de gestion des substances appauvrissant la couche d'ozone » de la RPC. Recommandation : récupération obligatoire par technicien certifié, interdiction formelle de dégazage à l'atmosphère, et tenue d'un registre des quantités récupérées et remises.</w:t>
      </w:r>
    </w:p>
  </w:comment>
  <w:comment w:id="462" w:author="Dr IBRAHIMA DIALLO" w:date="2026-08-09T10:00:00Z" w:initials="ID">
    <w:p w14:paraId="1D1A0011" w14:textId="1D1B0011" w:rsidR="00B95924" w:rsidRDefault="00B95924">
      <w:pPr>
        <w:pStyle w:val="Commentaire"/>
      </w:pPr>
      <w:r>
        <w:rPr>
          <w:rStyle w:val="Marquedecommentaire"/>
          <w:highlight w:val="yellow"/>
        </w:rPr>
        <w:annotationRef/>
      </w:r>
      <w:r>
        <w:rPr>
          <w:highlight w:val="yellow"/>
          <w:lang w:val="fr-FR"/>
        </w:rPr>
        <w:t xml:space="preserve">Incohérence à lever : le Tableau 4 interdit tout brûlage/incinération sur site, alors que la section 23.5.1 prévoit un « Journal d'incinération ». Si une incinération (déchets de base-vie ou médicaux) est réellement envisagée, elle doit respecter la GB 18484-2020 (incinération des déchets dangereux) ou la GB 18485-2014 (incinération des déchets ménagers) ; dans le cas contraire, supprimer la référence au journal d'incinération pour assurer la cohérence du document.</w:t>
      </w:r>
    </w:p>
  </w:comment>
  <w:comment w:id="463" w:author="Dr IBRAHIMA DIALLO" w:date="2026-08-09T10:00:00Z" w:initials="ID">
    <w:p w14:paraId="1D1A0012" w14:textId="1D1B0012" w:rsidR="00B95924" w:rsidRDefault="00B95924">
      <w:pPr>
        <w:pStyle w:val="Commentaire"/>
      </w:pPr>
      <w:r>
        <w:rPr>
          <w:rStyle w:val="Marquedecommentaire"/>
          <w:highlight w:val="yellow"/>
        </w:rPr>
        <w:annotationRef/>
      </w:r>
      <w:r>
        <w:rPr>
          <w:highlight w:val="yellow"/>
          <w:lang w:val="fr-FR"/>
        </w:rPr>
        <w:t xml:space="preserve">Cohérence de périmètre : conformément aux observations antérieures (le présent document étant un plan de gestion des déchets solides), cette sous-section relative au recyclage et à la réutilisation des eaux usées relève du plan de gestion des effluents/des eaux et devrait être retirée du chapitre 23 ou déplacée, afin d'éviter tout chevauchement. La même remarque vaut pour la ligne « Eaux usées / Boues » du Tableau 2.</w:t>
      </w:r>
    </w:p>
  </w:comment>
  <w:comment w:id="464" w:author="Dr IBRAHIMA DIALLO" w:date="2026-08-09T10:00:00Z" w:initials="ID">
    <w:p w14:paraId="1D1A0013" w14:textId="1D1B0013" w:rsidR="00B95924" w:rsidRDefault="00B95924">
      <w:pPr>
        <w:pStyle w:val="Commentaire"/>
      </w:pPr>
      <w:r>
        <w:rPr>
          <w:rStyle w:val="Marquedecommentaire"/>
          <w:highlight w:val="yellow"/>
        </w:rPr>
        <w:annotationRef/>
      </w:r>
      <w:r>
        <w:rPr>
          <w:highlight w:val="yellow"/>
          <w:lang w:val="fr-FR"/>
        </w:rPr>
        <w:t xml:space="preserve">Préciser les spécifications d'étanchéité selon les normes chinoises : pour un déchet industriel général de catégorie II, la GB 18599-2020 impose une barrière d'étanchéité de perméabilité ≤ 1×10⁻⁷ cm/s (géomembrane PEHD d'épaisseur ≥ 1,5 mm associée à une couche argileuse) ; si les boues rouges étaient classées dangereuses, la GB 18598-2019 (double étanchéité et double drainage) s'appliquerait. Recommandation : indiquer l'épaisseur de la géomembrane, le coefficient de perméabilité et le dispositif de collecte des lixiviats.</w:t>
      </w:r>
    </w:p>
  </w:comment>
  <w:comment w:id="465" w:author="Dr IBRAHIMA DIALLO" w:date="2026-08-09T10:00:00Z" w:initials="ID">
    <w:p w14:paraId="1D1A0014" w14:textId="1D1B0014" w:rsidR="00B95924" w:rsidRDefault="00B95924">
      <w:pPr>
        <w:pStyle w:val="Commentaire"/>
      </w:pPr>
      <w:r>
        <w:rPr>
          <w:rStyle w:val="Marquedecommentaire"/>
          <w:highlight w:val="yellow"/>
        </w:rPr>
        <w:annotationRef/>
      </w:r>
      <w:r>
        <w:rPr>
          <w:highlight w:val="yellow"/>
          <w:lang w:val="fr-FR"/>
        </w:rPr>
        <w:t xml:space="preserve">La surveillance des eaux souterraines devrait être définie conformément à la GB/T 14848-2017 (Qualité des eaux souterraines) et aux lignes directrices HJ 25.1/HJ 610 : au moins un puits en amont (référence) et deux en aval du parc, paramètres ciblés (pH, sodium, aluminium, fluorures, métaux lourds, DCO), fréquence au minimum trimestrielle, avec établissement d'un état de référence avant exploitation. Recommandation : préciser le réseau de puits, les paramètres suivis et la fréquence.</w:t>
      </w:r>
    </w:p>
  </w:comment>
  <w:comment w:id="466" w:author="Dr IBRAHIMA DIALLO" w:date="2026-08-09T10:00:00Z" w:initials="ID">
    <w:p w14:paraId="1D1A0015" w14:textId="1D1B0015" w:rsidR="00B95924" w:rsidRDefault="00B95924">
      <w:pPr>
        <w:pStyle w:val="Commentaire"/>
      </w:pPr>
      <w:r>
        <w:rPr>
          <w:rStyle w:val="Marquedecommentaire"/>
          <w:highlight w:val="yellow"/>
        </w:rPr>
        <w:annotationRef/>
      </w:r>
      <w:r>
        <w:rPr>
          <w:highlight w:val="yellow"/>
          <w:lang w:val="fr-FR"/>
        </w:rPr>
        <w:t xml:space="preserve">L'aire de stockage des déchets dangereux devrait être conçue selon la GB 18597-2001 : sol imperméable résistant à la corrosion, dispositif de rétention étanche, séparation des déchets incompatibles, affichage des pictogrammes de danger (GB 15562.2), toiture et collecte des eaux souillées, durée de stockage limitée (≤ 1 an). Recommandation : intégrer ces spécifications dimensionnantes dans la description de l'aire.</w:t>
      </w:r>
    </w:p>
  </w:comment>
  <w:comment w:id="467" w:author="Dr IBRAHIMA DIALLO" w:date="2026-08-09T10:00:00Z" w:initials="ID">
    <w:p w14:paraId="1D1A0016" w14:textId="1D1B0016" w:rsidR="00B95924" w:rsidRDefault="00B95924">
      <w:pPr>
        <w:pStyle w:val="Commentaire"/>
      </w:pPr>
      <w:r>
        <w:rPr>
          <w:rStyle w:val="Marquedecommentaire"/>
          <w:highlight w:val="yellow"/>
        </w:rPr>
        <w:annotationRef/>
      </w:r>
      <w:r>
        <w:rPr>
          <w:highlight w:val="yellow"/>
          <w:lang w:val="fr-FR"/>
        </w:rPr>
        <w:t xml:space="preserve">La disponibilité et la qualification des installations hors site en Guinée (décharge agréée, centre de traitement des déchets dangereux, recycleurs) doivent faire l'objet d'une vérification préalable (agréments, capacités, traçabilité). En l'absence de filière locale conforme, le plan doit prévoir une solution intérimaire sur site conforme aux normes chinoises et, le cas échéant, l'exportation sous contrôle (Convention de Bâle). La China Exim Bank exige une chaîne de traçabilité documentée jusqu'à l'élimination finale.</w:t>
      </w:r>
    </w:p>
  </w:comment>
  <w:comment w:id="468" w:author="Dr IBRAHIMA DIALLO" w:date="2026-08-09T10:00:00Z" w:initials="ID">
    <w:p w14:paraId="1D1A0017" w14:textId="1D1B0017" w:rsidR="00B95924" w:rsidRDefault="00B95924">
      <w:pPr>
        <w:pStyle w:val="Commentaire"/>
      </w:pPr>
      <w:r>
        <w:rPr>
          <w:rStyle w:val="Marquedecommentaire"/>
          <w:highlight w:val="yellow"/>
        </w:rPr>
        <w:annotationRef/>
      </w:r>
      <w:r>
        <w:rPr>
          <w:highlight w:val="yellow"/>
          <w:lang w:val="fr-FR"/>
        </w:rPr>
        <w:t xml:space="preserve">Aligner les durées de conservation sur la pratique chinoise : la Loi sur la prévention de la pollution par les déchets solides (2020) et la HJ 1259-2022 imposent la tenue d'un registre de gestion des déchets dangereux et de bordereaux de suivi (联单), avec conservation recommandée d'au moins 5 ans. Recommandation : porter la conservation générale à 5 ans minimum, adopter le bordereau de suivi (électronique de préférence) et déposer un plan de gestion des déchets dangereux auprès de l'autorité compétente.</w:t>
      </w:r>
    </w:p>
  </w:comment>
  <w:comment w:id="469" w:author="Dr IBRAHIMA DIALLO" w:date="2026-08-09T10:00:00Z" w:initials="ID">
    <w:p w14:paraId="1D1A0018" w14:textId="1D1B0018" w:rsidR="00B95924" w:rsidRDefault="00B95924">
      <w:pPr>
        <w:pStyle w:val="Commentaire"/>
      </w:pPr>
      <w:r>
        <w:rPr>
          <w:rStyle w:val="Marquedecommentaire"/>
          <w:highlight w:val="yellow"/>
        </w:rPr>
        <w:annotationRef/>
      </w:r>
      <w:r>
        <w:rPr>
          <w:highlight w:val="yellow"/>
          <w:lang w:val="fr-FR"/>
        </w:rPr>
        <w:t xml:space="preserve">Préciser le référentiel de classification de l'ouvrage : la classe du parc à résidus (等别) est déterminée selon la GB 50863-2013 en fonction de la capacité totale de stockage et de la hauteur de digue, la GB 39496-2020 fixant les prescriptions de sécurité correspondantes. Recommandation : confirmer que la « Classe III » correspond bien à la classification chinoise et indiquer la hauteur maximale de digue et la capacité qui la justifient.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57B8883F" w15:done="0"/>
  <w15:commentEx w15:paraId="448EB91E" w15:paraIdParent="57B8883F" w15:done="0"/>
  <w15:commentEx w15:paraId="19AB98EA" w15:paraIdParent="57B8883F" w15:done="0"/>
  <w15:commentEx w15:paraId="2ED399AF" w15:done="1"/>
  <w15:commentEx w15:paraId="06BBA738" w15:paraIdParent="2ED399AF" w15:done="1"/>
  <w15:commentEx w15:paraId="680ABE3F" w15:paraIdParent="2ED399AF" w15:done="1"/>
  <w15:commentEx w15:paraId="655F0FDE" w15:done="0"/>
  <w15:commentEx w15:paraId="59F6500E" w15:paraIdParent="655F0FDE" w15:done="0"/>
  <w15:commentEx w15:paraId="3D399DF7" w15:paraIdParent="655F0FDE" w15:done="0"/>
  <w15:commentEx w15:paraId="3611682E" w15:done="0"/>
  <w15:commentEx w15:paraId="32D74EFF" w15:paraIdParent="3611682E" w15:done="0"/>
  <w15:commentEx w15:paraId="14A2171D" w15:paraIdParent="3611682E" w15:done="0"/>
  <w15:commentEx w15:paraId="03762E58" w15:done="0"/>
  <w15:commentEx w15:paraId="1013B658" w15:paraIdParent="03762E58" w15:done="0"/>
  <w15:commentEx w15:paraId="0596197A" w15:paraIdParent="03762E58" w15:done="0"/>
  <w15:commentEx w15:paraId="54A8BD0B" w15:done="0"/>
  <w15:commentEx w15:paraId="4BB2D602" w15:paraIdParent="54A8BD0B" w15:done="0"/>
  <w15:commentEx w15:paraId="051FBBC1" w15:paraIdParent="54A8BD0B" w15:done="0"/>
  <w15:commentEx w15:paraId="27711391" w15:done="0"/>
  <w15:commentEx w15:paraId="7B1B6954" w15:paraIdParent="27711391" w15:done="0"/>
  <w15:commentEx w15:paraId="26590987" w15:paraIdParent="27711391" w15:done="0"/>
  <w15:commentEx w15:paraId="1D1A0001" w15:done="0"/>
  <w15:commentEx w15:paraId="1D1A0002" w15:done="0"/>
  <w15:commentEx w15:paraId="1D1A0003" w15:done="0"/>
  <w15:commentEx w15:paraId="1D1A0004" w15:done="0"/>
  <w15:commentEx w15:paraId="1D1A0005" w15:done="0"/>
  <w15:commentEx w15:paraId="1D1A0006" w15:done="0"/>
  <w15:commentEx w15:paraId="1D1A0007" w15:done="0"/>
  <w15:commentEx w15:paraId="1D1A0008" w15:done="0"/>
  <w15:commentEx w15:paraId="1D1A0009" w15:done="0"/>
  <w15:commentEx w15:paraId="1D1A000A" w15:done="0"/>
  <w15:commentEx w15:paraId="1D1A000B" w15:done="0"/>
  <w15:commentEx w15:paraId="1D1A000C" w15:done="0"/>
  <w15:commentEx w15:paraId="1D1A000D" w15:done="0"/>
  <w15:commentEx w15:paraId="1D1A000E" w15:done="0"/>
  <w15:commentEx w15:paraId="1D1A000F" w15:done="0"/>
  <w15:commentEx w15:paraId="1D1A0010" w15:done="0"/>
  <w15:commentEx w15:paraId="1D1A0011" w15:done="0"/>
  <w15:commentEx w15:paraId="1D1A0012" w15:done="0"/>
  <w15:commentEx w15:paraId="1D1A0013" w15:done="0"/>
  <w15:commentEx w15:paraId="1D1A0014" w15:done="0"/>
  <w15:commentEx w15:paraId="1D1A0015" w15:done="0"/>
  <w15:commentEx w15:paraId="1D1A0016" w15:done="0"/>
  <w15:commentEx w15:paraId="1D1A0017" w15:done="0"/>
  <w15:commentEx w15:paraId="1D1A001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773D380F" w16cex:dateUtc="2026-07-24T03:15:00Z"/>
  <w16cex:commentExtensible w16cex:durableId="1E904327" w16cex:dateUtc="2026-07-24T03:15:00Z"/>
  <w16cex:commentExtensible w16cex:durableId="21E28C1F" w16cex:dateUtc="2026-07-24T03:22:00Z"/>
  <w16cex:commentExtensible w16cex:durableId="2B2F2A78" w16cex:dateUtc="2026-07-24T06:07:00Z"/>
  <w16cex:commentExtensible w16cex:durableId="158D7F8F" w16cex:dateUtc="2026-07-24T06:08:00Z"/>
  <w16cex:commentExtensible w16cex:durableId="51F6B771" w16cex:dateUtc="2026-07-24T03:23:00Z"/>
  <w16cex:commentExtensible w16cex:durableId="1D1C0001" w16cex:dateUtc="2026-08-09T10:00:00Z"/>
  <w16cex:commentExtensible w16cex:durableId="1D1C0002" w16cex:dateUtc="2026-08-09T10:00:00Z"/>
  <w16cex:commentExtensible w16cex:durableId="1D1C0003" w16cex:dateUtc="2026-08-09T10:00:00Z"/>
  <w16cex:commentExtensible w16cex:durableId="1D1C0004" w16cex:dateUtc="2026-08-09T10:00:00Z"/>
  <w16cex:commentExtensible w16cex:durableId="1D1C0005" w16cex:dateUtc="2026-08-09T10:00:00Z"/>
  <w16cex:commentExtensible w16cex:durableId="1D1C0006" w16cex:dateUtc="2026-08-09T10:00:00Z"/>
  <w16cex:commentExtensible w16cex:durableId="1D1C0007" w16cex:dateUtc="2026-08-09T10:00:00Z"/>
  <w16cex:commentExtensible w16cex:durableId="1D1C0008" w16cex:dateUtc="2026-08-09T10:00:00Z"/>
  <w16cex:commentExtensible w16cex:durableId="1D1C0009" w16cex:dateUtc="2026-08-09T10:00:00Z"/>
  <w16cex:commentExtensible w16cex:durableId="1D1C000A" w16cex:dateUtc="2026-08-09T10:00:00Z"/>
  <w16cex:commentExtensible w16cex:durableId="1D1C000B" w16cex:dateUtc="2026-08-09T10:00:00Z"/>
  <w16cex:commentExtensible w16cex:durableId="1D1C000C" w16cex:dateUtc="2026-08-09T10:00:00Z"/>
  <w16cex:commentExtensible w16cex:durableId="1D1C000D" w16cex:dateUtc="2026-08-09T10:00:00Z"/>
  <w16cex:commentExtensible w16cex:durableId="1D1C000E" w16cex:dateUtc="2026-08-09T10:00:00Z"/>
  <w16cex:commentExtensible w16cex:durableId="1D1C000F" w16cex:dateUtc="2026-08-09T10:00:00Z"/>
  <w16cex:commentExtensible w16cex:durableId="1D1C0010" w16cex:dateUtc="2026-08-09T10:00:00Z"/>
  <w16cex:commentExtensible w16cex:durableId="1D1C0011" w16cex:dateUtc="2026-08-09T10:00:00Z"/>
  <w16cex:commentExtensible w16cex:durableId="1D1C0012" w16cex:dateUtc="2026-08-09T10:00:00Z"/>
  <w16cex:commentExtensible w16cex:durableId="1D1C0013" w16cex:dateUtc="2026-08-09T10:00:00Z"/>
  <w16cex:commentExtensible w16cex:durableId="1D1C0014" w16cex:dateUtc="2026-08-09T10:00:00Z"/>
  <w16cex:commentExtensible w16cex:durableId="1D1C0015" w16cex:dateUtc="2026-08-09T10:00:00Z"/>
  <w16cex:commentExtensible w16cex:durableId="1D1C0016" w16cex:dateUtc="2026-08-09T10:00:00Z"/>
  <w16cex:commentExtensible w16cex:durableId="1D1C0017" w16cex:dateUtc="2026-08-09T10:00:00Z"/>
  <w16cex:commentExtensible w16cex:durableId="1D1C0018" w16cex:dateUtc="2026-08-09T10: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7B8883F" w16cid:durableId="773D380F"/>
  <w16cid:commentId w16cid:paraId="655F0FDE" w16cid:durableId="1E904327"/>
  <w16cid:commentId w16cid:paraId="3611682E" w16cid:durableId="21E28C1F"/>
  <w16cid:commentId w16cid:paraId="03762E58" w16cid:durableId="2B2F2A78"/>
  <w16cid:commentId w16cid:paraId="54A8BD0B" w16cid:durableId="158D7F8F"/>
  <w16cid:commentId w16cid:paraId="27711391" w16cid:durableId="51F6B771"/>
  <w16cid:commentId w16cid:paraId="1D1A0001" w16cid:durableId="1D1C0001"/>
  <w16cid:commentId w16cid:paraId="1D1A0002" w16cid:durableId="1D1C0002"/>
  <w16cid:commentId w16cid:paraId="1D1A0003" w16cid:durableId="1D1C0003"/>
  <w16cid:commentId w16cid:paraId="1D1A0004" w16cid:durableId="1D1C0004"/>
  <w16cid:commentId w16cid:paraId="1D1A0005" w16cid:durableId="1D1C0005"/>
  <w16cid:commentId w16cid:paraId="1D1A0006" w16cid:durableId="1D1C0006"/>
  <w16cid:commentId w16cid:paraId="1D1A0007" w16cid:durableId="1D1C0007"/>
  <w16cid:commentId w16cid:paraId="1D1A0008" w16cid:durableId="1D1C0008"/>
  <w16cid:commentId w16cid:paraId="1D1A0009" w16cid:durableId="1D1C0009"/>
  <w16cid:commentId w16cid:paraId="1D1A000A" w16cid:durableId="1D1C000A"/>
  <w16cid:commentId w16cid:paraId="1D1A000B" w16cid:durableId="1D1C000B"/>
  <w16cid:commentId w16cid:paraId="1D1A000C" w16cid:durableId="1D1C000C"/>
  <w16cid:commentId w16cid:paraId="1D1A000D" w16cid:durableId="1D1C000D"/>
  <w16cid:commentId w16cid:paraId="1D1A000E" w16cid:durableId="1D1C000E"/>
  <w16cid:commentId w16cid:paraId="1D1A000F" w16cid:durableId="1D1C000F"/>
  <w16cid:commentId w16cid:paraId="1D1A0010" w16cid:durableId="1D1C0010"/>
  <w16cid:commentId w16cid:paraId="1D1A0011" w16cid:durableId="1D1C0011"/>
  <w16cid:commentId w16cid:paraId="1D1A0012" w16cid:durableId="1D1C0012"/>
  <w16cid:commentId w16cid:paraId="1D1A0013" w16cid:durableId="1D1C0013"/>
  <w16cid:commentId w16cid:paraId="1D1A0014" w16cid:durableId="1D1C0014"/>
  <w16cid:commentId w16cid:paraId="1D1A0015" w16cid:durableId="1D1C0015"/>
  <w16cid:commentId w16cid:paraId="1D1A0016" w16cid:durableId="1D1C0016"/>
  <w16cid:commentId w16cid:paraId="1D1A0017" w16cid:durableId="1D1C0017"/>
  <w16cid:commentId w16cid:paraId="1D1A0018" w16cid:durableId="1D1C0018"/>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B750002" w14:textId="77777777" w:rsidR="000A7445" w:rsidRDefault="000A7445">
      <w:r>
        <w:separator/>
      </w:r>
    </w:p>
  </w:endnote>
  <w:endnote w:type="continuationSeparator" w:id="0">
    <w:p w14:paraId="39B1069F" w14:textId="77777777" w:rsidR="000A7445" w:rsidRDefault="000A74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A6ED4B7" w14:textId="77777777" w:rsidR="000A7445" w:rsidRDefault="000A7445">
      <w:r>
        <w:separator/>
      </w:r>
    </w:p>
  </w:footnote>
  <w:footnote w:type="continuationSeparator" w:id="0">
    <w:p w14:paraId="52B27CF1" w14:textId="77777777" w:rsidR="000A7445" w:rsidRDefault="000A74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963F4"/>
    <w:multiLevelType w:val="hybridMultilevel"/>
    <w:tmpl w:val="99A6F788"/>
    <w:lvl w:ilvl="0" w:tplc="040C0001">
      <w:start w:val="1"/>
      <w:numFmt w:val="bullet"/>
      <w:lvlText w:val=""/>
      <w:lvlJc w:val="left"/>
      <w:pPr>
        <w:ind w:left="720" w:hanging="360"/>
      </w:pPr>
      <w:rPr>
        <w:rFonts w:ascii="Symbol" w:hAnsi="Symbol" w:hint="default"/>
      </w:rPr>
    </w:lvl>
    <w:lvl w:ilvl="1" w:tplc="5892479A">
      <w:numFmt w:val="decimal"/>
      <w:lvlText w:val=""/>
      <w:lvlJc w:val="left"/>
    </w:lvl>
    <w:lvl w:ilvl="2" w:tplc="67467E08">
      <w:numFmt w:val="decimal"/>
      <w:lvlText w:val=""/>
      <w:lvlJc w:val="left"/>
    </w:lvl>
    <w:lvl w:ilvl="3" w:tplc="8E0A916A">
      <w:numFmt w:val="decimal"/>
      <w:lvlText w:val=""/>
      <w:lvlJc w:val="left"/>
    </w:lvl>
    <w:lvl w:ilvl="4" w:tplc="F87E81A6">
      <w:numFmt w:val="decimal"/>
      <w:lvlText w:val=""/>
      <w:lvlJc w:val="left"/>
    </w:lvl>
    <w:lvl w:ilvl="5" w:tplc="2C3C7078">
      <w:numFmt w:val="decimal"/>
      <w:lvlText w:val=""/>
      <w:lvlJc w:val="left"/>
    </w:lvl>
    <w:lvl w:ilvl="6" w:tplc="4326742A">
      <w:numFmt w:val="decimal"/>
      <w:lvlText w:val=""/>
      <w:lvlJc w:val="left"/>
    </w:lvl>
    <w:lvl w:ilvl="7" w:tplc="F9AE0990">
      <w:numFmt w:val="decimal"/>
      <w:lvlText w:val=""/>
      <w:lvlJc w:val="left"/>
    </w:lvl>
    <w:lvl w:ilvl="8" w:tplc="49269EFA">
      <w:numFmt w:val="decimal"/>
      <w:lvlText w:val=""/>
      <w:lvlJc w:val="left"/>
    </w:lvl>
  </w:abstractNum>
  <w:abstractNum w:abstractNumId="1" w15:restartNumberingAfterBreak="0">
    <w:nsid w:val="094C6BF8"/>
    <w:multiLevelType w:val="hybridMultilevel"/>
    <w:tmpl w:val="AD5AE57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09681B3A"/>
    <w:multiLevelType w:val="hybridMultilevel"/>
    <w:tmpl w:val="518E3148"/>
    <w:lvl w:ilvl="0" w:tplc="15C45DAA">
      <w:start w:val="1"/>
      <w:numFmt w:val="bullet"/>
      <w:lvlText w:val="●"/>
      <w:lvlJc w:val="left"/>
      <w:pPr>
        <w:ind w:left="720" w:hanging="360"/>
      </w:pPr>
    </w:lvl>
    <w:lvl w:ilvl="1" w:tplc="A05A488E">
      <w:start w:val="1"/>
      <w:numFmt w:val="bullet"/>
      <w:lvlText w:val="○"/>
      <w:lvlJc w:val="left"/>
      <w:pPr>
        <w:ind w:left="1440" w:hanging="360"/>
      </w:pPr>
    </w:lvl>
    <w:lvl w:ilvl="2" w:tplc="D0746952">
      <w:start w:val="1"/>
      <w:numFmt w:val="bullet"/>
      <w:lvlText w:val="■"/>
      <w:lvlJc w:val="left"/>
      <w:pPr>
        <w:ind w:left="2160" w:hanging="360"/>
      </w:pPr>
    </w:lvl>
    <w:lvl w:ilvl="3" w:tplc="08A88106">
      <w:start w:val="1"/>
      <w:numFmt w:val="bullet"/>
      <w:lvlText w:val="●"/>
      <w:lvlJc w:val="left"/>
      <w:pPr>
        <w:ind w:left="2880" w:hanging="360"/>
      </w:pPr>
    </w:lvl>
    <w:lvl w:ilvl="4" w:tplc="67C68D34">
      <w:start w:val="1"/>
      <w:numFmt w:val="bullet"/>
      <w:lvlText w:val="○"/>
      <w:lvlJc w:val="left"/>
      <w:pPr>
        <w:ind w:left="3600" w:hanging="360"/>
      </w:pPr>
    </w:lvl>
    <w:lvl w:ilvl="5" w:tplc="938E165E">
      <w:start w:val="1"/>
      <w:numFmt w:val="bullet"/>
      <w:lvlText w:val="■"/>
      <w:lvlJc w:val="left"/>
      <w:pPr>
        <w:ind w:left="4320" w:hanging="360"/>
      </w:pPr>
    </w:lvl>
    <w:lvl w:ilvl="6" w:tplc="58703544">
      <w:start w:val="1"/>
      <w:numFmt w:val="bullet"/>
      <w:lvlText w:val="●"/>
      <w:lvlJc w:val="left"/>
      <w:pPr>
        <w:ind w:left="5040" w:hanging="360"/>
      </w:pPr>
    </w:lvl>
    <w:lvl w:ilvl="7" w:tplc="F856C276">
      <w:start w:val="1"/>
      <w:numFmt w:val="bullet"/>
      <w:lvlText w:val="●"/>
      <w:lvlJc w:val="left"/>
      <w:pPr>
        <w:ind w:left="5760" w:hanging="360"/>
      </w:pPr>
    </w:lvl>
    <w:lvl w:ilvl="8" w:tplc="9B76A828">
      <w:start w:val="1"/>
      <w:numFmt w:val="bullet"/>
      <w:lvlText w:val="●"/>
      <w:lvlJc w:val="left"/>
      <w:pPr>
        <w:ind w:left="6480" w:hanging="360"/>
      </w:pPr>
    </w:lvl>
  </w:abstractNum>
  <w:abstractNum w:abstractNumId="3" w15:restartNumberingAfterBreak="0">
    <w:nsid w:val="0E492D89"/>
    <w:multiLevelType w:val="hybridMultilevel"/>
    <w:tmpl w:val="51245E8C"/>
    <w:lvl w:ilvl="0" w:tplc="040C0001">
      <w:start w:val="1"/>
      <w:numFmt w:val="bullet"/>
      <w:lvlText w:val=""/>
      <w:lvlJc w:val="left"/>
      <w:pPr>
        <w:ind w:left="720" w:hanging="360"/>
      </w:pPr>
      <w:rPr>
        <w:rFonts w:ascii="Symbol" w:hAnsi="Symbol" w:hint="default"/>
      </w:rPr>
    </w:lvl>
    <w:lvl w:ilvl="1" w:tplc="5892479A">
      <w:numFmt w:val="decimal"/>
      <w:lvlText w:val=""/>
      <w:lvlJc w:val="left"/>
    </w:lvl>
    <w:lvl w:ilvl="2" w:tplc="67467E08">
      <w:numFmt w:val="decimal"/>
      <w:lvlText w:val=""/>
      <w:lvlJc w:val="left"/>
    </w:lvl>
    <w:lvl w:ilvl="3" w:tplc="8E0A916A">
      <w:numFmt w:val="decimal"/>
      <w:lvlText w:val=""/>
      <w:lvlJc w:val="left"/>
    </w:lvl>
    <w:lvl w:ilvl="4" w:tplc="F87E81A6">
      <w:numFmt w:val="decimal"/>
      <w:lvlText w:val=""/>
      <w:lvlJc w:val="left"/>
    </w:lvl>
    <w:lvl w:ilvl="5" w:tplc="2C3C7078">
      <w:numFmt w:val="decimal"/>
      <w:lvlText w:val=""/>
      <w:lvlJc w:val="left"/>
    </w:lvl>
    <w:lvl w:ilvl="6" w:tplc="4326742A">
      <w:numFmt w:val="decimal"/>
      <w:lvlText w:val=""/>
      <w:lvlJc w:val="left"/>
    </w:lvl>
    <w:lvl w:ilvl="7" w:tplc="F9AE0990">
      <w:numFmt w:val="decimal"/>
      <w:lvlText w:val=""/>
      <w:lvlJc w:val="left"/>
    </w:lvl>
    <w:lvl w:ilvl="8" w:tplc="49269EFA">
      <w:numFmt w:val="decimal"/>
      <w:lvlText w:val=""/>
      <w:lvlJc w:val="left"/>
    </w:lvl>
  </w:abstractNum>
  <w:abstractNum w:abstractNumId="4" w15:restartNumberingAfterBreak="0">
    <w:nsid w:val="307B2E20"/>
    <w:multiLevelType w:val="hybridMultilevel"/>
    <w:tmpl w:val="9E2C7AB6"/>
    <w:lvl w:ilvl="0" w:tplc="040C0001">
      <w:start w:val="1"/>
      <w:numFmt w:val="bullet"/>
      <w:lvlText w:val=""/>
      <w:lvlJc w:val="left"/>
      <w:pPr>
        <w:ind w:left="720" w:hanging="360"/>
      </w:pPr>
      <w:rPr>
        <w:rFonts w:ascii="Symbol" w:hAnsi="Symbol" w:hint="default"/>
      </w:rPr>
    </w:lvl>
    <w:lvl w:ilvl="1" w:tplc="5892479A">
      <w:numFmt w:val="decimal"/>
      <w:lvlText w:val=""/>
      <w:lvlJc w:val="left"/>
    </w:lvl>
    <w:lvl w:ilvl="2" w:tplc="67467E08">
      <w:numFmt w:val="decimal"/>
      <w:lvlText w:val=""/>
      <w:lvlJc w:val="left"/>
    </w:lvl>
    <w:lvl w:ilvl="3" w:tplc="8E0A916A">
      <w:numFmt w:val="decimal"/>
      <w:lvlText w:val=""/>
      <w:lvlJc w:val="left"/>
    </w:lvl>
    <w:lvl w:ilvl="4" w:tplc="F87E81A6">
      <w:numFmt w:val="decimal"/>
      <w:lvlText w:val=""/>
      <w:lvlJc w:val="left"/>
    </w:lvl>
    <w:lvl w:ilvl="5" w:tplc="2C3C7078">
      <w:numFmt w:val="decimal"/>
      <w:lvlText w:val=""/>
      <w:lvlJc w:val="left"/>
    </w:lvl>
    <w:lvl w:ilvl="6" w:tplc="4326742A">
      <w:numFmt w:val="decimal"/>
      <w:lvlText w:val=""/>
      <w:lvlJc w:val="left"/>
    </w:lvl>
    <w:lvl w:ilvl="7" w:tplc="F9AE0990">
      <w:numFmt w:val="decimal"/>
      <w:lvlText w:val=""/>
      <w:lvlJc w:val="left"/>
    </w:lvl>
    <w:lvl w:ilvl="8" w:tplc="49269EFA">
      <w:numFmt w:val="decimal"/>
      <w:lvlText w:val=""/>
      <w:lvlJc w:val="left"/>
    </w:lvl>
  </w:abstractNum>
  <w:abstractNum w:abstractNumId="5" w15:restartNumberingAfterBreak="0">
    <w:nsid w:val="492D7D5B"/>
    <w:multiLevelType w:val="hybridMultilevel"/>
    <w:tmpl w:val="DC16F6EA"/>
    <w:lvl w:ilvl="0" w:tplc="001EEB74">
      <w:start w:val="1"/>
      <w:numFmt w:val="bullet"/>
      <w:lvlText w:val="-"/>
      <w:lvlJc w:val="left"/>
      <w:pPr>
        <w:ind w:left="720" w:hanging="360"/>
      </w:pPr>
    </w:lvl>
    <w:lvl w:ilvl="1" w:tplc="5892479A">
      <w:numFmt w:val="decimal"/>
      <w:lvlText w:val=""/>
      <w:lvlJc w:val="left"/>
    </w:lvl>
    <w:lvl w:ilvl="2" w:tplc="67467E08">
      <w:numFmt w:val="decimal"/>
      <w:lvlText w:val=""/>
      <w:lvlJc w:val="left"/>
    </w:lvl>
    <w:lvl w:ilvl="3" w:tplc="8E0A916A">
      <w:numFmt w:val="decimal"/>
      <w:lvlText w:val=""/>
      <w:lvlJc w:val="left"/>
    </w:lvl>
    <w:lvl w:ilvl="4" w:tplc="F87E81A6">
      <w:numFmt w:val="decimal"/>
      <w:lvlText w:val=""/>
      <w:lvlJc w:val="left"/>
    </w:lvl>
    <w:lvl w:ilvl="5" w:tplc="2C3C7078">
      <w:numFmt w:val="decimal"/>
      <w:lvlText w:val=""/>
      <w:lvlJc w:val="left"/>
    </w:lvl>
    <w:lvl w:ilvl="6" w:tplc="4326742A">
      <w:numFmt w:val="decimal"/>
      <w:lvlText w:val=""/>
      <w:lvlJc w:val="left"/>
    </w:lvl>
    <w:lvl w:ilvl="7" w:tplc="F9AE0990">
      <w:numFmt w:val="decimal"/>
      <w:lvlText w:val=""/>
      <w:lvlJc w:val="left"/>
    </w:lvl>
    <w:lvl w:ilvl="8" w:tplc="49269EFA">
      <w:numFmt w:val="decimal"/>
      <w:lvlText w:val=""/>
      <w:lvlJc w:val="left"/>
    </w:lvl>
  </w:abstractNum>
  <w:abstractNum w:abstractNumId="6" w15:restartNumberingAfterBreak="0">
    <w:nsid w:val="5AB80A08"/>
    <w:multiLevelType w:val="hybridMultilevel"/>
    <w:tmpl w:val="F2B2235E"/>
    <w:lvl w:ilvl="0" w:tplc="040C0001">
      <w:start w:val="1"/>
      <w:numFmt w:val="bullet"/>
      <w:lvlText w:val=""/>
      <w:lvlJc w:val="left"/>
      <w:pPr>
        <w:ind w:left="720" w:hanging="360"/>
      </w:pPr>
      <w:rPr>
        <w:rFonts w:ascii="Symbol" w:hAnsi="Symbol" w:hint="default"/>
      </w:rPr>
    </w:lvl>
    <w:lvl w:ilvl="1" w:tplc="5892479A">
      <w:numFmt w:val="decimal"/>
      <w:lvlText w:val=""/>
      <w:lvlJc w:val="left"/>
    </w:lvl>
    <w:lvl w:ilvl="2" w:tplc="67467E08">
      <w:numFmt w:val="decimal"/>
      <w:lvlText w:val=""/>
      <w:lvlJc w:val="left"/>
    </w:lvl>
    <w:lvl w:ilvl="3" w:tplc="8E0A916A">
      <w:numFmt w:val="decimal"/>
      <w:lvlText w:val=""/>
      <w:lvlJc w:val="left"/>
    </w:lvl>
    <w:lvl w:ilvl="4" w:tplc="F87E81A6">
      <w:numFmt w:val="decimal"/>
      <w:lvlText w:val=""/>
      <w:lvlJc w:val="left"/>
    </w:lvl>
    <w:lvl w:ilvl="5" w:tplc="2C3C7078">
      <w:numFmt w:val="decimal"/>
      <w:lvlText w:val=""/>
      <w:lvlJc w:val="left"/>
    </w:lvl>
    <w:lvl w:ilvl="6" w:tplc="4326742A">
      <w:numFmt w:val="decimal"/>
      <w:lvlText w:val=""/>
      <w:lvlJc w:val="left"/>
    </w:lvl>
    <w:lvl w:ilvl="7" w:tplc="F9AE0990">
      <w:numFmt w:val="decimal"/>
      <w:lvlText w:val=""/>
      <w:lvlJc w:val="left"/>
    </w:lvl>
    <w:lvl w:ilvl="8" w:tplc="49269EFA">
      <w:numFmt w:val="decimal"/>
      <w:lvlText w:val=""/>
      <w:lvlJc w:val="left"/>
    </w:lvl>
  </w:abstractNum>
  <w:abstractNum w:abstractNumId="7" w15:restartNumberingAfterBreak="0">
    <w:nsid w:val="5DE31F9A"/>
    <w:multiLevelType w:val="hybridMultilevel"/>
    <w:tmpl w:val="11BE26BE"/>
    <w:lvl w:ilvl="0" w:tplc="040C0001">
      <w:start w:val="1"/>
      <w:numFmt w:val="bullet"/>
      <w:lvlText w:val=""/>
      <w:lvlJc w:val="left"/>
      <w:pPr>
        <w:ind w:left="720" w:hanging="360"/>
      </w:pPr>
      <w:rPr>
        <w:rFonts w:ascii="Symbol" w:hAnsi="Symbol" w:hint="default"/>
      </w:rPr>
    </w:lvl>
    <w:lvl w:ilvl="1" w:tplc="5892479A">
      <w:numFmt w:val="decimal"/>
      <w:lvlText w:val=""/>
      <w:lvlJc w:val="left"/>
    </w:lvl>
    <w:lvl w:ilvl="2" w:tplc="67467E08">
      <w:numFmt w:val="decimal"/>
      <w:lvlText w:val=""/>
      <w:lvlJc w:val="left"/>
    </w:lvl>
    <w:lvl w:ilvl="3" w:tplc="8E0A916A">
      <w:numFmt w:val="decimal"/>
      <w:lvlText w:val=""/>
      <w:lvlJc w:val="left"/>
    </w:lvl>
    <w:lvl w:ilvl="4" w:tplc="F87E81A6">
      <w:numFmt w:val="decimal"/>
      <w:lvlText w:val=""/>
      <w:lvlJc w:val="left"/>
    </w:lvl>
    <w:lvl w:ilvl="5" w:tplc="2C3C7078">
      <w:numFmt w:val="decimal"/>
      <w:lvlText w:val=""/>
      <w:lvlJc w:val="left"/>
    </w:lvl>
    <w:lvl w:ilvl="6" w:tplc="4326742A">
      <w:numFmt w:val="decimal"/>
      <w:lvlText w:val=""/>
      <w:lvlJc w:val="left"/>
    </w:lvl>
    <w:lvl w:ilvl="7" w:tplc="F9AE0990">
      <w:numFmt w:val="decimal"/>
      <w:lvlText w:val=""/>
      <w:lvlJc w:val="left"/>
    </w:lvl>
    <w:lvl w:ilvl="8" w:tplc="49269EFA">
      <w:numFmt w:val="decimal"/>
      <w:lvlText w:val=""/>
      <w:lvlJc w:val="left"/>
    </w:lvl>
  </w:abstractNum>
  <w:abstractNum w:abstractNumId="8" w15:restartNumberingAfterBreak="0">
    <w:nsid w:val="602B1039"/>
    <w:multiLevelType w:val="hybridMultilevel"/>
    <w:tmpl w:val="FFB6A57A"/>
    <w:lvl w:ilvl="0" w:tplc="040C0001">
      <w:start w:val="1"/>
      <w:numFmt w:val="bullet"/>
      <w:lvlText w:val=""/>
      <w:lvlJc w:val="left"/>
      <w:pPr>
        <w:ind w:left="720" w:hanging="360"/>
      </w:pPr>
      <w:rPr>
        <w:rFonts w:ascii="Symbol" w:hAnsi="Symbol" w:hint="default"/>
      </w:rPr>
    </w:lvl>
    <w:lvl w:ilvl="1" w:tplc="5892479A">
      <w:numFmt w:val="decimal"/>
      <w:lvlText w:val=""/>
      <w:lvlJc w:val="left"/>
    </w:lvl>
    <w:lvl w:ilvl="2" w:tplc="67467E08">
      <w:numFmt w:val="decimal"/>
      <w:lvlText w:val=""/>
      <w:lvlJc w:val="left"/>
    </w:lvl>
    <w:lvl w:ilvl="3" w:tplc="8E0A916A">
      <w:numFmt w:val="decimal"/>
      <w:lvlText w:val=""/>
      <w:lvlJc w:val="left"/>
    </w:lvl>
    <w:lvl w:ilvl="4" w:tplc="F87E81A6">
      <w:numFmt w:val="decimal"/>
      <w:lvlText w:val=""/>
      <w:lvlJc w:val="left"/>
    </w:lvl>
    <w:lvl w:ilvl="5" w:tplc="2C3C7078">
      <w:numFmt w:val="decimal"/>
      <w:lvlText w:val=""/>
      <w:lvlJc w:val="left"/>
    </w:lvl>
    <w:lvl w:ilvl="6" w:tplc="4326742A">
      <w:numFmt w:val="decimal"/>
      <w:lvlText w:val=""/>
      <w:lvlJc w:val="left"/>
    </w:lvl>
    <w:lvl w:ilvl="7" w:tplc="F9AE0990">
      <w:numFmt w:val="decimal"/>
      <w:lvlText w:val=""/>
      <w:lvlJc w:val="left"/>
    </w:lvl>
    <w:lvl w:ilvl="8" w:tplc="49269EFA">
      <w:numFmt w:val="decimal"/>
      <w:lvlText w:val=""/>
      <w:lvlJc w:val="left"/>
    </w:lvl>
  </w:abstractNum>
  <w:abstractNum w:abstractNumId="9" w15:restartNumberingAfterBreak="0">
    <w:nsid w:val="77EC75BB"/>
    <w:multiLevelType w:val="hybridMultilevel"/>
    <w:tmpl w:val="9C1EB778"/>
    <w:lvl w:ilvl="0" w:tplc="040C0001">
      <w:start w:val="1"/>
      <w:numFmt w:val="bullet"/>
      <w:lvlText w:val=""/>
      <w:lvlJc w:val="left"/>
      <w:pPr>
        <w:ind w:left="720" w:hanging="360"/>
      </w:pPr>
      <w:rPr>
        <w:rFonts w:ascii="Symbol" w:hAnsi="Symbol" w:hint="default"/>
      </w:rPr>
    </w:lvl>
    <w:lvl w:ilvl="1" w:tplc="5892479A">
      <w:numFmt w:val="decimal"/>
      <w:lvlText w:val=""/>
      <w:lvlJc w:val="left"/>
    </w:lvl>
    <w:lvl w:ilvl="2" w:tplc="67467E08">
      <w:numFmt w:val="decimal"/>
      <w:lvlText w:val=""/>
      <w:lvlJc w:val="left"/>
    </w:lvl>
    <w:lvl w:ilvl="3" w:tplc="8E0A916A">
      <w:numFmt w:val="decimal"/>
      <w:lvlText w:val=""/>
      <w:lvlJc w:val="left"/>
    </w:lvl>
    <w:lvl w:ilvl="4" w:tplc="F87E81A6">
      <w:numFmt w:val="decimal"/>
      <w:lvlText w:val=""/>
      <w:lvlJc w:val="left"/>
    </w:lvl>
    <w:lvl w:ilvl="5" w:tplc="2C3C7078">
      <w:numFmt w:val="decimal"/>
      <w:lvlText w:val=""/>
      <w:lvlJc w:val="left"/>
    </w:lvl>
    <w:lvl w:ilvl="6" w:tplc="4326742A">
      <w:numFmt w:val="decimal"/>
      <w:lvlText w:val=""/>
      <w:lvlJc w:val="left"/>
    </w:lvl>
    <w:lvl w:ilvl="7" w:tplc="F9AE0990">
      <w:numFmt w:val="decimal"/>
      <w:lvlText w:val=""/>
      <w:lvlJc w:val="left"/>
    </w:lvl>
    <w:lvl w:ilvl="8" w:tplc="49269EFA">
      <w:numFmt w:val="decimal"/>
      <w:lvlText w:val=""/>
      <w:lvlJc w:val="left"/>
    </w:lvl>
  </w:abstractNum>
  <w:num w:numId="1">
    <w:abstractNumId w:val="2"/>
    <w:lvlOverride w:ilvl="0">
      <w:startOverride w:val="1"/>
    </w:lvlOverride>
  </w:num>
  <w:num w:numId="2">
    <w:abstractNumId w:val="5"/>
    <w:lvlOverride w:ilvl="0">
      <w:startOverride w:val="1"/>
    </w:lvlOverride>
  </w:num>
  <w:num w:numId="3">
    <w:abstractNumId w:val="5"/>
  </w:num>
  <w:num w:numId="4">
    <w:abstractNumId w:val="4"/>
  </w:num>
  <w:num w:numId="5">
    <w:abstractNumId w:val="7"/>
  </w:num>
  <w:num w:numId="6">
    <w:abstractNumId w:val="6"/>
  </w:num>
  <w:num w:numId="7">
    <w:abstractNumId w:val="9"/>
  </w:num>
  <w:num w:numId="8">
    <w:abstractNumId w:val="8"/>
  </w:num>
  <w:num w:numId="9">
    <w:abstractNumId w:val="0"/>
  </w:num>
  <w:num w:numId="10">
    <w:abstractNumId w:val="3"/>
  </w:num>
  <w:num w:numId="1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IB-OKAPI">
    <w15:presenceInfo w15:providerId="None" w15:userId="IB-OKAPI"/>
  </w15:person>
  <w15:person w15:author="Zhou Zilai">
    <w15:presenceInfo w15:providerId="AD" w15:userId="S::zhouzilai@winninggroup.com.sg::48aba929-b5b3-4414-8c31-dbf61325ecdf"/>
  </w15:person>
  <w15:person w15:author="Ismael SAMBY">
    <w15:presenceInfo w15:providerId="Windows Live" w15:userId="0ddd6c292a4ed5d0"/>
  </w15:person>
  <w15:person w15:author="Dr IBRAHIMA DIALLO">
    <w15:presenceInfo w15:providerId="None" w15:userId="Dr IBRAHIMA DIALL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trackRevisions/>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67D5"/>
    <w:rsid w:val="0000378A"/>
    <w:rsid w:val="00064DC6"/>
    <w:rsid w:val="00083D36"/>
    <w:rsid w:val="000A55A1"/>
    <w:rsid w:val="000A7445"/>
    <w:rsid w:val="000B6954"/>
    <w:rsid w:val="000C5A63"/>
    <w:rsid w:val="00114E0A"/>
    <w:rsid w:val="00187D4E"/>
    <w:rsid w:val="001D6C6A"/>
    <w:rsid w:val="00275655"/>
    <w:rsid w:val="002C47BC"/>
    <w:rsid w:val="002F7613"/>
    <w:rsid w:val="003574C9"/>
    <w:rsid w:val="003D1B95"/>
    <w:rsid w:val="0053206D"/>
    <w:rsid w:val="00552616"/>
    <w:rsid w:val="006F67D5"/>
    <w:rsid w:val="00703E24"/>
    <w:rsid w:val="007314FF"/>
    <w:rsid w:val="00844D8E"/>
    <w:rsid w:val="00862676"/>
    <w:rsid w:val="0087206F"/>
    <w:rsid w:val="009C642D"/>
    <w:rsid w:val="00A76018"/>
    <w:rsid w:val="00A975A8"/>
    <w:rsid w:val="00B663E9"/>
    <w:rsid w:val="00B73D47"/>
    <w:rsid w:val="00B95924"/>
    <w:rsid w:val="00C40AF4"/>
    <w:rsid w:val="00C74B1A"/>
    <w:rsid w:val="00CB0B19"/>
    <w:rsid w:val="00CC00B1"/>
    <w:rsid w:val="00D50D5B"/>
    <w:rsid w:val="00DD7312"/>
    <w:rsid w:val="00E236D6"/>
    <w:rsid w:val="00EC4DC7"/>
    <w:rsid w:val="00FF15E7"/>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96CE1"/>
  <w15:docId w15:val="{900BE3F2-EDD0-49DC-B9D2-68DE1602C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sz w:val="21"/>
        <w:szCs w:val="21"/>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uiPriority w:val="9"/>
    <w:qFormat/>
    <w:pPr>
      <w:spacing w:before="360" w:after="120"/>
      <w:outlineLvl w:val="0"/>
    </w:pPr>
    <w:rPr>
      <w:b/>
      <w:bCs/>
      <w:sz w:val="28"/>
      <w:szCs w:val="28"/>
    </w:rPr>
  </w:style>
  <w:style w:type="paragraph" w:styleId="Titre2">
    <w:name w:val="heading 2"/>
    <w:uiPriority w:val="9"/>
    <w:unhideWhenUsed/>
    <w:qFormat/>
    <w:pPr>
      <w:spacing w:before="280" w:after="120"/>
      <w:outlineLvl w:val="1"/>
    </w:pPr>
    <w:rPr>
      <w:b/>
      <w:bCs/>
      <w:sz w:val="24"/>
      <w:szCs w:val="24"/>
    </w:rPr>
  </w:style>
  <w:style w:type="paragraph" w:styleId="Titre3">
    <w:name w:val="heading 3"/>
    <w:link w:val="Titre3Car"/>
    <w:uiPriority w:val="9"/>
    <w:unhideWhenUsed/>
    <w:qFormat/>
    <w:pPr>
      <w:spacing w:before="220" w:after="100"/>
      <w:outlineLvl w:val="2"/>
    </w:pPr>
    <w:rPr>
      <w:b/>
      <w:bCs/>
      <w:i/>
      <w:iCs/>
      <w:sz w:val="22"/>
      <w:szCs w:val="22"/>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703E24"/>
    <w:pPr>
      <w:tabs>
        <w:tab w:val="center" w:pos="4536"/>
        <w:tab w:val="right" w:pos="9072"/>
      </w:tabs>
    </w:pPr>
  </w:style>
  <w:style w:type="character" w:customStyle="1" w:styleId="En-tteCar">
    <w:name w:val="En-tête Car"/>
    <w:basedOn w:val="Policepardfaut"/>
    <w:link w:val="En-tte"/>
    <w:uiPriority w:val="99"/>
    <w:rsid w:val="00703E24"/>
  </w:style>
  <w:style w:type="paragraph" w:styleId="Pieddepage">
    <w:name w:val="footer"/>
    <w:basedOn w:val="Normal"/>
    <w:link w:val="PieddepageCar"/>
    <w:uiPriority w:val="99"/>
    <w:unhideWhenUsed/>
    <w:rsid w:val="00703E24"/>
    <w:pPr>
      <w:tabs>
        <w:tab w:val="center" w:pos="4536"/>
        <w:tab w:val="right" w:pos="9072"/>
      </w:tabs>
    </w:pPr>
  </w:style>
  <w:style w:type="character" w:customStyle="1" w:styleId="PieddepageCar">
    <w:name w:val="Pied de page Car"/>
    <w:basedOn w:val="Policepardfaut"/>
    <w:link w:val="Pieddepage"/>
    <w:uiPriority w:val="99"/>
    <w:rsid w:val="00703E24"/>
  </w:style>
  <w:style w:type="table" w:styleId="Grilledutableau">
    <w:name w:val="Table Grid"/>
    <w:basedOn w:val="TableauNormal"/>
    <w:uiPriority w:val="39"/>
    <w:rsid w:val="00EC4D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gende">
    <w:name w:val="caption"/>
    <w:basedOn w:val="Normal"/>
    <w:next w:val="Normal"/>
    <w:uiPriority w:val="35"/>
    <w:unhideWhenUsed/>
    <w:qFormat/>
    <w:rsid w:val="00275655"/>
    <w:pPr>
      <w:spacing w:after="200"/>
    </w:pPr>
    <w:rPr>
      <w:i/>
      <w:iCs/>
      <w:color w:val="44546A" w:themeColor="text2"/>
      <w:sz w:val="18"/>
      <w:szCs w:val="18"/>
    </w:rPr>
  </w:style>
  <w:style w:type="paragraph" w:styleId="Rvision">
    <w:name w:val="Revision"/>
    <w:hidden/>
    <w:uiPriority w:val="99"/>
    <w:semiHidden/>
    <w:rsid w:val="0087206F"/>
  </w:style>
  <w:style w:type="character" w:styleId="Marquedecommentaire">
    <w:name w:val="annotation reference"/>
    <w:basedOn w:val="Policepardfaut"/>
    <w:uiPriority w:val="99"/>
    <w:semiHidden/>
    <w:unhideWhenUsed/>
    <w:rsid w:val="0087206F"/>
    <w:rPr>
      <w:sz w:val="16"/>
      <w:szCs w:val="16"/>
    </w:rPr>
  </w:style>
  <w:style w:type="paragraph" w:styleId="Commentaire">
    <w:name w:val="annotation text"/>
    <w:basedOn w:val="Normal"/>
    <w:link w:val="CommentaireCar"/>
    <w:uiPriority w:val="99"/>
    <w:unhideWhenUsed/>
    <w:rsid w:val="0087206F"/>
    <w:rPr>
      <w:sz w:val="20"/>
      <w:szCs w:val="20"/>
    </w:rPr>
  </w:style>
  <w:style w:type="character" w:customStyle="1" w:styleId="CommentaireCar">
    <w:name w:val="Commentaire Car"/>
    <w:basedOn w:val="Policepardfaut"/>
    <w:link w:val="Commentaire"/>
    <w:uiPriority w:val="99"/>
    <w:rsid w:val="0087206F"/>
    <w:rPr>
      <w:sz w:val="20"/>
      <w:szCs w:val="20"/>
    </w:rPr>
  </w:style>
  <w:style w:type="paragraph" w:styleId="Objetducommentaire">
    <w:name w:val="annotation subject"/>
    <w:basedOn w:val="Commentaire"/>
    <w:next w:val="Commentaire"/>
    <w:link w:val="ObjetducommentaireCar"/>
    <w:uiPriority w:val="99"/>
    <w:semiHidden/>
    <w:unhideWhenUsed/>
    <w:rsid w:val="0087206F"/>
    <w:rPr>
      <w:b/>
      <w:bCs/>
    </w:rPr>
  </w:style>
  <w:style w:type="character" w:customStyle="1" w:styleId="ObjetducommentaireCar">
    <w:name w:val="Objet du commentaire Car"/>
    <w:basedOn w:val="CommentaireCar"/>
    <w:link w:val="Objetducommentaire"/>
    <w:uiPriority w:val="99"/>
    <w:semiHidden/>
    <w:rsid w:val="0087206F"/>
    <w:rPr>
      <w:b/>
      <w:bCs/>
      <w:sz w:val="20"/>
      <w:szCs w:val="20"/>
    </w:rPr>
  </w:style>
  <w:style w:type="paragraph" w:styleId="Textedebulles">
    <w:name w:val="Balloon Text"/>
    <w:basedOn w:val="Normal"/>
    <w:link w:val="TextedebullesCar"/>
    <w:uiPriority w:val="99"/>
    <w:semiHidden/>
    <w:unhideWhenUsed/>
    <w:rsid w:val="002F7613"/>
    <w:rPr>
      <w:rFonts w:ascii="Segoe UI" w:hAnsi="Segoe UI" w:cs="Segoe UI"/>
      <w:sz w:val="18"/>
      <w:szCs w:val="18"/>
    </w:rPr>
  </w:style>
  <w:style w:type="character" w:customStyle="1" w:styleId="TextedebullesCar">
    <w:name w:val="Texte de bulles Car"/>
    <w:basedOn w:val="Policepardfaut"/>
    <w:link w:val="Textedebulles"/>
    <w:uiPriority w:val="99"/>
    <w:semiHidden/>
    <w:rsid w:val="002F7613"/>
    <w:rPr>
      <w:rFonts w:ascii="Segoe UI" w:hAnsi="Segoe UI" w:cs="Segoe UI"/>
      <w:sz w:val="18"/>
      <w:szCs w:val="18"/>
    </w:rPr>
  </w:style>
  <w:style w:type="character" w:customStyle="1" w:styleId="Titre3Car">
    <w:name w:val="Titre 3 Car"/>
    <w:basedOn w:val="Policepardfaut"/>
    <w:link w:val="Titre3"/>
    <w:uiPriority w:val="9"/>
    <w:rsid w:val="00D50D5B"/>
    <w:rPr>
      <w:b/>
      <w:bCs/>
      <w:i/>
      <w:iCs/>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6/09/relationships/commentsIds" Target="commentsIds.xml"/><Relationship Id="rId3" Type="http://schemas.openxmlformats.org/officeDocument/2006/relationships/settings" Target="settings.xml"/><Relationship Id="rId7" Type="http://schemas.openxmlformats.org/officeDocument/2006/relationships/comments" Target="comments.xml"/><Relationship Id="rId12" Type="http://schemas.microsoft.com/office/2018/08/relationships/commentsExtensible" Target="commentsExtensi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10</Pages>
  <Words>3816</Words>
  <Characters>20989</Characters>
  <Application>Microsoft Office Word</Application>
  <DocSecurity>0</DocSecurity>
  <Lines>174</Lines>
  <Paragraphs>49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24756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IB-OKAPI</cp:lastModifiedBy>
  <cp:revision>4</cp:revision>
  <dcterms:created xsi:type="dcterms:W3CDTF">2026-08-05T15:01:00Z</dcterms:created>
  <dcterms:modified xsi:type="dcterms:W3CDTF">2026-08-05T16:04:00Z</dcterms:modified>
</cp:coreProperties>
</file>