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B8F3A" w14:textId="77777777" w:rsidR="00F31D6C" w:rsidRPr="00F31D6C" w:rsidRDefault="00F31D6C" w:rsidP="00F31D6C">
      <w:pPr>
        <w:keepNext/>
        <w:keepLines/>
        <w:numPr>
          <w:ilvl w:val="0"/>
          <w:numId w:val="1"/>
        </w:numPr>
        <w:spacing w:after="0" w:line="276" w:lineRule="auto"/>
        <w:jc w:val="both"/>
        <w:outlineLvl w:val="0"/>
        <w:rPr>
          <w:rFonts w:ascii="Arial" w:eastAsia="Times New Roman" w:hAnsi="Arial" w:cs="Arial"/>
          <w:b/>
          <w:kern w:val="0"/>
          <w:sz w:val="21"/>
          <w:szCs w:val="21"/>
          <w:lang w:val="fr-FR"/>
          <w14:ligatures w14:val="none"/>
        </w:rPr>
      </w:pPr>
      <w:bookmarkStart w:id="0" w:name="_Ref191376696"/>
      <w:bookmarkStart w:id="1" w:name="_Ref191382369"/>
      <w:bookmarkStart w:id="2" w:name="_Toc191545739"/>
      <w:bookmarkStart w:id="3" w:name="_Toc194299225"/>
      <w:r>
        <w:rPr>
          <w:rFonts w:ascii="Arial" w:eastAsia="Times New Roman" w:hAnsi="Arial" w:cs="Arial"/>
          <w:b/>
          <w:kern w:val="0"/>
          <w:sz w:val="21"/>
          <w:szCs w:val="21"/>
          <w:lang w:val="fr-FR"/>
          <w14:ligatures w14:val="none"/>
        </w:rPr>
        <w:t>PLAN DE GESTION DU PATRIMOINE CULTUREL</w:t>
      </w:r>
      <w:bookmarkEnd w:id="0"/>
      <w:bookmarkEnd w:id="1"/>
      <w:bookmarkEnd w:id="2"/>
      <w:bookmarkEnd w:id="3"/>
      <w:r>
        <w:rPr>
          <w:rFonts w:ascii="Arial" w:eastAsia="Times New Roman" w:hAnsi="Arial" w:cs="Arial"/>
          <w:b/>
          <w:kern w:val="0"/>
          <w:sz w:val="21"/>
          <w:szCs w:val="21"/>
          <w:lang w:val="fr-FR"/>
          <w14:ligatures w14:val="none"/>
        </w:rPr>
        <w:t xml:space="preserve"> </w:t>
      </w:r>
    </w:p>
    <w:p w14:paraId="2F4265A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141CF38" w14:textId="77777777" w:rsidR="00F83720" w:rsidRDefault="00F83720" w:rsidP="00F83720">
      <w:pPr>
        <w:spacing w:after="0" w:line="276" w:lineRule="auto"/>
        <w:jc w:val="both"/>
        <w:rPr>
          <w:rFonts w:ascii="Arial" w:eastAsia="Calibri" w:hAnsi="Arial" w:cs="Arial"/>
          <w:kern w:val="0"/>
          <w:sz w:val="21"/>
          <w:szCs w:val="21"/>
          <w:lang w:val="fr-FR"/>
          <w14:ligatures w14:val="none"/>
        </w:rPr>
      </w:pPr>
      <w:commentRangeStart w:id="343"/>
      <w:commentRangeStart w:id="342"/>
      <w:commentRangeStart w:id="341"/>
      <w:r>
        <w:rPr>
          <w:rFonts w:ascii="Arial" w:eastAsia="Calibri" w:hAnsi="Arial" w:cs="Arial"/>
          <w:kern w:val="0"/>
          <w:sz w:val="21"/>
          <w:szCs w:val="21"/>
          <w:lang w:val="fr-FR"/>
          <w14:ligatures w14:val="none"/>
        </w:rPr>
        <w:t xml:space="preserve">WCAG reconnaît l'importance fondamentale de préserver le patrimoine culturel des communautés de la sous-préfecture de Kanfarandé, pour les générations présentes comme futures. Le présent Plan de Gestion du Patrimoine Culturel (PGPC) a été élaboré spécifiquement pour le Projet de raffinerie d'alumine et l'ensemble de ses composantes associées – la raffinerie d'alumine elle-même (procédé Bayer), la centrale électrique thermique (charbon, biomasse et photovoltaïque), la station de gazéification du charbon, l'installation de stockage des résidus de boues rouges, le barrage et le réservoir de prise d'eau brute, le port dédié à l'exportation de l'alumine, ainsi que les infrastructures de transport et de soutien associées – , implanté dans le district de Dobali, sur la rive sud du fleuve Kogon, à environ 20 km de son embouchure. Le présent s’aligne sur le cadre juridique guinéen notamment la constitution de 2025 qui garantit la liberté de culte à chaque citoyen, pour ce qui est du cadre législatif la Loi L/2016/036/A du 09 novembre 2016 relative à la protection, la conservation et la mise en valeur du patrimoine culturel national et l’Arrêté A/2023/1595/MEDD Impose l'inventaire du patrimoine culturel dans le cadre de l'ÉIES et définit les mesures de gestion requises. </w:t>
      </w:r>
      <w:commentRangeEnd w:id="343"/>
      <w:r>
        <w:rPr>
          <w:rStyle w:val="Marquedecommentaire"/>
        </w:rPr>
        <w:commentReference w:id="343"/>
      </w:r>
      <w:commentRangeEnd w:id="342"/>
      <w:r>
        <w:rPr>
          <w:rStyle w:val="Marquedecommentaire"/>
        </w:rPr>
        <w:commentReference w:id="342"/>
      </w:r>
      <w:commentRangeEnd w:id="341"/>
      <w:r>
        <w:rPr>
          <w:rStyle w:val="Marquedecommentaire"/>
        </w:rPr>
        <w:commentReference w:id="341"/>
      </w:r>
    </w:p>
    <w:p w14:paraId="74B7693D" w14:textId="77777777" w:rsidR="00F83720" w:rsidRDefault="00F83720" w:rsidP="00F83720">
      <w:pPr>
        <w:spacing w:after="0" w:line="276" w:lineRule="auto"/>
        <w:jc w:val="both"/>
        <w:rPr>
          <w:rFonts w:ascii="Arial" w:eastAsia="Calibri" w:hAnsi="Arial" w:cs="Arial"/>
          <w:kern w:val="0"/>
          <w:sz w:val="21"/>
          <w:szCs w:val="21"/>
          <w:lang w:val="fr-FR"/>
          <w14:ligatures w14:val="none"/>
        </w:rPr>
      </w:pPr>
    </w:p>
    <w:p w14:paraId="3B4D3775" w14:textId="77777777" w:rsidR="00F83720" w:rsidRDefault="00F83720" w:rsidP="00F83720">
      <w:pPr>
        <w:pStyle w:val="font-claude-response-body"/>
        <w:spacing w:before="0" w:beforeAutospacing="0" w:after="0" w:afterAutospacing="0" w:line="276" w:lineRule="auto"/>
        <w:jc w:val="both"/>
        <w:rPr>
          <w:rFonts w:ascii="Arial" w:hAnsi="Arial" w:cs="Arial"/>
          <w:sz w:val="21"/>
          <w:szCs w:val="21"/>
        </w:rPr>
      </w:pPr>
      <w:r>
        <w:rPr>
          <w:rFonts w:ascii="Arial" w:hAnsi="Arial" w:cs="Arial"/>
          <w:sz w:val="21"/>
          <w:szCs w:val="21"/>
        </w:rPr>
        <w:t xml:space="preserve">Cette loi fixe le régime juridique de la protection, de la conservation et de la mise en valeur du patrimoine culturel en Guinée. Elle définit les règles générales applicables en matière : de protection des sites et monuments, des biens culturels, des ensembles architecturaux, des quartiers et villages historiques, leur identification, leur classement et leur mise en valeur; des fouilles archéologiques et des découvertes fortuites ; d'importation, d'exportation et de transfert international de biens culturels. Elle détermine les missions et les prérogatives des Services publics chargés de la protection, de la conservation et de la mise en valeur du patrimoine culturel national. Elle fixe les règles de procédure applicable pour les cas d'atteinte à la réglementation relative à la protection, à la conservation et à la mise en valeur du patrimoine culturel national.</w:t>
      </w:r>
    </w:p>
    <w:p w14:paraId="1C55455E" w14:textId="77777777" w:rsidR="00AD27E4" w:rsidRDefault="00AD27E4" w:rsidP="00F83720">
      <w:pPr>
        <w:pStyle w:val="font-claude-response-body"/>
        <w:spacing w:before="0" w:beforeAutospacing="0" w:after="0" w:afterAutospacing="0" w:line="276" w:lineRule="auto"/>
        <w:jc w:val="both"/>
        <w:rPr>
          <w:rFonts w:ascii="Arial" w:hAnsi="Arial" w:cs="Arial"/>
          <w:sz w:val="21"/>
          <w:szCs w:val="21"/>
        </w:rPr>
      </w:pPr>
    </w:p>
    <w:p w14:paraId="0E52F407" w14:textId="3AFBB71D" w:rsidR="008A5A48" w:rsidRDefault="00AD27E4" w:rsidP="00F83720">
      <w:pPr>
        <w:pStyle w:val="font-claude-response-body"/>
        <w:spacing w:before="0" w:beforeAutospacing="0" w:after="0" w:afterAutospacing="0" w:line="276" w:lineRule="auto"/>
        <w:jc w:val="both"/>
        <w:rPr>
          <w:ins w:id="4" w:author="Ismael SAMBY" w:date="2026-08-10T16:26:00Z"/>
          <w:rFonts w:ascii="Arial" w:hAnsi="Arial" w:cs="Arial"/>
          <w:sz w:val="21"/>
          <w:szCs w:val="21"/>
        </w:rPr>
      </w:pPr>
      <w:commentRangeStart w:id="346"/>
      <w:commentRangeStart w:id="345"/>
      <w:r>
        <w:rPr>
          <w:rFonts w:ascii="Arial" w:hAnsi="Arial" w:cs="Arial"/>
          <w:sz w:val="21"/>
          <w:szCs w:val="21"/>
        </w:rPr>
        <w:t xml:space="preserve">L'inventaire du patrimoine culturel réalisé par OKAPI en avril 2026 a couvert l'ensemble de l'emprise du Projet, incluant la raffinerie d'alumine, la centrale électrique thermique, la station de gazéification, l'installation de stockage des résidus de boues rouges, le barrage et le réservoir de prise d'eau brute, le port dédié à l'exportation de l'alumine, ainsi que les infrastructures de transport et de soutien associées. Cet inventaire a permis d'identifier cinq (5) sites patrimoniaux actifs, situés au sein des zones d'implantation de trois de ces composantes – l'installation de stockage des résidus de boues rouges, la raffinerie d'alumine et la centrale électrique (voir les coordonnées des sites patrimoniaux dans le tableau ci-dessous) –, dont trois présentent une importance élevée. Parmi ceux-ci, le site de Dawakaré (dans la localité de Kakourounty), situé à proximité immédiate de la centrale électrique, a été déclaré non destructible et non reproductible par ses détenteurs, ce qui en fait le site patrimonial le plus sensible du Projet, avec un périmètre de protection minimal de 200 mètres à respecter dans les plans d'exécution</w:t>
      </w:r>
      <w:commentRangeEnd w:id="346"/>
      <w:r>
        <w:rPr>
          <w:rStyle w:val="Marquedecommentaire"/>
        </w:rPr>
        <w:commentReference w:id="346"/>
      </w:r>
      <w:commentRangeEnd w:id="345"/>
      <w:r>
        <w:rPr>
          <w:rStyle w:val="Marquedecommentaire"/>
        </w:rPr>
        <w:commentReference w:id="345"/>
      </w:r>
      <w:ins w:id="5" w:author="Ismael SAMBY" w:date="2026-08-10T16:26:00Z">
        <w:r>
          <w:rPr>
            <w:rFonts w:ascii="Arial" w:hAnsi="Arial" w:cs="Arial"/>
            <w:sz w:val="21"/>
            <w:szCs w:val="21"/>
          </w:rPr>
          <w:t xml:space="preserve"> (Cf. Chapitre</w:t>
        </w:r>
      </w:ins>
      <w:ins w:id="6" w:author="Ismael SAMBY" w:date="2026-08-10T16:27:00Z">
        <w:r>
          <w:rPr>
            <w:rFonts w:ascii="Arial" w:hAnsi="Arial" w:cs="Arial"/>
            <w:sz w:val="21"/>
            <w:szCs w:val="21"/>
          </w:rPr>
          <w:t xml:space="preserve"> 8.3 </w:t>
        </w:r>
      </w:ins>
      <w:del w:id="7" w:author="Ismael SAMBY" w:date="2026-08-10T16:27:00Z">
        <w:r>
          <w:rPr>
            <w:rFonts w:ascii="Arial" w:hAnsi="Arial" w:cs="Arial"/>
            <w:i/>
            <w:iCs/>
            <w:sz w:val="21"/>
            <w:szCs w:val="21"/>
            <w:rPrChange w:id="8" w:author="Ismael SAMBY" w:date="2026-08-10T16:27:00Z">
              <w:rPr>
                <w:rFonts w:ascii="Arial" w:hAnsi="Arial" w:cs="Arial"/>
                <w:sz w:val="21"/>
                <w:szCs w:val="21"/>
              </w:rPr>
            </w:rPrChange>
          </w:rPr>
          <w:delText>.</w:delText>
        </w:r>
      </w:del>
      <w:ins w:id="9" w:author="Ismael SAMBY" w:date="2026-08-10T16:27:00Z">
        <w:r>
          <w:rPr>
            <w:rFonts w:ascii="Arial" w:hAnsi="Arial" w:cs="Arial"/>
            <w:i/>
            <w:iCs/>
            <w:sz w:val="21"/>
            <w:szCs w:val="21"/>
            <w:rPrChange w:id="10" w:author="Ismael SAMBY" w:date="2026-08-10T16:27:00Z">
              <w:rPr>
                <w:rFonts w:ascii="Arial" w:hAnsi="Arial" w:cs="Arial"/>
                <w:sz w:val="21"/>
                <w:szCs w:val="21"/>
              </w:rPr>
            </w:rPrChange>
          </w:rPr>
          <w:t>Baseline</w:t>
        </w:r>
        <w:r>
          <w:rPr>
            <w:rFonts w:ascii="Arial" w:hAnsi="Arial" w:cs="Arial"/>
            <w:sz w:val="21"/>
            <w:szCs w:val="21"/>
          </w:rPr>
          <w:t>).</w:t>
        </w:r>
      </w:ins>
      <w:commentRangeStart w:id="344"/>
      <w:r>
        <w:rPr>
          <w:rFonts w:ascii="Arial" w:hAnsi="Arial" w:cs="Arial"/>
          <w:sz w:val="21"/>
          <w:szCs w:val="21"/>
        </w:rPr>
        <w:t xml:space="preserve"> Le Tableau ci-dessous présente la liste des sites identifiés dans la zone d’étude. </w:t>
      </w:r>
      <w:commentRangeEnd w:id="344"/>
      <w:r>
        <w:rPr>
          <w:rStyle w:val="Marquedecommentaire"/>
        </w:rPr>
        <w:commentReference w:id="344"/>
      </w:r>
    </w:p>
    <w:p w14:paraId="61E89FBD" w14:textId="77777777" w:rsidR="008A5A48" w:rsidRDefault="008A5A48">
      <w:pPr>
        <w:rPr>
          <w:ins w:id="11" w:author="Ismael SAMBY" w:date="2026-08-10T16:26:00Z"/>
          <w:rFonts w:ascii="Arial" w:eastAsia="Times New Roman" w:hAnsi="Arial" w:cs="Arial"/>
          <w:kern w:val="0"/>
          <w:sz w:val="21"/>
          <w:szCs w:val="21"/>
          <w:lang w:val="fr-FR" w:eastAsia="fr-FR"/>
          <w14:ligatures w14:val="none"/>
        </w:rPr>
      </w:pPr>
      <w:ins w:id="12" w:author="Ismael SAMBY" w:date="2026-08-10T16:26:00Z">
        <w:r>
          <w:rPr>
            <w:rFonts w:ascii="Arial" w:hAnsi="Arial" w:cs="Arial"/>
            <w:sz w:val="21"/>
            <w:szCs w:val="21"/>
          </w:rPr>
          <w:br w:type="page"/>
        </w:r>
      </w:ins>
    </w:p>
    <w:p w14:paraId="456DAE4D" w14:textId="77777777" w:rsidR="00AD27E4" w:rsidRDefault="00AD27E4" w:rsidP="00F83720">
      <w:pPr>
        <w:pStyle w:val="font-claude-response-body"/>
        <w:spacing w:before="0" w:beforeAutospacing="0" w:after="0" w:afterAutospacing="0" w:line="276" w:lineRule="auto"/>
        <w:jc w:val="both"/>
        <w:rPr>
          <w:ins w:id="13" w:author="Ismael SAMBY" w:date="2026-08-10T16:23:00Z"/>
          <w:rFonts w:ascii="Arial" w:hAnsi="Arial" w:cs="Arial"/>
          <w:sz w:val="21"/>
          <w:szCs w:val="21"/>
        </w:rPr>
      </w:pPr>
    </w:p>
    <w:p w14:paraId="12A3E9E2" w14:textId="77777777" w:rsidR="008A5A48" w:rsidRDefault="008A5A48" w:rsidP="00F83720">
      <w:pPr>
        <w:pStyle w:val="font-claude-response-body"/>
        <w:spacing w:before="0" w:beforeAutospacing="0" w:after="0" w:afterAutospacing="0" w:line="276" w:lineRule="auto"/>
        <w:jc w:val="both"/>
        <w:rPr>
          <w:rFonts w:ascii="Arial" w:hAnsi="Arial" w:cs="Arial"/>
          <w:sz w:val="21"/>
          <w:szCs w:val="21"/>
        </w:rPr>
      </w:pPr>
    </w:p>
    <w:p w14:paraId="1F6871F5" w14:textId="1BD8A4E9" w:rsidR="00AD27E4" w:rsidDel="008A5A48" w:rsidRDefault="00EF6D78" w:rsidP="00F83720">
      <w:pPr>
        <w:pStyle w:val="font-claude-response-body"/>
        <w:spacing w:before="0" w:beforeAutospacing="0" w:after="0" w:afterAutospacing="0" w:line="276" w:lineRule="auto"/>
        <w:jc w:val="both"/>
        <w:rPr>
          <w:del w:id="14" w:author="Ismael SAMBY" w:date="2026-08-10T16:23:00Z"/>
          <w:rFonts w:ascii="Arial" w:hAnsi="Arial" w:cs="Arial"/>
          <w:sz w:val="21"/>
          <w:szCs w:val="21"/>
        </w:rPr>
      </w:pPr>
      <w:ins w:id="15" w:author="Jerry Kalonji" w:date="2026-08-10T14:00:00Z">
        <w:del w:id="16" w:author="Ismael SAMBY" w:date="2026-08-10T16:23:00Z">
          <w:r>
            <w:rPr>
              <w:rFonts w:ascii="Arial" w:hAnsi="Arial" w:cs="Arial"/>
              <w:sz w:val="21"/>
              <w:szCs w:val="21"/>
            </w:rPr>
            <w:delText xml:space="preserve">Tableau x : Sites des</w:delText>
          </w:r>
        </w:del>
      </w:ins>
      <w:ins w:id="17" w:author="Jerry Kalonji" w:date="2026-08-10T14:01:00Z">
        <w:del w:id="18" w:author="Ismael SAMBY" w:date="2026-08-10T16:23:00Z">
          <w:r>
            <w:rPr>
              <w:rFonts w:ascii="Arial" w:hAnsi="Arial" w:cs="Arial"/>
              <w:sz w:val="21"/>
              <w:szCs w:val="21"/>
            </w:rPr>
            <w:delText xml:space="preserve"> </w:delText>
          </w:r>
          <w:commentRangeStart w:id="19"/>
          <w:r>
            <w:rPr>
              <w:rFonts w:ascii="Arial" w:hAnsi="Arial" w:cs="Arial"/>
              <w:sz w:val="21"/>
              <w:szCs w:val="21"/>
            </w:rPr>
            <w:delText>identifiés</w:delText>
          </w:r>
        </w:del>
      </w:ins>
      <w:commentRangeEnd w:id="19"/>
      <w:del w:id="20" w:author="Ismael SAMBY" w:date="2026-08-10T16:23:00Z">
        <w:r>
          <w:rPr>
            <w:rStyle w:val="Marquedecommentaire"/>
            <w:rFonts w:ascii="Arial" w:hAnsi="Arial" w:cs="Arial"/>
            <w:sz w:val="21"/>
            <w:szCs w:val="21"/>
          </w:rPr>
          <w:commentReference w:id="19"/>
        </w:r>
      </w:del>
    </w:p>
    <w:p w14:paraId="7E4F8949" w14:textId="142DBE67" w:rsidR="008A5A48" w:rsidRDefault="008A5A48" w:rsidP="008A5A48">
      <w:pPr>
        <w:pStyle w:val="font-claude-response-body"/>
        <w:spacing w:before="0" w:beforeAutospacing="0" w:after="0" w:afterAutospacing="0" w:line="276" w:lineRule="auto"/>
        <w:jc w:val="both"/>
        <w:rPr>
          <w:ins w:id="21" w:author="Ismael SAMBY" w:date="2026-08-10T16:23:00Z"/>
          <w:rFonts w:ascii="Arial" w:hAnsi="Arial" w:cs="Arial"/>
          <w:sz w:val="21"/>
          <w:szCs w:val="21"/>
        </w:rPr>
      </w:pPr>
      <w:ins w:id="22" w:author="Ismael SAMBY" w:date="2026-08-10T16:23:00Z">
        <w:r>
          <w:rPr>
            <w:rFonts w:ascii="Arial" w:hAnsi="Arial" w:cs="Arial"/>
            <w:sz w:val="21"/>
            <w:szCs w:val="21"/>
            <w:rPrChange w:id="23" w:author="Ismael SAMBY" w:date="2026-08-10T16:23:00Z">
              <w:rPr/>
            </w:rPrChange>
          </w:rPr>
          <w:t xml:space="preserve">Tableau </w:t>
        </w:r>
        <w:r>
          <w:rPr>
            <w:rFonts w:ascii="Arial" w:hAnsi="Arial" w:cs="Arial"/>
            <w:sz w:val="21"/>
            <w:szCs w:val="21"/>
            <w:rPrChange w:id="24" w:author="Ismael SAMBY" w:date="2026-08-10T16:23:00Z">
              <w:rPr/>
            </w:rPrChange>
          </w:rPr>
          <w:fldChar w:fldCharType="begin"/>
        </w:r>
        <w:r>
          <w:rPr>
            <w:rFonts w:ascii="Arial" w:hAnsi="Arial" w:cs="Arial"/>
            <w:sz w:val="21"/>
            <w:szCs w:val="21"/>
            <w:rPrChange w:id="25" w:author="Ismael SAMBY" w:date="2026-08-10T16:23:00Z">
              <w:rPr/>
            </w:rPrChange>
          </w:rPr>
          <w:instrText xml:space="preserve"> SEQ Tableau \* ARABIC </w:instrText>
        </w:r>
      </w:ins>
      <w:r>
        <w:rPr>
          <w:rFonts w:ascii="Arial" w:hAnsi="Arial" w:cs="Arial"/>
          <w:sz w:val="21"/>
          <w:szCs w:val="21"/>
          <w:rPrChange w:id="26" w:author="Ismael SAMBY" w:date="2026-08-10T16:23:00Z">
            <w:rPr/>
          </w:rPrChange>
        </w:rPr>
        <w:fldChar w:fldCharType="separate"/>
      </w:r>
      <w:ins w:id="27" w:author="Ismael SAMBY" w:date="2026-08-10T16:24:00Z">
        <w:r>
          <w:rPr>
            <w:rFonts w:ascii="Arial" w:hAnsi="Arial" w:cs="Arial"/>
            <w:noProof/>
            <w:sz w:val="21"/>
            <w:szCs w:val="21"/>
          </w:rPr>
          <w:t>1</w:t>
        </w:r>
      </w:ins>
      <w:ins w:id="28" w:author="Ismael SAMBY" w:date="2026-08-10T16:23:00Z">
        <w:r>
          <w:rPr>
            <w:rFonts w:ascii="Arial" w:hAnsi="Arial" w:cs="Arial"/>
            <w:sz w:val="21"/>
            <w:szCs w:val="21"/>
            <w:rPrChange w:id="29" w:author="Ismael SAMBY" w:date="2026-08-10T16:23:00Z">
              <w:rPr/>
            </w:rPrChange>
          </w:rPr>
          <w:fldChar w:fldCharType="end"/>
        </w:r>
        <w:r>
          <w:rPr>
            <w:rFonts w:ascii="Arial" w:hAnsi="Arial" w:cs="Arial"/>
            <w:sz w:val="21"/>
            <w:szCs w:val="21"/>
            <w:rPrChange w:id="30" w:author="Ismael SAMBY" w:date="2026-08-10T16:23:00Z">
              <w:rPr/>
            </w:rPrChange>
          </w:rPr>
          <w:t> :</w:t>
        </w:r>
        <w:r>
          <w:rPr>
            <w:rFonts w:ascii="Arial" w:hAnsi="Arial" w:cs="Arial"/>
            <w:sz w:val="21"/>
            <w:szCs w:val="21"/>
          </w:rPr>
          <w:t xml:space="preserve"> Sites des </w:t>
        </w:r>
        <w:commentRangeStart w:id="31"/>
        <w:commentRangeStart w:id="32"/>
        <w:r>
          <w:rPr>
            <w:rFonts w:ascii="Arial" w:hAnsi="Arial" w:cs="Arial"/>
            <w:sz w:val="21"/>
            <w:szCs w:val="21"/>
          </w:rPr>
          <w:t>identifiés</w:t>
        </w:r>
        <w:commentRangeEnd w:id="31"/>
        <w:r>
          <w:rPr>
            <w:rPrChange w:id="33" w:author="Ismael SAMBY" w:date="2026-08-10T16:23:00Z">
              <w:rPr>
                <w:rStyle w:val="Marquedecommentaire"/>
                <w:rFonts w:ascii="Arial" w:hAnsi="Arial" w:cs="Arial"/>
                <w:sz w:val="21"/>
                <w:szCs w:val="21"/>
              </w:rPr>
            </w:rPrChange>
          </w:rPr>
          <w:commentReference w:id="31"/>
        </w:r>
      </w:ins>
      <w:commentRangeEnd w:id="32"/>
      <w:ins w:id="34" w:author="Ismael SAMBY" w:date="2026-08-10T16:29:00Z">
        <w:r>
          <w:rPr>
            <w:rStyle w:val="Marquedecommentaire"/>
            <w:rFonts w:asciiTheme="minorHAnsi" w:eastAsiaTheme="minorHAnsi" w:hAnsiTheme="minorHAnsi" w:cstheme="minorBidi"/>
            <w:kern w:val="2"/>
            <w:lang w:val="fr-CA" w:eastAsia="en-US"/>
            <w14:ligatures w14:val="standardContextual"/>
          </w:rPr>
          <w:commentReference w:id="32"/>
        </w:r>
      </w:ins>
    </w:p>
    <w:p w14:paraId="3AEF938A" w14:textId="77777777" w:rsidR="008A5A48" w:rsidRPr="008A5A48" w:rsidRDefault="008A5A48" w:rsidP="008A5A48">
      <w:pPr>
        <w:pStyle w:val="font-claude-response-body"/>
        <w:spacing w:before="0" w:beforeAutospacing="0" w:after="0" w:afterAutospacing="0" w:line="276" w:lineRule="auto"/>
        <w:jc w:val="both"/>
        <w:rPr>
          <w:ins w:id="35" w:author="Ismael SAMBY" w:date="2026-08-10T16:23:00Z"/>
          <w:rFonts w:ascii="Arial" w:hAnsi="Arial" w:cs="Arial"/>
          <w:sz w:val="21"/>
          <w:szCs w:val="21"/>
          <w:rPrChange w:id="36" w:author="Ismael SAMBY" w:date="2026-08-10T16:23:00Z">
            <w:rPr>
              <w:ins w:id="37" w:author="Ismael SAMBY" w:date="2026-08-10T16:23:00Z"/>
            </w:rPr>
          </w:rPrChange>
        </w:rPr>
        <w:pPrChange w:id="38" w:author="Ismael SAMBY" w:date="2026-08-10T16:23:00Z">
          <w:pPr/>
        </w:pPrChange>
      </w:pPr>
    </w:p>
    <w:tbl>
      <w:tblPr>
        <w:tblStyle w:val="Grilledutableau"/>
        <w:tblW w:w="0" w:type="auto"/>
        <w:jc w:val="center"/>
        <w:tblLook w:val="04A0" w:firstRow="1" w:lastRow="0" w:firstColumn="1" w:lastColumn="0" w:noHBand="0" w:noVBand="1"/>
      </w:tblPr>
      <w:tblGrid>
        <w:gridCol w:w="1227"/>
        <w:gridCol w:w="1917"/>
        <w:gridCol w:w="2137"/>
        <w:gridCol w:w="1239"/>
        <w:gridCol w:w="1426"/>
      </w:tblGrid>
      <w:tr w:rsidR="00AD27E4" w:rsidRPr="005867DE" w14:paraId="6DF57976" w14:textId="77777777" w:rsidTr="00AD27E4">
        <w:trPr>
          <w:trHeight w:val="339"/>
          <w:jc w:val="center"/>
        </w:trPr>
        <w:tc>
          <w:tcPr>
            <w:tcW w:w="0" w:type="auto"/>
            <w:vAlign w:val="center"/>
            <w:hideMark/>
          </w:tcPr>
          <w:p w14:paraId="04E88D70" w14:textId="77777777" w:rsidR="00AD27E4" w:rsidRPr="005867DE" w:rsidRDefault="00AD27E4" w:rsidP="00AD27E4">
            <w:pPr>
              <w:rPr>
                <w:rFonts w:eastAsia="Times New Roman"/>
                <w:b/>
                <w:bCs/>
                <w:sz w:val="18"/>
                <w:szCs w:val="18"/>
              </w:rPr>
            </w:pPr>
            <w:r>
              <w:rPr>
                <w:rFonts w:eastAsia="Times New Roman"/>
                <w:b/>
                <w:bCs/>
                <w:sz w:val="18"/>
                <w:szCs w:val="18"/>
              </w:rPr>
              <w:t>Village</w:t>
            </w:r>
          </w:p>
        </w:tc>
        <w:tc>
          <w:tcPr>
            <w:tcW w:w="0" w:type="auto"/>
            <w:vAlign w:val="center"/>
            <w:hideMark/>
          </w:tcPr>
          <w:p w14:paraId="6886B576" w14:textId="77777777" w:rsidR="00AD27E4" w:rsidRPr="005867DE" w:rsidRDefault="00AD27E4" w:rsidP="00AD27E4">
            <w:pPr>
              <w:rPr>
                <w:rFonts w:eastAsia="Times New Roman"/>
                <w:b/>
                <w:bCs/>
                <w:sz w:val="18"/>
                <w:szCs w:val="18"/>
              </w:rPr>
            </w:pPr>
            <w:r>
              <w:rPr>
                <w:rFonts w:eastAsia="Times New Roman"/>
                <w:b/>
                <w:bCs/>
                <w:sz w:val="18"/>
                <w:szCs w:val="18"/>
              </w:rPr>
              <w:t>Nom du site</w:t>
            </w:r>
          </w:p>
        </w:tc>
        <w:tc>
          <w:tcPr>
            <w:tcW w:w="0" w:type="auto"/>
            <w:vAlign w:val="center"/>
            <w:hideMark/>
          </w:tcPr>
          <w:p w14:paraId="12EC5D6A" w14:textId="77777777" w:rsidR="00AD27E4" w:rsidRPr="005867DE" w:rsidRDefault="00AD27E4" w:rsidP="00AD27E4">
            <w:pPr>
              <w:rPr>
                <w:rFonts w:eastAsia="Times New Roman"/>
                <w:b/>
                <w:bCs/>
                <w:sz w:val="18"/>
                <w:szCs w:val="18"/>
              </w:rPr>
            </w:pPr>
            <w:r>
              <w:rPr>
                <w:rFonts w:eastAsia="Times New Roman"/>
                <w:b/>
                <w:bCs/>
                <w:sz w:val="18"/>
                <w:szCs w:val="18"/>
              </w:rPr>
              <w:t>Composante du Projet</w:t>
            </w:r>
          </w:p>
        </w:tc>
        <w:tc>
          <w:tcPr>
            <w:tcW w:w="0" w:type="auto"/>
            <w:vAlign w:val="center"/>
            <w:hideMark/>
          </w:tcPr>
          <w:p w14:paraId="10C8746B" w14:textId="77777777" w:rsidR="00AD27E4" w:rsidRPr="005867DE" w:rsidRDefault="00AD27E4" w:rsidP="00AD27E4">
            <w:pPr>
              <w:rPr>
                <w:rFonts w:eastAsia="Times New Roman"/>
                <w:b/>
                <w:bCs/>
                <w:sz w:val="18"/>
                <w:szCs w:val="18"/>
              </w:rPr>
            </w:pPr>
            <w:r>
              <w:rPr>
                <w:rFonts w:eastAsia="Times New Roman"/>
                <w:b/>
                <w:bCs/>
                <w:sz w:val="18"/>
                <w:szCs w:val="18"/>
              </w:rPr>
              <w:t>Latitude (N)</w:t>
            </w:r>
          </w:p>
        </w:tc>
        <w:tc>
          <w:tcPr>
            <w:tcW w:w="0" w:type="auto"/>
            <w:vAlign w:val="center"/>
            <w:hideMark/>
          </w:tcPr>
          <w:p w14:paraId="7526D63B" w14:textId="77777777" w:rsidR="00AD27E4" w:rsidRPr="005867DE" w:rsidRDefault="00AD27E4" w:rsidP="00AD27E4">
            <w:pPr>
              <w:rPr>
                <w:rFonts w:eastAsia="Times New Roman"/>
                <w:b/>
                <w:bCs/>
                <w:sz w:val="18"/>
                <w:szCs w:val="18"/>
              </w:rPr>
            </w:pPr>
            <w:r>
              <w:rPr>
                <w:rFonts w:eastAsia="Times New Roman"/>
                <w:b/>
                <w:bCs/>
                <w:sz w:val="18"/>
                <w:szCs w:val="18"/>
              </w:rPr>
              <w:t>Longitude (W)</w:t>
            </w:r>
          </w:p>
        </w:tc>
      </w:tr>
      <w:tr w:rsidR="00AD27E4" w:rsidRPr="005867DE" w14:paraId="1FEB4591" w14:textId="77777777" w:rsidTr="00AD27E4">
        <w:trPr>
          <w:trHeight w:val="415"/>
          <w:jc w:val="center"/>
        </w:trPr>
        <w:tc>
          <w:tcPr>
            <w:tcW w:w="0" w:type="auto"/>
            <w:vAlign w:val="center"/>
            <w:hideMark/>
          </w:tcPr>
          <w:p w14:paraId="7D419096" w14:textId="77777777" w:rsidR="00AD27E4" w:rsidRPr="005867DE" w:rsidRDefault="00AD27E4" w:rsidP="00AD27E4">
            <w:pPr>
              <w:rPr>
                <w:rFonts w:eastAsia="Times New Roman"/>
                <w:sz w:val="18"/>
                <w:szCs w:val="18"/>
              </w:rPr>
            </w:pPr>
            <w:r>
              <w:rPr>
                <w:rFonts w:eastAsia="Times New Roman"/>
                <w:sz w:val="18"/>
                <w:szCs w:val="18"/>
              </w:rPr>
              <w:t>Taloukhouré</w:t>
            </w:r>
          </w:p>
        </w:tc>
        <w:tc>
          <w:tcPr>
            <w:tcW w:w="0" w:type="auto"/>
            <w:vAlign w:val="center"/>
            <w:hideMark/>
          </w:tcPr>
          <w:p w14:paraId="5754B9E9" w14:textId="77777777" w:rsidR="00AD27E4" w:rsidRPr="005867DE" w:rsidRDefault="00AD27E4" w:rsidP="00AD27E4">
            <w:pPr>
              <w:rPr>
                <w:rFonts w:eastAsia="Times New Roman"/>
                <w:sz w:val="18"/>
                <w:szCs w:val="18"/>
              </w:rPr>
            </w:pPr>
            <w:r>
              <w:rPr>
                <w:rFonts w:eastAsia="Times New Roman"/>
                <w:sz w:val="18"/>
                <w:szCs w:val="18"/>
              </w:rPr>
              <w:t>Taloukhouré-Daranta</w:t>
            </w:r>
          </w:p>
        </w:tc>
        <w:tc>
          <w:tcPr>
            <w:tcW w:w="0" w:type="auto"/>
            <w:vAlign w:val="center"/>
            <w:hideMark/>
          </w:tcPr>
          <w:p w14:paraId="686CFD61" w14:textId="77777777" w:rsidR="00AD27E4" w:rsidRPr="005867DE" w:rsidRDefault="00AD27E4" w:rsidP="00AD27E4">
            <w:pPr>
              <w:rPr>
                <w:rFonts w:eastAsia="Times New Roman"/>
                <w:sz w:val="18"/>
                <w:szCs w:val="18"/>
              </w:rPr>
            </w:pPr>
            <w:r>
              <w:rPr>
                <w:rFonts w:eastAsia="Times New Roman"/>
                <w:sz w:val="18"/>
                <w:szCs w:val="18"/>
              </w:rPr>
              <w:t>Parc à boues rouges</w:t>
            </w:r>
          </w:p>
        </w:tc>
        <w:tc>
          <w:tcPr>
            <w:tcW w:w="0" w:type="auto"/>
            <w:vAlign w:val="center"/>
            <w:hideMark/>
          </w:tcPr>
          <w:p w14:paraId="384154FF" w14:textId="77777777" w:rsidR="00AD27E4" w:rsidRPr="005867DE" w:rsidRDefault="00AD27E4" w:rsidP="00AD27E4">
            <w:pPr>
              <w:rPr>
                <w:rFonts w:eastAsia="Times New Roman"/>
                <w:sz w:val="18"/>
                <w:szCs w:val="18"/>
              </w:rPr>
            </w:pPr>
            <w:r>
              <w:rPr>
                <w:rFonts w:eastAsia="Times New Roman"/>
                <w:sz w:val="18"/>
                <w:szCs w:val="18"/>
              </w:rPr>
              <w:t>10,9850255°</w:t>
            </w:r>
          </w:p>
        </w:tc>
        <w:tc>
          <w:tcPr>
            <w:tcW w:w="0" w:type="auto"/>
            <w:vAlign w:val="center"/>
            <w:hideMark/>
          </w:tcPr>
          <w:p w14:paraId="3D667D8C" w14:textId="77777777" w:rsidR="00AD27E4" w:rsidRPr="005867DE" w:rsidRDefault="00AD27E4" w:rsidP="00AD27E4">
            <w:pPr>
              <w:rPr>
                <w:rFonts w:eastAsia="Times New Roman"/>
                <w:sz w:val="18"/>
                <w:szCs w:val="18"/>
              </w:rPr>
            </w:pPr>
            <w:r>
              <w:rPr>
                <w:rFonts w:eastAsia="Times New Roman"/>
                <w:sz w:val="18"/>
                <w:szCs w:val="18"/>
              </w:rPr>
              <w:t>14,6652004°</w:t>
            </w:r>
          </w:p>
        </w:tc>
      </w:tr>
      <w:tr w:rsidR="00AD27E4" w:rsidRPr="005867DE" w14:paraId="196F4EF2" w14:textId="77777777" w:rsidTr="00AD27E4">
        <w:trPr>
          <w:trHeight w:val="422"/>
          <w:jc w:val="center"/>
        </w:trPr>
        <w:tc>
          <w:tcPr>
            <w:tcW w:w="0" w:type="auto"/>
            <w:vAlign w:val="center"/>
            <w:hideMark/>
          </w:tcPr>
          <w:p w14:paraId="1FD8A01F" w14:textId="77777777" w:rsidR="00AD27E4" w:rsidRPr="005867DE" w:rsidRDefault="00AD27E4" w:rsidP="00AD27E4">
            <w:pPr>
              <w:rPr>
                <w:rFonts w:eastAsia="Times New Roman"/>
                <w:sz w:val="18"/>
                <w:szCs w:val="18"/>
              </w:rPr>
            </w:pPr>
            <w:r>
              <w:rPr>
                <w:rFonts w:eastAsia="Times New Roman"/>
                <w:sz w:val="18"/>
                <w:szCs w:val="18"/>
              </w:rPr>
              <w:t>Katchafn</w:t>
            </w:r>
          </w:p>
        </w:tc>
        <w:tc>
          <w:tcPr>
            <w:tcW w:w="0" w:type="auto"/>
            <w:vAlign w:val="center"/>
            <w:hideMark/>
          </w:tcPr>
          <w:p w14:paraId="548393EF" w14:textId="77777777" w:rsidR="00AD27E4" w:rsidRPr="005867DE" w:rsidRDefault="00AD27E4" w:rsidP="00AD27E4">
            <w:pPr>
              <w:rPr>
                <w:rFonts w:eastAsia="Times New Roman"/>
                <w:sz w:val="18"/>
                <w:szCs w:val="18"/>
              </w:rPr>
            </w:pPr>
            <w:r>
              <w:rPr>
                <w:rFonts w:eastAsia="Times New Roman"/>
                <w:sz w:val="18"/>
                <w:szCs w:val="18"/>
              </w:rPr>
              <w:t>Fé-ra</w:t>
            </w:r>
          </w:p>
        </w:tc>
        <w:tc>
          <w:tcPr>
            <w:tcW w:w="0" w:type="auto"/>
            <w:vAlign w:val="center"/>
            <w:hideMark/>
          </w:tcPr>
          <w:p w14:paraId="56CF2D63" w14:textId="77777777" w:rsidR="00AD27E4" w:rsidRPr="005867DE" w:rsidRDefault="00AD27E4" w:rsidP="00AD27E4">
            <w:pPr>
              <w:rPr>
                <w:rFonts w:eastAsia="Times New Roman"/>
                <w:sz w:val="18"/>
                <w:szCs w:val="18"/>
              </w:rPr>
            </w:pPr>
            <w:r>
              <w:rPr>
                <w:rFonts w:eastAsia="Times New Roman"/>
                <w:sz w:val="18"/>
                <w:szCs w:val="18"/>
              </w:rPr>
              <w:t>Raffinerie d'alumine</w:t>
            </w:r>
          </w:p>
        </w:tc>
        <w:tc>
          <w:tcPr>
            <w:tcW w:w="0" w:type="auto"/>
            <w:vAlign w:val="center"/>
            <w:hideMark/>
          </w:tcPr>
          <w:p w14:paraId="650D0894" w14:textId="77777777" w:rsidR="00AD27E4" w:rsidRPr="005867DE" w:rsidRDefault="00AD27E4" w:rsidP="00AD27E4">
            <w:pPr>
              <w:rPr>
                <w:rFonts w:eastAsia="Times New Roman"/>
                <w:sz w:val="18"/>
                <w:szCs w:val="18"/>
              </w:rPr>
            </w:pPr>
            <w:r>
              <w:rPr>
                <w:rFonts w:eastAsia="Times New Roman"/>
                <w:sz w:val="18"/>
                <w:szCs w:val="18"/>
              </w:rPr>
              <w:t>10,9452703°</w:t>
            </w:r>
          </w:p>
        </w:tc>
        <w:tc>
          <w:tcPr>
            <w:tcW w:w="0" w:type="auto"/>
            <w:vAlign w:val="center"/>
            <w:hideMark/>
          </w:tcPr>
          <w:p w14:paraId="400EF8E5" w14:textId="77777777" w:rsidR="00AD27E4" w:rsidRPr="005867DE" w:rsidRDefault="00AD27E4" w:rsidP="00AD27E4">
            <w:pPr>
              <w:rPr>
                <w:rFonts w:eastAsia="Times New Roman"/>
                <w:sz w:val="18"/>
                <w:szCs w:val="18"/>
              </w:rPr>
            </w:pPr>
            <w:r>
              <w:rPr>
                <w:rFonts w:eastAsia="Times New Roman"/>
                <w:sz w:val="18"/>
                <w:szCs w:val="18"/>
              </w:rPr>
              <w:t>14,7458249°</w:t>
            </w:r>
          </w:p>
        </w:tc>
      </w:tr>
      <w:tr w:rsidR="00AD27E4" w:rsidRPr="005867DE" w14:paraId="33382C67" w14:textId="77777777" w:rsidTr="00AD27E4">
        <w:trPr>
          <w:trHeight w:val="400"/>
          <w:jc w:val="center"/>
        </w:trPr>
        <w:tc>
          <w:tcPr>
            <w:tcW w:w="0" w:type="auto"/>
            <w:vAlign w:val="center"/>
            <w:hideMark/>
          </w:tcPr>
          <w:p w14:paraId="5E346704" w14:textId="77777777" w:rsidR="00AD27E4" w:rsidRPr="005867DE" w:rsidRDefault="00AD27E4" w:rsidP="00AD27E4">
            <w:pPr>
              <w:rPr>
                <w:rFonts w:eastAsia="Times New Roman"/>
                <w:sz w:val="18"/>
                <w:szCs w:val="18"/>
              </w:rPr>
            </w:pPr>
            <w:r>
              <w:rPr>
                <w:rFonts w:eastAsia="Times New Roman"/>
                <w:sz w:val="18"/>
                <w:szCs w:val="18"/>
              </w:rPr>
              <w:t>Difiyarè</w:t>
            </w:r>
          </w:p>
        </w:tc>
        <w:tc>
          <w:tcPr>
            <w:tcW w:w="0" w:type="auto"/>
            <w:vAlign w:val="center"/>
            <w:hideMark/>
          </w:tcPr>
          <w:p w14:paraId="1B60DAC6" w14:textId="77777777" w:rsidR="00AD27E4" w:rsidRPr="005867DE" w:rsidRDefault="00AD27E4" w:rsidP="00AD27E4">
            <w:pPr>
              <w:rPr>
                <w:rFonts w:eastAsia="Times New Roman"/>
                <w:sz w:val="18"/>
                <w:szCs w:val="18"/>
              </w:rPr>
            </w:pPr>
            <w:r>
              <w:rPr>
                <w:rFonts w:eastAsia="Times New Roman"/>
                <w:sz w:val="18"/>
                <w:szCs w:val="18"/>
              </w:rPr>
              <w:t>Touguikérin</w:t>
            </w:r>
          </w:p>
        </w:tc>
        <w:tc>
          <w:tcPr>
            <w:tcW w:w="0" w:type="auto"/>
            <w:vAlign w:val="center"/>
            <w:hideMark/>
          </w:tcPr>
          <w:p w14:paraId="6DB59AFE" w14:textId="77777777" w:rsidR="00AD27E4" w:rsidRPr="005867DE" w:rsidRDefault="00AD27E4" w:rsidP="00AD27E4">
            <w:pPr>
              <w:rPr>
                <w:rFonts w:eastAsia="Times New Roman"/>
                <w:sz w:val="18"/>
                <w:szCs w:val="18"/>
              </w:rPr>
            </w:pPr>
            <w:r>
              <w:rPr>
                <w:rFonts w:eastAsia="Times New Roman"/>
                <w:sz w:val="18"/>
                <w:szCs w:val="18"/>
              </w:rPr>
              <w:t>Centrale électrique</w:t>
            </w:r>
          </w:p>
        </w:tc>
        <w:tc>
          <w:tcPr>
            <w:tcW w:w="0" w:type="auto"/>
            <w:vAlign w:val="center"/>
            <w:hideMark/>
          </w:tcPr>
          <w:p w14:paraId="6B0803E6" w14:textId="77777777" w:rsidR="00AD27E4" w:rsidRPr="005867DE" w:rsidRDefault="00AD27E4" w:rsidP="00AD27E4">
            <w:pPr>
              <w:rPr>
                <w:rFonts w:eastAsia="Times New Roman"/>
                <w:sz w:val="18"/>
                <w:szCs w:val="18"/>
              </w:rPr>
            </w:pPr>
            <w:r>
              <w:rPr>
                <w:rFonts w:eastAsia="Times New Roman"/>
                <w:sz w:val="18"/>
                <w:szCs w:val="18"/>
              </w:rPr>
              <w:t>10,9431264°</w:t>
            </w:r>
          </w:p>
        </w:tc>
        <w:tc>
          <w:tcPr>
            <w:tcW w:w="0" w:type="auto"/>
            <w:vAlign w:val="center"/>
            <w:hideMark/>
          </w:tcPr>
          <w:p w14:paraId="2D8A71B0" w14:textId="77777777" w:rsidR="00AD27E4" w:rsidRPr="005867DE" w:rsidRDefault="00AD27E4" w:rsidP="00AD27E4">
            <w:pPr>
              <w:rPr>
                <w:rFonts w:eastAsia="Times New Roman"/>
                <w:sz w:val="18"/>
                <w:szCs w:val="18"/>
              </w:rPr>
            </w:pPr>
            <w:r>
              <w:rPr>
                <w:rFonts w:eastAsia="Times New Roman"/>
                <w:sz w:val="18"/>
                <w:szCs w:val="18"/>
              </w:rPr>
              <w:t>14,7825310°</w:t>
            </w:r>
          </w:p>
        </w:tc>
      </w:tr>
      <w:tr w:rsidR="00AD27E4" w:rsidRPr="005867DE" w14:paraId="02B14B2F" w14:textId="77777777" w:rsidTr="00AD27E4">
        <w:trPr>
          <w:trHeight w:val="433"/>
          <w:jc w:val="center"/>
        </w:trPr>
        <w:tc>
          <w:tcPr>
            <w:tcW w:w="0" w:type="auto"/>
            <w:vAlign w:val="center"/>
            <w:hideMark/>
          </w:tcPr>
          <w:p w14:paraId="0D0C3F7E" w14:textId="77777777" w:rsidR="00AD27E4" w:rsidRPr="005867DE" w:rsidRDefault="00AD27E4" w:rsidP="00AD27E4">
            <w:pPr>
              <w:rPr>
                <w:rFonts w:eastAsia="Times New Roman"/>
                <w:sz w:val="18"/>
                <w:szCs w:val="18"/>
              </w:rPr>
            </w:pPr>
            <w:r>
              <w:rPr>
                <w:rFonts w:eastAsia="Times New Roman"/>
                <w:sz w:val="18"/>
                <w:szCs w:val="18"/>
              </w:rPr>
              <w:t>Kakourounty</w:t>
            </w:r>
          </w:p>
        </w:tc>
        <w:tc>
          <w:tcPr>
            <w:tcW w:w="0" w:type="auto"/>
            <w:vAlign w:val="center"/>
            <w:hideMark/>
          </w:tcPr>
          <w:p w14:paraId="29EC709C" w14:textId="77777777" w:rsidR="00AD27E4" w:rsidRPr="005867DE" w:rsidRDefault="00AD27E4" w:rsidP="00AD27E4">
            <w:pPr>
              <w:rPr>
                <w:rFonts w:eastAsia="Times New Roman"/>
                <w:sz w:val="18"/>
                <w:szCs w:val="18"/>
              </w:rPr>
            </w:pPr>
            <w:r>
              <w:rPr>
                <w:rFonts w:eastAsia="Times New Roman"/>
                <w:sz w:val="18"/>
                <w:szCs w:val="18"/>
              </w:rPr>
              <w:t>Dawakaré</w:t>
            </w:r>
          </w:p>
        </w:tc>
        <w:tc>
          <w:tcPr>
            <w:tcW w:w="0" w:type="auto"/>
            <w:vAlign w:val="center"/>
            <w:hideMark/>
          </w:tcPr>
          <w:p w14:paraId="6EA8CE1C" w14:textId="77777777" w:rsidR="00AD27E4" w:rsidRPr="005867DE" w:rsidRDefault="00AD27E4" w:rsidP="00AD27E4">
            <w:pPr>
              <w:rPr>
                <w:rFonts w:eastAsia="Times New Roman"/>
                <w:sz w:val="18"/>
                <w:szCs w:val="18"/>
              </w:rPr>
            </w:pPr>
            <w:r>
              <w:rPr>
                <w:rFonts w:eastAsia="Times New Roman"/>
                <w:sz w:val="18"/>
                <w:szCs w:val="18"/>
              </w:rPr>
              <w:t>Centrale électrique</w:t>
            </w:r>
          </w:p>
        </w:tc>
        <w:tc>
          <w:tcPr>
            <w:tcW w:w="0" w:type="auto"/>
            <w:vAlign w:val="center"/>
            <w:hideMark/>
          </w:tcPr>
          <w:p w14:paraId="5CF80646" w14:textId="77777777" w:rsidR="00AD27E4" w:rsidRPr="005867DE" w:rsidRDefault="00AD27E4" w:rsidP="00AD27E4">
            <w:pPr>
              <w:rPr>
                <w:rFonts w:eastAsia="Times New Roman"/>
                <w:sz w:val="18"/>
                <w:szCs w:val="18"/>
              </w:rPr>
            </w:pPr>
            <w:r>
              <w:rPr>
                <w:rFonts w:eastAsia="Times New Roman"/>
                <w:sz w:val="18"/>
                <w:szCs w:val="18"/>
              </w:rPr>
              <w:t>10,9438255°</w:t>
            </w:r>
          </w:p>
        </w:tc>
        <w:tc>
          <w:tcPr>
            <w:tcW w:w="0" w:type="auto"/>
            <w:vAlign w:val="center"/>
            <w:hideMark/>
          </w:tcPr>
          <w:p w14:paraId="3215A03E" w14:textId="77777777" w:rsidR="00AD27E4" w:rsidRPr="005867DE" w:rsidRDefault="00AD27E4" w:rsidP="00AD27E4">
            <w:pPr>
              <w:rPr>
                <w:rFonts w:eastAsia="Times New Roman"/>
                <w:sz w:val="18"/>
                <w:szCs w:val="18"/>
              </w:rPr>
            </w:pPr>
            <w:r>
              <w:rPr>
                <w:rFonts w:eastAsia="Times New Roman"/>
                <w:sz w:val="18"/>
                <w:szCs w:val="18"/>
              </w:rPr>
              <w:t>14,7651904°</w:t>
            </w:r>
          </w:p>
        </w:tc>
      </w:tr>
      <w:tr w:rsidR="00AD27E4" w:rsidRPr="004B6983" w14:paraId="4BE3C1A2" w14:textId="77777777" w:rsidTr="00AD27E4">
        <w:trPr>
          <w:trHeight w:val="411"/>
          <w:jc w:val="center"/>
        </w:trPr>
        <w:tc>
          <w:tcPr>
            <w:tcW w:w="0" w:type="auto"/>
            <w:vAlign w:val="center"/>
            <w:hideMark/>
          </w:tcPr>
          <w:p w14:paraId="669E09B0" w14:textId="77777777" w:rsidR="00AD27E4" w:rsidRPr="005867DE" w:rsidRDefault="00AD27E4" w:rsidP="00AD27E4">
            <w:pPr>
              <w:rPr>
                <w:rFonts w:eastAsia="Times New Roman"/>
                <w:sz w:val="18"/>
                <w:szCs w:val="18"/>
              </w:rPr>
            </w:pPr>
            <w:r>
              <w:rPr>
                <w:rFonts w:eastAsia="Times New Roman"/>
                <w:sz w:val="18"/>
                <w:szCs w:val="18"/>
              </w:rPr>
              <w:t>Dossolon</w:t>
            </w:r>
          </w:p>
        </w:tc>
        <w:tc>
          <w:tcPr>
            <w:tcW w:w="0" w:type="auto"/>
            <w:vAlign w:val="center"/>
            <w:hideMark/>
          </w:tcPr>
          <w:p w14:paraId="57E686F2" w14:textId="77777777" w:rsidR="00AD27E4" w:rsidRPr="005867DE" w:rsidRDefault="00AD27E4" w:rsidP="00AD27E4">
            <w:pPr>
              <w:rPr>
                <w:rFonts w:eastAsia="Times New Roman"/>
                <w:sz w:val="18"/>
                <w:szCs w:val="18"/>
              </w:rPr>
            </w:pPr>
            <w:r>
              <w:rPr>
                <w:rFonts w:eastAsia="Times New Roman"/>
                <w:sz w:val="18"/>
                <w:szCs w:val="18"/>
              </w:rPr>
              <w:t>Douba-Yabi</w:t>
            </w:r>
          </w:p>
        </w:tc>
        <w:tc>
          <w:tcPr>
            <w:tcW w:w="0" w:type="auto"/>
            <w:vAlign w:val="center"/>
            <w:hideMark/>
          </w:tcPr>
          <w:p w14:paraId="41D3D2DF" w14:textId="77777777" w:rsidR="00AD27E4" w:rsidRPr="005867DE" w:rsidRDefault="00AD27E4" w:rsidP="00AD27E4">
            <w:pPr>
              <w:rPr>
                <w:rFonts w:eastAsia="Times New Roman"/>
                <w:sz w:val="18"/>
                <w:szCs w:val="18"/>
              </w:rPr>
            </w:pPr>
            <w:r>
              <w:rPr>
                <w:rFonts w:eastAsia="Times New Roman"/>
                <w:sz w:val="18"/>
                <w:szCs w:val="18"/>
              </w:rPr>
              <w:t>Raffinerie d'alumine</w:t>
            </w:r>
          </w:p>
        </w:tc>
        <w:tc>
          <w:tcPr>
            <w:tcW w:w="0" w:type="auto"/>
            <w:vAlign w:val="center"/>
            <w:hideMark/>
          </w:tcPr>
          <w:p w14:paraId="764D907F" w14:textId="77777777" w:rsidR="00AD27E4" w:rsidRPr="005867DE" w:rsidRDefault="00AD27E4" w:rsidP="00AD27E4">
            <w:pPr>
              <w:rPr>
                <w:rFonts w:eastAsia="Times New Roman"/>
                <w:sz w:val="18"/>
                <w:szCs w:val="18"/>
              </w:rPr>
            </w:pPr>
            <w:r>
              <w:rPr>
                <w:rFonts w:eastAsia="Times New Roman"/>
                <w:sz w:val="18"/>
                <w:szCs w:val="18"/>
              </w:rPr>
              <w:t>10,9531505°</w:t>
            </w:r>
          </w:p>
        </w:tc>
        <w:tc>
          <w:tcPr>
            <w:tcW w:w="0" w:type="auto"/>
            <w:vAlign w:val="center"/>
            <w:hideMark/>
          </w:tcPr>
          <w:p w14:paraId="18AD5006" w14:textId="77777777" w:rsidR="00AD27E4" w:rsidRPr="004B6983" w:rsidRDefault="00AD27E4" w:rsidP="00AD27E4">
            <w:pPr>
              <w:rPr>
                <w:rFonts w:eastAsia="Times New Roman"/>
                <w:sz w:val="18"/>
                <w:szCs w:val="18"/>
              </w:rPr>
            </w:pPr>
            <w:r>
              <w:rPr>
                <w:rFonts w:eastAsia="Times New Roman"/>
                <w:sz w:val="18"/>
                <w:szCs w:val="18"/>
              </w:rPr>
              <w:t>14,7490020°</w:t>
            </w:r>
          </w:p>
        </w:tc>
      </w:tr>
    </w:tbl>
    <w:p w14:paraId="7B883A51" w14:textId="77777777" w:rsidR="00AD27E4" w:rsidRDefault="00AD27E4" w:rsidP="00F83720">
      <w:pPr>
        <w:pStyle w:val="font-claude-response-body"/>
        <w:spacing w:before="0" w:beforeAutospacing="0" w:after="0" w:afterAutospacing="0" w:line="276" w:lineRule="auto"/>
        <w:jc w:val="both"/>
        <w:rPr>
          <w:rFonts w:ascii="Arial" w:hAnsi="Arial" w:cs="Arial"/>
          <w:sz w:val="21"/>
          <w:szCs w:val="21"/>
        </w:rPr>
      </w:pPr>
    </w:p>
    <w:p w14:paraId="343226C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3070CD8" w14:textId="77777777" w:rsidR="00053540" w:rsidRDefault="00F31D6C" w:rsidP="00053540">
      <w:pPr>
        <w:pStyle w:val="font-claude-response-body"/>
        <w:spacing w:before="0" w:beforeAutospacing="0" w:after="0" w:afterAutospacing="0" w:line="276" w:lineRule="auto"/>
        <w:jc w:val="both"/>
        <w:rPr>
          <w:rFonts w:ascii="Arial" w:hAnsi="Arial" w:cs="Arial"/>
          <w:sz w:val="21"/>
          <w:szCs w:val="21"/>
        </w:rPr>
      </w:pPr>
      <w:r>
        <w:rPr>
          <w:rFonts w:ascii="Arial" w:eastAsia="Calibri" w:hAnsi="Arial" w:cs="Arial"/>
          <w:sz w:val="21"/>
          <w:szCs w:val="21"/>
        </w:rPr>
        <w:t xml:space="preserve">Ce plan de gestion du patrimoine culturel (PGPC) a été élaboré spécifiquement pour être utilisé dans le cadre du projet de WCAG. </w:t>
      </w:r>
      <w:commentRangeStart w:id="366"/>
      <w:r>
        <w:rPr>
          <w:rFonts w:ascii="Arial" w:hAnsi="Arial" w:cs="Arial"/>
          <w:sz w:val="21"/>
          <w:szCs w:val="21"/>
        </w:rPr>
        <w:t xml:space="preserve">Il définit les exigences, procédures, responsabilités et mécanismes de suivi permettant à WCAG d'assurer une protection effective du patrimoine culturel, tant matériel qu'immatériel, identifié dans l'ensemble de sa zone d'influence, dans le respect des bonnes pratiques internationales et de la réglementation guinéenne applicable.</w:t>
      </w:r>
      <w:commentRangeEnd w:id="366"/>
      <w:r>
        <w:rPr>
          <w:rStyle w:val="Marquedecommentaire"/>
        </w:rPr>
        <w:commentReference w:id="366"/>
      </w:r>
    </w:p>
    <w:p w14:paraId="40847EC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601717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bookmarkStart w:id="39" w:name="_Toc189400672"/>
      <w:bookmarkStart w:id="40" w:name="_Toc189418328"/>
      <w:bookmarkStart w:id="41" w:name="_Toc189418916"/>
      <w:bookmarkStart w:id="42" w:name="_Toc190696738"/>
      <w:bookmarkStart w:id="43" w:name="_Toc190703723"/>
      <w:bookmarkStart w:id="44" w:name="_Toc190704902"/>
      <w:bookmarkStart w:id="45" w:name="_Toc191390158"/>
      <w:bookmarkStart w:id="46" w:name="_Toc191461362"/>
      <w:bookmarkStart w:id="47" w:name="_Toc191461849"/>
      <w:bookmarkStart w:id="48" w:name="_Toc191470866"/>
      <w:bookmarkStart w:id="49" w:name="_Toc191473143"/>
      <w:bookmarkStart w:id="50" w:name="_Toc191476534"/>
      <w:bookmarkStart w:id="51" w:name="_Toc191477036"/>
      <w:bookmarkStart w:id="52" w:name="_Toc191478446"/>
      <w:bookmarkStart w:id="53" w:name="_Toc191533293"/>
      <w:bookmarkStart w:id="54" w:name="_Toc191533781"/>
      <w:bookmarkStart w:id="55" w:name="_Toc191534265"/>
      <w:bookmarkStart w:id="56" w:name="_Toc191538589"/>
      <w:bookmarkStart w:id="57" w:name="_Toc191539077"/>
      <w:bookmarkStart w:id="58" w:name="_Toc191539557"/>
      <w:bookmarkStart w:id="59" w:name="_Toc191540036"/>
      <w:bookmarkStart w:id="60" w:name="_Toc191540515"/>
      <w:bookmarkStart w:id="61" w:name="_Toc191540993"/>
      <w:bookmarkStart w:id="62" w:name="_Toc191541471"/>
      <w:bookmarkStart w:id="63" w:name="_Toc191542427"/>
      <w:bookmarkStart w:id="64" w:name="_Toc191542903"/>
      <w:bookmarkStart w:id="65" w:name="_Toc191543378"/>
      <w:bookmarkStart w:id="66" w:name="_Toc191543852"/>
      <w:bookmarkStart w:id="67" w:name="_Toc191544325"/>
      <w:bookmarkStart w:id="68" w:name="_Toc191544797"/>
      <w:bookmarkStart w:id="69" w:name="_Toc191545270"/>
      <w:bookmarkStart w:id="70" w:name="_Toc191545740"/>
      <w:bookmarkStart w:id="71" w:name="_Toc182911016"/>
      <w:bookmarkStart w:id="72" w:name="_Toc184282221"/>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706BB248" w14:textId="648A1A44"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73" w:name="_Toc191545741"/>
      <w:bookmarkStart w:id="74" w:name="_Toc194299226"/>
      <w:r>
        <w:rPr>
          <w:rFonts w:ascii="Arial" w:eastAsia="Times New Roman" w:hAnsi="Arial" w:cs="Arial"/>
          <w:b/>
          <w:kern w:val="0"/>
          <w:sz w:val="21"/>
          <w:szCs w:val="21"/>
          <w:lang w:val="fr-FR"/>
          <w14:ligatures w14:val="none"/>
        </w:rPr>
        <w:t>Objectif</w:t>
      </w:r>
      <w:del w:id="75" w:author="Jerry Kalonji" w:date="2026-08-10T14:02:00Z">
        <w:r>
          <w:rPr>
            <w:rFonts w:ascii="Arial" w:eastAsia="Times New Roman" w:hAnsi="Arial" w:cs="Arial"/>
            <w:b/>
            <w:kern w:val="0"/>
            <w:sz w:val="21"/>
            <w:szCs w:val="21"/>
            <w:lang w:val="fr-FR"/>
            <w14:ligatures w14:val="none"/>
          </w:rPr>
          <w:delText>s</w:delText>
        </w:r>
      </w:del>
      <w:bookmarkEnd w:id="71"/>
      <w:bookmarkEnd w:id="72"/>
      <w:bookmarkEnd w:id="73"/>
      <w:bookmarkEnd w:id="74"/>
    </w:p>
    <w:p w14:paraId="6EA3673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DBCB5B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L'objectif du PGPC est de :</w:t>
      </w:r>
    </w:p>
    <w:p w14:paraId="1B94725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8F26DC9" w14:textId="69BFF369"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Promouvoir la sensibilisation et la protection du patrimoine culturel et des sites sacrés du projet de WCAG et </w:t>
      </w:r>
      <w:del w:id="76" w:author="Jerry Kalonji" w:date="2026-08-10T14:03:00Z">
        <w:r>
          <w:rPr>
            <w:rFonts w:ascii="Arial" w:eastAsia="Calibri" w:hAnsi="Arial" w:cs="Arial"/>
            <w:kern w:val="0"/>
            <w:sz w:val="21"/>
            <w:szCs w:val="21"/>
            <w:lang w:val="fr-FR"/>
            <w14:ligatures w14:val="none"/>
          </w:rPr>
          <w:delText xml:space="preserve">Veiller </w:delText>
        </w:r>
      </w:del>
      <w:ins w:id="77" w:author="Jerry Kalonji" w:date="2026-08-10T14:03:00Z">
        <w:r>
          <w:rPr>
            <w:rFonts w:ascii="Arial" w:eastAsia="Calibri" w:hAnsi="Arial" w:cs="Arial"/>
            <w:kern w:val="0"/>
            <w:sz w:val="21"/>
            <w:szCs w:val="21"/>
            <w:lang w:val="fr-FR"/>
            <w14:ligatures w14:val="none"/>
          </w:rPr>
          <w:t xml:space="preserve">veiller </w:t>
        </w:r>
      </w:ins>
      <w:r>
        <w:rPr>
          <w:rFonts w:ascii="Arial" w:eastAsia="Calibri" w:hAnsi="Arial" w:cs="Arial"/>
          <w:kern w:val="0"/>
          <w:sz w:val="21"/>
          <w:szCs w:val="21"/>
          <w:lang w:val="fr-FR"/>
          <w14:ligatures w14:val="none"/>
        </w:rPr>
        <w:t xml:space="preserve">à ce que </w:t>
      </w:r>
      <w:del w:id="78" w:author="Jerry Kalonji" w:date="2026-08-10T14:03:00Z">
        <w:r>
          <w:rPr>
            <w:rFonts w:ascii="Arial" w:eastAsia="Calibri" w:hAnsi="Arial" w:cs="Arial"/>
            <w:kern w:val="0"/>
            <w:sz w:val="21"/>
            <w:szCs w:val="21"/>
            <w:lang w:val="fr-FR"/>
            <w14:ligatures w14:val="none"/>
          </w:rPr>
          <w:delText xml:space="preserve">la </w:delText>
        </w:r>
      </w:del>
      <w:r>
        <w:rPr>
          <w:rFonts w:ascii="Arial" w:eastAsia="Calibri" w:hAnsi="Arial" w:cs="Arial"/>
          <w:kern w:val="0"/>
          <w:sz w:val="21"/>
          <w:szCs w:val="21"/>
          <w:lang w:val="fr-FR"/>
          <w14:ligatures w14:val="none"/>
        </w:rPr>
        <w:t xml:space="preserve">WCAG se conforme pleinement à la législation en vigueur et soutienne la protection et la préservation de toutes les formes de patrimoine culturel contre les impacts négatifs de </w:t>
      </w:r>
      <w:del w:id="79" w:author="Jerry Kalonji" w:date="2026-08-10T14:04:00Z">
        <w:r>
          <w:rPr>
            <w:rFonts w:ascii="Arial" w:eastAsia="Calibri" w:hAnsi="Arial" w:cs="Arial"/>
            <w:kern w:val="0"/>
            <w:sz w:val="21"/>
            <w:szCs w:val="21"/>
            <w:lang w:val="fr-FR"/>
            <w14:ligatures w14:val="none"/>
          </w:rPr>
          <w:delText xml:space="preserve">ces </w:delText>
        </w:r>
      </w:del>
      <w:ins w:id="80" w:author="Jerry Kalonji" w:date="2026-08-10T14:04:00Z">
        <w:r>
          <w:rPr>
            <w:rFonts w:ascii="Arial" w:eastAsia="Calibri" w:hAnsi="Arial" w:cs="Arial"/>
            <w:kern w:val="0"/>
            <w:sz w:val="21"/>
            <w:szCs w:val="21"/>
            <w:lang w:val="fr-FR"/>
            <w14:ligatures w14:val="none"/>
          </w:rPr>
          <w:t xml:space="preserve">ses </w:t>
        </w:r>
      </w:ins>
      <w:r>
        <w:rPr>
          <w:rFonts w:ascii="Arial" w:eastAsia="Calibri" w:hAnsi="Arial" w:cs="Arial"/>
          <w:kern w:val="0"/>
          <w:sz w:val="21"/>
          <w:szCs w:val="21"/>
          <w:lang w:val="fr-FR"/>
          <w14:ligatures w14:val="none"/>
        </w:rPr>
        <w:t xml:space="preserve">activités. </w:t>
      </w:r>
    </w:p>
    <w:p w14:paraId="776A821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C0ED1C0"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81" w:name="_Toc182911017"/>
      <w:bookmarkStart w:id="82" w:name="_Toc184282222"/>
      <w:bookmarkStart w:id="83" w:name="_Toc191545742"/>
      <w:bookmarkStart w:id="84" w:name="_Toc194299227"/>
      <w:r>
        <w:rPr>
          <w:rFonts w:ascii="Arial" w:eastAsia="Times New Roman" w:hAnsi="Arial" w:cs="Arial"/>
          <w:b/>
          <w:kern w:val="0"/>
          <w:sz w:val="21"/>
          <w:szCs w:val="21"/>
          <w:lang w:val="fr-FR"/>
          <w14:ligatures w14:val="none"/>
        </w:rPr>
        <w:t>Définition</w:t>
      </w:r>
      <w:bookmarkEnd w:id="81"/>
      <w:bookmarkEnd w:id="82"/>
      <w:bookmarkEnd w:id="83"/>
      <w:bookmarkEnd w:id="84"/>
    </w:p>
    <w:p w14:paraId="6F91A19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0F02A51" w14:textId="77777777" w:rsidR="00655D23" w:rsidRDefault="00F31D6C" w:rsidP="00655D23">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 patrimoine culturel désigne à la fois les formes matérielles et immatérielles du patrimoine culturel. Le premier comprend les biens matériels et les sites ayant une valeur archéologique (préhistorique), paléontologique, historique, culturelle, artistique et religieuse, ainsi que les caractéristiques environnementales naturelles uniques qui incarnent des valeurs culturelles. En conséquence, le patrimoine culturel comprend ce que l'on peut appeler des sites sacrés, qui peuvent faire partie du paysage naturel, comme des collines, des rochers, des arbres, des sources et des récifs. Il peut s'agir de lieux importants parce qu'ils marquent un acte particulier de création ou se rapportent à une histoire culturelle. Ils comprennent également les cimetières et les lieux où des cérémonies particulières ont eu lieu. Les formes immatérielles du patrimoine culturel comprennent les connaissances, les innovations et les pratiques culturelles.  L’article 2 de la loi la Loi L/2016/036/A du 09 novembre 2016 relative à la protection, la conservation et la mise en valeur du patrimoine culturel national désigne par patrimoine culturel les monuments, les ensembles et sites listé par l’Article 3 dudit code qui donne une liste exhaustive. </w:t>
      </w:r>
    </w:p>
    <w:p w14:paraId="58943BF7"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9CD6B11"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85" w:name="_Toc182911018"/>
      <w:bookmarkStart w:id="86" w:name="_Toc184282223"/>
      <w:bookmarkStart w:id="87" w:name="_Toc191545743"/>
      <w:bookmarkStart w:id="88" w:name="_Toc194299228"/>
      <w:r>
        <w:rPr>
          <w:rFonts w:ascii="Arial" w:eastAsia="Times New Roman" w:hAnsi="Arial" w:cs="Arial"/>
          <w:b/>
          <w:kern w:val="0"/>
          <w:sz w:val="21"/>
          <w:szCs w:val="21"/>
          <w:lang w:val="fr-FR"/>
          <w14:ligatures w14:val="none"/>
        </w:rPr>
        <w:t xml:space="preserve">Champ d'application du </w:t>
      </w:r>
      <w:bookmarkEnd w:id="85"/>
      <w:bookmarkEnd w:id="86"/>
      <w:bookmarkEnd w:id="87"/>
      <w:r>
        <w:rPr>
          <w:rFonts w:ascii="Arial" w:eastAsia="Times New Roman" w:hAnsi="Arial" w:cs="Arial"/>
          <w:b/>
          <w:kern w:val="0"/>
          <w:sz w:val="21"/>
          <w:szCs w:val="21"/>
          <w:lang w:val="fr-FR"/>
          <w14:ligatures w14:val="none"/>
        </w:rPr>
        <w:t>PGPC</w:t>
      </w:r>
      <w:bookmarkEnd w:id="88"/>
    </w:p>
    <w:p w14:paraId="68913A1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66DCF0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lastRenderedPageBreak/>
        <w:t>Le plan de gestion du patrimoine culturel s'applique à tous les sites sacrés identifiés dans la zone du projet, ainsi qu'à tout autre site sacré ou découverte fortuite qui pourrait être identifié au cours du développement des activités du projet. Les exigences du plan de gestion du patrimoine culturel s'appliquent au patrimoine culturel, qu'il soit protégé par la loi ou non.</w:t>
      </w:r>
    </w:p>
    <w:p w14:paraId="5DAB4CF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FB4F714" w14:textId="77777777" w:rsid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 champ d'application du PGPC est essentiel à la préservation, à la valorisation et à la transmission des biens culturels. Il s’applique :</w:t>
      </w:r>
    </w:p>
    <w:p w14:paraId="2C776F17" w14:textId="77777777" w:rsidR="005F25E0" w:rsidRPr="00F31D6C" w:rsidRDefault="005F25E0" w:rsidP="00F31D6C">
      <w:pPr>
        <w:spacing w:after="0" w:line="276" w:lineRule="auto"/>
        <w:jc w:val="both"/>
        <w:rPr>
          <w:rFonts w:ascii="Arial" w:eastAsia="Calibri" w:hAnsi="Arial" w:cs="Arial"/>
          <w:kern w:val="0"/>
          <w:sz w:val="21"/>
          <w:szCs w:val="21"/>
          <w:lang w:val="fr-FR"/>
          <w14:ligatures w14:val="none"/>
        </w:rPr>
      </w:pPr>
    </w:p>
    <w:p w14:paraId="7CEDA15D"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À tous les sites de patrimoine culturel identifiés pendant les inventaires d'avril 2026, qu'ils soient dans l'emprise directe des composantes du Projet ou dans la zone d'influence indirecte ;</w:t>
      </w:r>
    </w:p>
    <w:p w14:paraId="43546F16"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À tout site ou vestige patrimonial découvert de manière fortuite pendant les phases de construction, d'exploitation ou de fermeture ;</w:t>
      </w:r>
    </w:p>
    <w:p w14:paraId="1936740A"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À l'ensemble des activités de WCAG et de ses sous-traitants opérant dans la zone d'influence du Projet ;</w:t>
      </w:r>
    </w:p>
    <w:p w14:paraId="590E5D54" w14:textId="77777777" w:rsidR="005F25E0" w:rsidRPr="005F25E0" w:rsidRDefault="005F25E0" w:rsidP="005F25E0">
      <w:pPr>
        <w:numPr>
          <w:ilvl w:val="0"/>
          <w:numId w:val="16"/>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Au patrimoine culturel matériel (sites sacrés, cimetières, galeries forestières rituelles, mares sacrées) et immatériel (pratiques rituelles, traditions orales, savoirs ancestraux) des communautés Baga et Nalou de Kanfarandé.</w:t>
      </w:r>
    </w:p>
    <w:p w14:paraId="171F341D"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231EF2C9" w14:textId="77777777" w:rsidR="00053540" w:rsidRPr="00F31D6C" w:rsidRDefault="00053540" w:rsidP="00F31D6C">
      <w:pPr>
        <w:spacing w:after="0" w:line="276" w:lineRule="auto"/>
        <w:jc w:val="both"/>
        <w:rPr>
          <w:rFonts w:ascii="Arial" w:eastAsia="Calibri" w:hAnsi="Arial" w:cs="Arial"/>
          <w:kern w:val="0"/>
          <w:sz w:val="21"/>
          <w:szCs w:val="21"/>
          <w:lang w:val="fr-FR"/>
          <w14:ligatures w14:val="none"/>
        </w:rPr>
      </w:pPr>
    </w:p>
    <w:p w14:paraId="7554CFF9"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89" w:name="_Toc182911019"/>
      <w:bookmarkStart w:id="90" w:name="_Toc184282224"/>
      <w:bookmarkStart w:id="91" w:name="_Toc191545744"/>
      <w:bookmarkStart w:id="92" w:name="_Toc194299229"/>
      <w:r>
        <w:rPr>
          <w:rFonts w:ascii="Arial" w:eastAsia="Times New Roman" w:hAnsi="Arial" w:cs="Arial"/>
          <w:b/>
          <w:kern w:val="0"/>
          <w:sz w:val="21"/>
          <w:szCs w:val="21"/>
          <w:lang w:val="fr-FR"/>
          <w14:ligatures w14:val="none"/>
        </w:rPr>
        <w:t>Responsabilité et obligations des parties prenantes</w:t>
      </w:r>
      <w:bookmarkEnd w:id="89"/>
      <w:bookmarkEnd w:id="90"/>
      <w:bookmarkEnd w:id="91"/>
      <w:bookmarkEnd w:id="92"/>
    </w:p>
    <w:p w14:paraId="51BB842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1CADB5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Les principales parties impliquées dans le PGPC sont les suivantes :</w:t>
      </w:r>
    </w:p>
    <w:p w14:paraId="7E4C568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1A0DB1A" w14:textId="77777777" w:rsidR="00F31D6C" w:rsidRPr="00F31D6C" w:rsidRDefault="00053540"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WCAG : qui propose de développer le projet sous licence du gouvernement guinéen ;</w:t>
      </w:r>
    </w:p>
    <w:p w14:paraId="23024EBC" w14:textId="77777777" w:rsidR="00F31D6C" w:rsidRPr="00F31D6C" w:rsidRDefault="00F31D6C"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Sous-traitants embauchés par WCAG : Tous les sous-traitants, prestataires de services, etc. doivent se conformer aux exigences du PGPC ;</w:t>
      </w:r>
    </w:p>
    <w:p w14:paraId="2A93576B" w14:textId="77777777" w:rsidR="00F31D6C" w:rsidRPr="00F31D6C" w:rsidRDefault="00F31D6C"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commentRangeStart w:id="350"/>
      <w:r>
        <w:rPr>
          <w:rFonts w:ascii="Arial" w:eastAsia="Calibri" w:hAnsi="Arial" w:cs="Arial"/>
          <w:kern w:val="0"/>
          <w:sz w:val="21"/>
          <w:szCs w:val="21"/>
          <w:lang w:val="fr-FR"/>
          <w14:ligatures w14:val="none"/>
        </w:rPr>
        <w:t>Régulateur local : La Direction nationale du patrimoine historique est l'organisme de régulation chargé d'élaborer, de proposer, de suivre et de contrôler les textes réglementant et organisant la conservation, la gestion et la protection du patrimoine culturel historique. Le Musée national, dans la capitale Conakry, est responsable des objets archéologiques ; et</w:t>
      </w:r>
      <w:commentRangeEnd w:id="350"/>
      <w:r>
        <w:rPr>
          <w:rStyle w:val="Marquedecommentaire"/>
        </w:rPr>
        <w:commentReference w:id="350"/>
      </w:r>
    </w:p>
    <w:p w14:paraId="718D6488" w14:textId="77777777" w:rsidR="00F31D6C" w:rsidRPr="00F31D6C" w:rsidRDefault="00F31D6C" w:rsidP="00F31D6C">
      <w:pPr>
        <w:numPr>
          <w:ilvl w:val="0"/>
          <w:numId w:val="4"/>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Communautés affectées : Grâce à une consultation significative, les communautés affectées identifiées sont considérées comme des parties prenantes clés dans ce PGPC.</w:t>
      </w:r>
    </w:p>
    <w:p w14:paraId="5856AC3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101AA3AA"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color w:val="2E74B5"/>
          <w:kern w:val="0"/>
          <w:sz w:val="21"/>
          <w:szCs w:val="21"/>
          <w:lang w:val="fr-FR"/>
          <w14:ligatures w14:val="none"/>
        </w:rPr>
      </w:pPr>
      <w:bookmarkStart w:id="93" w:name="_Toc182911020"/>
      <w:bookmarkStart w:id="94" w:name="_Toc184282225"/>
      <w:bookmarkStart w:id="95" w:name="_Toc191545745"/>
      <w:bookmarkStart w:id="96" w:name="_Toc194299230"/>
      <w:r>
        <w:rPr>
          <w:rFonts w:ascii="Arial" w:eastAsia="Times New Roman" w:hAnsi="Arial" w:cs="Arial"/>
          <w:b/>
          <w:kern w:val="0"/>
          <w:sz w:val="21"/>
          <w:szCs w:val="21"/>
          <w:lang w:val="fr-FR"/>
          <w14:ligatures w14:val="none"/>
        </w:rPr>
        <w:t>Procédure de gestion du patrimoine culturel</w:t>
      </w:r>
      <w:bookmarkEnd w:id="93"/>
      <w:bookmarkEnd w:id="94"/>
      <w:bookmarkEnd w:id="95"/>
      <w:bookmarkEnd w:id="96"/>
    </w:p>
    <w:p w14:paraId="69055BC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D9E521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La procédure de gestion du patrimoine culturel est un cadre essentiel pour garantir que les opérations de WCAG sont menées de manière responsable et respectueuse. En protégeant le patrimoine culturel, WCAG respecte non seulement les valeurs locales, mais contribue également à la durabilité et à la responsabilité sociale de ses opérations.  </w:t>
      </w:r>
    </w:p>
    <w:p w14:paraId="0DBFCE57" w14:textId="77777777" w:rsidR="00053540" w:rsidRDefault="00053540" w:rsidP="00F31D6C">
      <w:pPr>
        <w:spacing w:after="0" w:line="276" w:lineRule="auto"/>
        <w:jc w:val="both"/>
        <w:rPr>
          <w:rFonts w:ascii="Arial" w:eastAsia="Calibri" w:hAnsi="Arial" w:cs="Arial"/>
          <w:kern w:val="0"/>
          <w:sz w:val="21"/>
          <w:szCs w:val="21"/>
          <w:lang w:val="fr-FR"/>
          <w14:ligatures w14:val="none"/>
        </w:rPr>
      </w:pPr>
    </w:p>
    <w:p w14:paraId="125BA9DD" w14:textId="77777777" w:rsidR="00053540" w:rsidRDefault="00053540" w:rsidP="00053540">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Comme il est mentionné ci-haut, ce plan de gestion du patrimoine culturel s’aligne sur la constitution guinéenne de 2025, la Loi L/2016/036/A du 09 novembre 2016 relative à la protection, la conservation et la mise en valeur du patrimoine culturel national. </w:t>
      </w:r>
    </w:p>
    <w:p w14:paraId="619036FC" w14:textId="77777777" w:rsidR="00053540" w:rsidRPr="00F31D6C" w:rsidRDefault="00053540" w:rsidP="00F31D6C">
      <w:pPr>
        <w:spacing w:after="0" w:line="276" w:lineRule="auto"/>
        <w:jc w:val="both"/>
        <w:rPr>
          <w:rFonts w:ascii="Arial" w:eastAsia="Calibri" w:hAnsi="Arial" w:cs="Arial"/>
          <w:kern w:val="0"/>
          <w:sz w:val="21"/>
          <w:szCs w:val="21"/>
          <w:lang w:val="fr-FR"/>
          <w14:ligatures w14:val="none"/>
        </w:rPr>
      </w:pPr>
    </w:p>
    <w:p w14:paraId="749A481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D'autres protocoles internationaux relatifs au patrimoine culturel sont cités comme lignes directrices sont les suivants :</w:t>
      </w:r>
    </w:p>
    <w:p w14:paraId="5DCDC0A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9649605" w14:textId="77777777" w:rsidR="00AD27E4" w:rsidRDefault="00F31D6C" w:rsidP="00F31D6C">
      <w:pPr>
        <w:spacing w:after="0" w:line="276" w:lineRule="auto"/>
        <w:jc w:val="both"/>
        <w:rPr>
          <w:rFonts w:ascii="Arial" w:eastAsia="Calibri" w:hAnsi="Arial" w:cs="Arial"/>
          <w:kern w:val="0"/>
          <w:sz w:val="21"/>
          <w:szCs w:val="21"/>
          <w:lang w:val="fr-FR"/>
          <w14:ligatures w14:val="none"/>
        </w:rPr>
      </w:pPr>
      <w:commentRangeStart w:id="369"/>
      <w:commentRangeStart w:id="351"/>
      <w:r>
        <w:rPr>
          <w:rFonts w:ascii="Arial" w:eastAsia="Calibri" w:hAnsi="Arial" w:cs="Arial"/>
          <w:kern w:val="0"/>
          <w:sz w:val="21"/>
          <w:szCs w:val="21"/>
          <w:lang w:val="fr-FR"/>
          <w14:ligatures w14:val="none"/>
        </w:rPr>
        <w:lastRenderedPageBreak/>
        <w:t>Convention pour la protection du patrimoine mondial, culturel et naturel (UNESCO, adaptée en 1972) et la Convention concernant les mesures à prendre pour interdire et empêcher l'importation, l'exportation et le transfert de propriété illicites des biens culturels, adoptées à Paris le 14 novembre 1970 par la Conférence générale de l'UNESCO et Charte culturelle de l'Afrique.</w:t>
      </w:r>
      <w:commentRangeEnd w:id="369"/>
      <w:r>
        <w:rPr>
          <w:rStyle w:val="Marquedecommentaire"/>
        </w:rPr>
        <w:commentReference w:id="369"/>
      </w:r>
      <w:commentRangeEnd w:id="351"/>
      <w:r>
        <w:rPr>
          <w:rStyle w:val="Marquedecommentaire"/>
        </w:rPr>
        <w:commentReference w:id="351"/>
      </w:r>
    </w:p>
    <w:p w14:paraId="62DBFF01" w14:textId="77777777" w:rsidR="00AD27E4" w:rsidRDefault="00AD27E4">
      <w:pPr>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br w:type="page"/>
      </w:r>
    </w:p>
    <w:p w14:paraId="2CD2A44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7F411C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959DF2C"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97" w:name="_Toc182911021"/>
      <w:bookmarkStart w:id="98" w:name="_Toc184282226"/>
      <w:bookmarkStart w:id="99" w:name="_Toc191545746"/>
      <w:bookmarkStart w:id="100" w:name="_Toc194299231"/>
      <w:r>
        <w:rPr>
          <w:rFonts w:ascii="Arial" w:eastAsia="Times New Roman" w:hAnsi="Arial" w:cs="Arial"/>
          <w:b/>
          <w:kern w:val="0"/>
          <w:sz w:val="21"/>
          <w:szCs w:val="21"/>
          <w:lang w:val="fr-FR"/>
          <w14:ligatures w14:val="none"/>
        </w:rPr>
        <w:t>Engagement des parties prenantes</w:t>
      </w:r>
      <w:bookmarkEnd w:id="97"/>
      <w:bookmarkEnd w:id="98"/>
      <w:bookmarkEnd w:id="99"/>
      <w:bookmarkEnd w:id="100"/>
    </w:p>
    <w:p w14:paraId="67D36E7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5413F51" w14:textId="5FFE3010" w:rsidR="00D40509" w:rsidRPr="00D40509" w:rsidRDefault="00F31D6C" w:rsidP="00D40509">
      <w:pPr>
        <w:spacing w:after="0" w:line="276" w:lineRule="auto"/>
        <w:jc w:val="both"/>
        <w:rPr>
          <w:rFonts w:ascii="Arial" w:eastAsia="Arial" w:hAnsi="Arial" w:cs="Arial"/>
          <w:kern w:val="0"/>
          <w:sz w:val="21"/>
          <w:szCs w:val="21"/>
          <w:lang w:val="fr-FR" w:eastAsia="fr-FR"/>
          <w14:ligatures w14:val="none"/>
        </w:rPr>
      </w:pPr>
      <w:r>
        <w:rPr>
          <w:rFonts w:ascii="Arial" w:eastAsia="Calibri" w:hAnsi="Arial" w:cs="Arial"/>
          <w:kern w:val="0"/>
          <w:sz w:val="21"/>
          <w:szCs w:val="21"/>
          <w:lang w:val="fr-FR"/>
          <w14:ligatures w14:val="none"/>
        </w:rPr>
        <w:t xml:space="preserve">Aux fins de </w:t>
      </w:r>
      <w:bookmarkStart w:id="101" w:name="_Hlk184164502"/>
      <w:r>
        <w:rPr>
          <w:rFonts w:ascii="Arial" w:eastAsia="Calibri" w:hAnsi="Arial" w:cs="Arial"/>
          <w:kern w:val="0"/>
          <w:sz w:val="21"/>
          <w:szCs w:val="21"/>
          <w:lang w:val="fr-FR"/>
          <w14:ligatures w14:val="none"/>
        </w:rPr>
        <w:t xml:space="preserve">documentation </w:t>
      </w:r>
      <w:bookmarkEnd w:id="101"/>
      <w:r>
        <w:rPr>
          <w:rFonts w:ascii="Arial" w:eastAsia="Calibri" w:hAnsi="Arial" w:cs="Arial"/>
          <w:kern w:val="0"/>
          <w:sz w:val="21"/>
          <w:szCs w:val="21"/>
          <w:lang w:val="fr-FR"/>
          <w14:ligatures w14:val="none"/>
        </w:rPr>
        <w:t xml:space="preserve">des sites du patrimoine culturel, </w:t>
      </w:r>
      <w:del w:id="102" w:author="Jerry Kalonji" w:date="2026-08-10T14:07:00Z">
        <w:r>
          <w:rPr>
            <w:rFonts w:ascii="Arial" w:eastAsia="Calibri" w:hAnsi="Arial" w:cs="Arial"/>
            <w:kern w:val="0"/>
            <w:sz w:val="21"/>
            <w:szCs w:val="21"/>
            <w:lang w:val="fr-FR"/>
            <w14:ligatures w14:val="none"/>
          </w:rPr>
          <w:delText xml:space="preserve">des </w:delText>
        </w:r>
      </w:del>
      <w:ins w:id="103" w:author="Jerry Kalonji" w:date="2026-08-10T14:07:00Z">
        <w:r>
          <w:rPr>
            <w:rFonts w:ascii="Arial" w:eastAsia="Calibri" w:hAnsi="Arial" w:cs="Arial"/>
            <w:kern w:val="0"/>
            <w:sz w:val="21"/>
            <w:szCs w:val="21"/>
            <w:lang w:val="fr-FR"/>
            <w14:ligatures w14:val="none"/>
          </w:rPr>
          <w:t xml:space="preserve">un </w:t>
        </w:r>
      </w:ins>
      <w:r>
        <w:rPr>
          <w:rFonts w:ascii="Arial" w:eastAsia="Calibri" w:hAnsi="Arial" w:cs="Arial"/>
          <w:kern w:val="0"/>
          <w:sz w:val="21"/>
          <w:szCs w:val="21"/>
          <w:lang w:val="fr-FR"/>
          <w14:ligatures w14:val="none"/>
        </w:rPr>
        <w:t>inventaire</w:t>
      </w:r>
      <w:del w:id="104" w:author="Jerry Kalonji" w:date="2026-08-10T14:07:00Z">
        <w:r>
          <w:rPr>
            <w:rFonts w:ascii="Arial" w:eastAsia="Calibri" w:hAnsi="Arial" w:cs="Arial"/>
            <w:kern w:val="0"/>
            <w:sz w:val="21"/>
            <w:szCs w:val="21"/>
            <w:lang w:val="fr-FR"/>
            <w14:ligatures w14:val="none"/>
          </w:rPr>
          <w:delText>s</w:delText>
        </w:r>
      </w:del>
      <w:r>
        <w:rPr>
          <w:rFonts w:ascii="Arial" w:eastAsia="Calibri" w:hAnsi="Arial" w:cs="Arial"/>
          <w:kern w:val="0"/>
          <w:sz w:val="21"/>
          <w:szCs w:val="21"/>
          <w:lang w:val="fr-FR"/>
          <w14:ligatures w14:val="none"/>
        </w:rPr>
        <w:t xml:space="preserve"> </w:t>
      </w:r>
      <w:del w:id="105" w:author="Jerry Kalonji" w:date="2026-08-10T14:07:00Z">
        <w:r>
          <w:rPr>
            <w:rFonts w:ascii="Arial" w:eastAsia="Calibri" w:hAnsi="Arial" w:cs="Arial"/>
            <w:kern w:val="0"/>
            <w:sz w:val="21"/>
            <w:szCs w:val="21"/>
            <w:lang w:val="fr-FR"/>
            <w14:ligatures w14:val="none"/>
          </w:rPr>
          <w:delText xml:space="preserve">ont </w:delText>
        </w:r>
      </w:del>
      <w:ins w:id="106" w:author="Jerry Kalonji" w:date="2026-08-10T14:07:00Z">
        <w:r>
          <w:rPr>
            <w:rFonts w:ascii="Arial" w:eastAsia="Calibri" w:hAnsi="Arial" w:cs="Arial"/>
            <w:kern w:val="0"/>
            <w:sz w:val="21"/>
            <w:szCs w:val="21"/>
            <w:lang w:val="fr-FR"/>
            <w14:ligatures w14:val="none"/>
          </w:rPr>
          <w:t xml:space="preserve">a </w:t>
        </w:r>
      </w:ins>
      <w:r>
        <w:rPr>
          <w:rFonts w:ascii="Arial" w:eastAsia="Calibri" w:hAnsi="Arial" w:cs="Arial"/>
          <w:kern w:val="0"/>
          <w:sz w:val="21"/>
          <w:szCs w:val="21"/>
          <w:lang w:val="fr-FR"/>
          <w14:ligatures w14:val="none"/>
        </w:rPr>
        <w:t xml:space="preserve">été </w:t>
      </w:r>
      <w:del w:id="107" w:author="Jerry Kalonji" w:date="2026-08-10T14:06:00Z">
        <w:r>
          <w:rPr>
            <w:rFonts w:ascii="Arial" w:eastAsia="Calibri" w:hAnsi="Arial" w:cs="Arial"/>
            <w:kern w:val="0"/>
            <w:sz w:val="21"/>
            <w:szCs w:val="21"/>
            <w:lang w:val="fr-FR"/>
            <w14:ligatures w14:val="none"/>
          </w:rPr>
          <w:delText xml:space="preserve">menées </w:delText>
        </w:r>
      </w:del>
      <w:ins w:id="108" w:author="Jerry Kalonji" w:date="2026-08-10T14:06:00Z">
        <w:r>
          <w:rPr>
            <w:rFonts w:ascii="Arial" w:eastAsia="Calibri" w:hAnsi="Arial" w:cs="Arial"/>
            <w:kern w:val="0"/>
            <w:sz w:val="21"/>
            <w:szCs w:val="21"/>
            <w:lang w:val="fr-FR"/>
            <w14:ligatures w14:val="none"/>
          </w:rPr>
          <w:t xml:space="preserve">réalisé </w:t>
        </w:r>
      </w:ins>
      <w:r>
        <w:rPr>
          <w:rFonts w:ascii="Arial" w:eastAsia="Calibri" w:hAnsi="Arial" w:cs="Arial"/>
          <w:kern w:val="0"/>
          <w:sz w:val="21"/>
          <w:szCs w:val="21"/>
          <w:lang w:val="fr-FR"/>
          <w14:ligatures w14:val="none"/>
        </w:rPr>
        <w:t xml:space="preserve">dans les localités de la zone d'étude où les études socio-économiques de base ont été </w:t>
      </w:r>
      <w:del w:id="109" w:author="Jerry Kalonji" w:date="2026-08-10T14:07:00Z">
        <w:r>
          <w:rPr>
            <w:rFonts w:ascii="Arial" w:eastAsia="Calibri" w:hAnsi="Arial" w:cs="Arial"/>
            <w:kern w:val="0"/>
            <w:sz w:val="21"/>
            <w:szCs w:val="21"/>
            <w:lang w:val="fr-FR"/>
            <w14:ligatures w14:val="none"/>
          </w:rPr>
          <w:delText>réalisées</w:delText>
        </w:r>
        <w:r>
          <w:rPr>
            <w:rFonts w:ascii="Arial" w:eastAsia="Arial" w:hAnsi="Arial" w:cs="Arial"/>
            <w:color w:val="000000"/>
            <w:kern w:val="0"/>
            <w:sz w:val="21"/>
            <w:szCs w:val="21"/>
            <w:lang w:val="fr-FR" w:eastAsia="fr-FR"/>
            <w14:ligatures w14:val="none"/>
          </w:rPr>
          <w:delText xml:space="preserve"> </w:delText>
        </w:r>
      </w:del>
      <w:ins w:id="110" w:author="Jerry Kalonji" w:date="2026-08-10T14:07:00Z">
        <w:r>
          <w:rPr>
            <w:rFonts w:ascii="Arial" w:eastAsia="Calibri" w:hAnsi="Arial" w:cs="Arial"/>
            <w:kern w:val="0"/>
            <w:sz w:val="21"/>
            <w:szCs w:val="21"/>
            <w:lang w:val="fr-FR"/>
            <w14:ligatures w14:val="none"/>
          </w:rPr>
          <w:t>conduites.</w:t>
        </w:r>
        <w:r>
          <w:rPr>
            <w:rFonts w:ascii="Arial" w:eastAsia="Arial" w:hAnsi="Arial" w:cs="Arial"/>
            <w:color w:val="000000"/>
            <w:kern w:val="0"/>
            <w:sz w:val="21"/>
            <w:szCs w:val="21"/>
            <w:lang w:val="fr-FR" w:eastAsia="fr-FR"/>
            <w14:ligatures w14:val="none"/>
          </w:rPr>
          <w:t xml:space="preserve"> </w:t>
        </w:r>
      </w:ins>
      <w:del w:id="111" w:author="Jerry Kalonji" w:date="2026-08-10T14:08:00Z">
        <w:r>
          <w:rPr>
            <w:rFonts w:ascii="Arial" w:eastAsia="Arial" w:hAnsi="Arial" w:cs="Arial"/>
            <w:color w:val="000000"/>
            <w:kern w:val="0"/>
            <w:sz w:val="21"/>
            <w:szCs w:val="21"/>
            <w:lang w:val="fr-FR" w:eastAsia="fr-FR"/>
            <w14:ligatures w14:val="none"/>
          </w:rPr>
          <w:delText>L'inventaire a identifié</w:delText>
        </w:r>
      </w:del>
      <w:ins w:id="112" w:author="Jerry Kalonji" w:date="2026-08-10T14:08:00Z">
        <w:r>
          <w:rPr>
            <w:rFonts w:ascii="Arial" w:eastAsia="Arial" w:hAnsi="Arial" w:cs="Arial"/>
            <w:color w:val="000000"/>
            <w:kern w:val="0"/>
            <w:sz w:val="21"/>
            <w:szCs w:val="21"/>
            <w:lang w:val="fr-FR" w:eastAsia="fr-FR"/>
            <w14:ligatures w14:val="none"/>
          </w:rPr>
          <w:t>Au cours de cet exercice,</w:t>
        </w:r>
      </w:ins>
      <w:r>
        <w:rPr>
          <w:rFonts w:ascii="Arial" w:eastAsia="Arial" w:hAnsi="Arial" w:cs="Arial"/>
          <w:color w:val="000000"/>
          <w:kern w:val="0"/>
          <w:sz w:val="21"/>
          <w:szCs w:val="21"/>
          <w:lang w:val="fr-FR" w:eastAsia="fr-FR"/>
          <w14:ligatures w14:val="none"/>
        </w:rPr>
        <w:t xml:space="preserve"> cinq (5) sites de patrimoine culturel dans les zones d'implantation des trois composantes du Projet</w:t>
      </w:r>
      <w:ins w:id="113" w:author="Jerry Kalonji" w:date="2026-08-10T14:08:00Z">
        <w:r>
          <w:rPr>
            <w:rFonts w:ascii="Arial" w:eastAsia="Arial" w:hAnsi="Arial" w:cs="Arial"/>
            <w:color w:val="000000"/>
            <w:kern w:val="0"/>
            <w:sz w:val="21"/>
            <w:szCs w:val="21"/>
            <w:lang w:val="fr-FR" w:eastAsia="fr-FR"/>
            <w14:ligatures w14:val="none"/>
          </w:rPr>
          <w:t xml:space="preserve"> ont été identifiés</w:t>
        </w:r>
      </w:ins>
      <w:r>
        <w:rPr>
          <w:rFonts w:ascii="Arial" w:eastAsia="Arial" w:hAnsi="Arial" w:cs="Arial"/>
          <w:color w:val="000000"/>
          <w:kern w:val="0"/>
          <w:sz w:val="21"/>
          <w:szCs w:val="21"/>
          <w:lang w:val="fr-FR" w:eastAsia="fr-FR"/>
          <w14:ligatures w14:val="none"/>
        </w:rPr>
        <w:t xml:space="preserve">. Deux </w:t>
      </w:r>
      <w:del w:id="114" w:author="Jerry Kalonji" w:date="2026-08-10T14:08:00Z">
        <w:r>
          <w:rPr>
            <w:rFonts w:ascii="Arial" w:eastAsia="Arial" w:hAnsi="Arial" w:cs="Arial"/>
            <w:color w:val="000000"/>
            <w:kern w:val="0"/>
            <w:sz w:val="21"/>
            <w:szCs w:val="21"/>
            <w:lang w:val="fr-FR" w:eastAsia="fr-FR"/>
            <w14:ligatures w14:val="none"/>
          </w:rPr>
          <w:delText>sites sur cinq</w:delText>
        </w:r>
      </w:del>
      <w:ins w:id="115" w:author="Jerry Kalonji" w:date="2026-08-10T14:08:00Z">
        <w:r>
          <w:rPr>
            <w:rFonts w:ascii="Arial" w:eastAsia="Arial" w:hAnsi="Arial" w:cs="Arial"/>
            <w:color w:val="000000"/>
            <w:kern w:val="0"/>
            <w:sz w:val="21"/>
            <w:szCs w:val="21"/>
            <w:lang w:val="fr-FR" w:eastAsia="fr-FR"/>
            <w14:ligatures w14:val="none"/>
          </w:rPr>
          <w:t>d’entre eux</w:t>
        </w:r>
      </w:ins>
      <w:r>
        <w:rPr>
          <w:rFonts w:ascii="Arial" w:eastAsia="Arial" w:hAnsi="Arial" w:cs="Arial"/>
          <w:color w:val="000000"/>
          <w:kern w:val="0"/>
          <w:sz w:val="21"/>
          <w:szCs w:val="21"/>
          <w:lang w:val="fr-FR" w:eastAsia="fr-FR"/>
          <w14:ligatures w14:val="none"/>
        </w:rPr>
        <w:t xml:space="preserve"> se trouvent dans l'emprise directe d'une composante du Projet (Fé-ra, Taloukhouré-Daranta) ; les trois autres sont situés à une distance variable de l'emprise (50 m à 1,1 km). Le Tableau ci-dessous présente ces sites. </w:t>
      </w:r>
    </w:p>
    <w:p w14:paraId="2326E4D6" w14:textId="77777777" w:rsidR="00D40509" w:rsidRPr="00D40509" w:rsidRDefault="00D40509" w:rsidP="00D40509">
      <w:pPr>
        <w:spacing w:before="100" w:after="100" w:line="240" w:lineRule="auto"/>
        <w:rPr>
          <w:rFonts w:ascii="Arial" w:eastAsia="Arial" w:hAnsi="Arial" w:cs="Arial"/>
          <w:kern w:val="0"/>
          <w:sz w:val="21"/>
          <w:szCs w:val="21"/>
          <w:lang w:val="fr-FR" w:eastAsia="fr-FR"/>
          <w14:ligatures w14:val="none"/>
        </w:rPr>
      </w:pPr>
    </w:p>
    <w:p w14:paraId="24B9FD87" w14:textId="76B61782" w:rsidR="008A5A48" w:rsidRPr="008A5A48" w:rsidRDefault="008A5A48" w:rsidP="008A5A48">
      <w:pPr>
        <w:pStyle w:val="Lgende"/>
        <w:keepNext/>
        <w:rPr>
          <w:ins w:id="116" w:author="Ismael SAMBY" w:date="2026-08-10T16:24:00Z"/>
          <w:rFonts w:ascii="Arial" w:eastAsia="Arial" w:hAnsi="Arial" w:cs="Arial"/>
          <w:i w:val="0"/>
          <w:iCs w:val="0"/>
          <w:color w:val="000000"/>
          <w:kern w:val="0"/>
          <w:sz w:val="21"/>
          <w:szCs w:val="21"/>
          <w:lang w:val="fr-FR" w:eastAsia="fr-FR"/>
          <w14:ligatures w14:val="none"/>
          <w:rPrChange w:id="117" w:author="Ismael SAMBY" w:date="2026-08-10T16:24:00Z">
            <w:rPr>
              <w:ins w:id="118" w:author="Ismael SAMBY" w:date="2026-08-10T16:24:00Z"/>
            </w:rPr>
          </w:rPrChange>
        </w:rPr>
        <w:pPrChange w:id="119" w:author="Ismael SAMBY" w:date="2026-08-10T16:24:00Z">
          <w:pPr/>
        </w:pPrChange>
      </w:pPr>
      <w:ins w:id="120" w:author="Ismael SAMBY" w:date="2026-08-10T16:24:00Z">
        <w:r>
          <w:rPr>
            <w:rFonts w:ascii="Arial" w:eastAsia="Arial" w:hAnsi="Arial" w:cs="Arial"/>
            <w:i w:val="0"/>
            <w:iCs w:val="0"/>
            <w:color w:val="000000"/>
            <w:kern w:val="0"/>
            <w:sz w:val="21"/>
            <w:szCs w:val="21"/>
            <w:lang w:val="fr-FR" w:eastAsia="fr-FR"/>
            <w14:ligatures w14:val="none"/>
            <w:rPrChange w:id="121" w:author="Ismael SAMBY" w:date="2026-08-10T16:24:00Z">
              <w:rPr/>
            </w:rPrChange>
          </w:rPr>
          <w:t xml:space="preserve">Tableau </w:t>
        </w:r>
        <w:r>
          <w:rPr>
            <w:rFonts w:ascii="Arial" w:eastAsia="Arial" w:hAnsi="Arial" w:cs="Arial"/>
            <w:i w:val="0"/>
            <w:iCs w:val="0"/>
            <w:color w:val="000000"/>
            <w:kern w:val="0"/>
            <w:sz w:val="21"/>
            <w:szCs w:val="21"/>
            <w:lang w:val="fr-FR" w:eastAsia="fr-FR"/>
            <w14:ligatures w14:val="none"/>
            <w:rPrChange w:id="122" w:author="Ismael SAMBY" w:date="2026-08-10T16:24:00Z">
              <w:rPr/>
            </w:rPrChange>
          </w:rPr>
          <w:fldChar w:fldCharType="begin"/>
        </w:r>
        <w:r>
          <w:rPr>
            <w:rFonts w:ascii="Arial" w:eastAsia="Arial" w:hAnsi="Arial" w:cs="Arial"/>
            <w:i w:val="0"/>
            <w:iCs w:val="0"/>
            <w:color w:val="000000"/>
            <w:kern w:val="0"/>
            <w:sz w:val="21"/>
            <w:szCs w:val="21"/>
            <w:lang w:val="fr-FR" w:eastAsia="fr-FR"/>
            <w14:ligatures w14:val="none"/>
            <w:rPrChange w:id="123" w:author="Ismael SAMBY" w:date="2026-08-10T16:24:00Z">
              <w:rPr/>
            </w:rPrChange>
          </w:rPr>
          <w:instrText xml:space="preserve"> SEQ Tableau \* ARABIC </w:instrText>
        </w:r>
      </w:ins>
      <w:r>
        <w:rPr>
          <w:rFonts w:ascii="Arial" w:eastAsia="Arial" w:hAnsi="Arial" w:cs="Arial"/>
          <w:i w:val="0"/>
          <w:iCs w:val="0"/>
          <w:color w:val="000000"/>
          <w:kern w:val="0"/>
          <w:sz w:val="21"/>
          <w:szCs w:val="21"/>
          <w:lang w:val="fr-FR" w:eastAsia="fr-FR"/>
          <w14:ligatures w14:val="none"/>
          <w:rPrChange w:id="124" w:author="Ismael SAMBY" w:date="2026-08-10T16:24:00Z">
            <w:rPr/>
          </w:rPrChange>
        </w:rPr>
        <w:fldChar w:fldCharType="separate"/>
      </w:r>
      <w:ins w:id="125" w:author="Ismael SAMBY" w:date="2026-08-10T16:24:00Z">
        <w:r>
          <w:rPr>
            <w:rFonts w:ascii="Arial" w:eastAsia="Arial" w:hAnsi="Arial" w:cs="Arial"/>
            <w:i w:val="0"/>
            <w:iCs w:val="0"/>
            <w:color w:val="000000"/>
            <w:kern w:val="0"/>
            <w:sz w:val="21"/>
            <w:szCs w:val="21"/>
            <w:lang w:val="fr-FR" w:eastAsia="fr-FR"/>
            <w14:ligatures w14:val="none"/>
            <w:rPrChange w:id="126" w:author="Ismael SAMBY" w:date="2026-08-10T16:24:00Z">
              <w:rPr>
                <w:noProof/>
              </w:rPr>
            </w:rPrChange>
          </w:rPr>
          <w:t>2</w:t>
        </w:r>
        <w:r>
          <w:rPr>
            <w:rFonts w:ascii="Arial" w:eastAsia="Arial" w:hAnsi="Arial" w:cs="Arial"/>
            <w:i w:val="0"/>
            <w:iCs w:val="0"/>
            <w:color w:val="000000"/>
            <w:kern w:val="0"/>
            <w:sz w:val="21"/>
            <w:szCs w:val="21"/>
            <w:lang w:val="fr-FR" w:eastAsia="fr-FR"/>
            <w14:ligatures w14:val="none"/>
            <w:rPrChange w:id="127" w:author="Ismael SAMBY" w:date="2026-08-10T16:24:00Z">
              <w:rPr/>
            </w:rPrChange>
          </w:rPr>
          <w:fldChar w:fldCharType="end"/>
        </w:r>
        <w:r>
          <w:rPr>
            <w:rFonts w:ascii="Arial" w:eastAsia="Arial" w:hAnsi="Arial" w:cs="Arial"/>
            <w:i w:val="0"/>
            <w:iCs w:val="0"/>
            <w:color w:val="000000"/>
            <w:kern w:val="0"/>
            <w:sz w:val="21"/>
            <w:szCs w:val="21"/>
            <w:lang w:val="fr-FR" w:eastAsia="fr-FR"/>
            <w14:ligatures w14:val="none"/>
            <w:rPrChange w:id="128" w:author="Ismael SAMBY" w:date="2026-08-10T16:24:00Z">
              <w:rPr/>
            </w:rPrChange>
          </w:rPr>
          <w:t>: Localisation des sites patrimoniaux identifiés dans la zone du Projet</w:t>
        </w:r>
      </w:ins>
    </w:p>
    <w:tbl>
      <w:tblPr>
        <w:tblStyle w:val="Grilledutableau1"/>
        <w:tblW w:w="9360" w:type="dxa"/>
        <w:tblLook w:val="0000" w:firstRow="0" w:lastRow="0" w:firstColumn="0" w:lastColumn="0" w:noHBand="0" w:noVBand="0"/>
        <w:tblPrChange w:id="129" w:author="Ismael SAMBY" w:date="2026-08-10T16:24:00Z">
          <w:tblPr>
            <w:tblStyle w:val="Grilledutableau1"/>
            <w:tblW w:w="9360" w:type="dxa"/>
            <w:tblLook w:val="0000" w:firstRow="0" w:lastRow="0" w:firstColumn="0" w:lastColumn="0" w:noHBand="0" w:noVBand="0"/>
          </w:tblPr>
        </w:tblPrChange>
      </w:tblPr>
      <w:tblGrid>
        <w:gridCol w:w="428"/>
        <w:gridCol w:w="1244"/>
        <w:gridCol w:w="1769"/>
        <w:gridCol w:w="1456"/>
        <w:gridCol w:w="1061"/>
        <w:gridCol w:w="957"/>
        <w:gridCol w:w="1188"/>
        <w:gridCol w:w="1257"/>
        <w:tblGridChange w:id="130">
          <w:tblGrid>
            <w:gridCol w:w="428"/>
            <w:gridCol w:w="31"/>
            <w:gridCol w:w="1213"/>
            <w:gridCol w:w="78"/>
            <w:gridCol w:w="1691"/>
            <w:gridCol w:w="24"/>
            <w:gridCol w:w="1432"/>
            <w:gridCol w:w="8"/>
            <w:gridCol w:w="1051"/>
            <w:gridCol w:w="2"/>
            <w:gridCol w:w="955"/>
            <w:gridCol w:w="2"/>
            <w:gridCol w:w="1188"/>
            <w:gridCol w:w="1257"/>
          </w:tblGrid>
        </w:tblGridChange>
      </w:tblGrid>
      <w:tr w:rsidR="00D40509" w:rsidRPr="00D40509" w14:paraId="728DEEE0" w14:textId="77777777" w:rsidTr="008A5A48">
        <w:trPr>
          <w:trHeight w:val="413"/>
          <w:trPrChange w:id="131" w:author="Ismael SAMBY" w:date="2026-08-10T16:24:00Z">
            <w:trPr>
              <w:trHeight w:val="413"/>
            </w:trPr>
          </w:trPrChange>
        </w:trPr>
        <w:tc>
          <w:tcPr>
            <w:tcW w:w="459" w:type="dxa"/>
            <w:vAlign w:val="center"/>
            <w:tcPrChange w:id="132" w:author="Ismael SAMBY" w:date="2026-08-10T16:24:00Z">
              <w:tcPr>
                <w:tcW w:w="600" w:type="dxa"/>
                <w:gridSpan w:val="2"/>
                <w:vAlign w:val="center"/>
              </w:tcPr>
            </w:tcPrChange>
          </w:tcPr>
          <w:p w14:paraId="2625BA7D" w14:textId="77777777" w:rsidR="00D40509" w:rsidRPr="00D40509" w:rsidRDefault="00D40509" w:rsidP="00D40509">
            <w:pPr>
              <w:rPr>
                <w:sz w:val="18"/>
                <w:szCs w:val="18"/>
                <w:lang w:val="fr-FR"/>
              </w:rPr>
            </w:pPr>
            <w:r>
              <w:rPr>
                <w:b/>
                <w:bCs/>
                <w:sz w:val="18"/>
                <w:szCs w:val="18"/>
                <w:lang w:val="fr-FR"/>
              </w:rPr>
              <w:t>N°</w:t>
            </w:r>
          </w:p>
        </w:tc>
        <w:tc>
          <w:tcPr>
            <w:tcW w:w="1291" w:type="dxa"/>
            <w:vAlign w:val="center"/>
            <w:tcPrChange w:id="133" w:author="Ismael SAMBY" w:date="2026-08-10T16:24:00Z">
              <w:tcPr>
                <w:tcW w:w="1500" w:type="dxa"/>
                <w:gridSpan w:val="2"/>
                <w:vAlign w:val="center"/>
              </w:tcPr>
            </w:tcPrChange>
          </w:tcPr>
          <w:p w14:paraId="10701199" w14:textId="77777777" w:rsidR="00D40509" w:rsidRPr="00D40509" w:rsidRDefault="00D40509" w:rsidP="00D40509">
            <w:pPr>
              <w:rPr>
                <w:sz w:val="18"/>
                <w:szCs w:val="18"/>
                <w:lang w:val="fr-FR"/>
              </w:rPr>
            </w:pPr>
            <w:r>
              <w:rPr>
                <w:b/>
                <w:bCs/>
                <w:sz w:val="18"/>
                <w:szCs w:val="18"/>
                <w:lang w:val="fr-FR"/>
              </w:rPr>
              <w:t>Village</w:t>
            </w:r>
          </w:p>
        </w:tc>
        <w:tc>
          <w:tcPr>
            <w:tcW w:w="1715" w:type="dxa"/>
            <w:vAlign w:val="center"/>
            <w:tcPrChange w:id="134" w:author="Ismael SAMBY" w:date="2026-08-10T16:24:00Z">
              <w:tcPr>
                <w:tcW w:w="1700" w:type="dxa"/>
                <w:gridSpan w:val="2"/>
                <w:vAlign w:val="center"/>
              </w:tcPr>
            </w:tcPrChange>
          </w:tcPr>
          <w:p w14:paraId="365FD94C" w14:textId="77777777" w:rsidR="00D40509" w:rsidRPr="00D40509" w:rsidRDefault="00D40509" w:rsidP="00D40509">
            <w:pPr>
              <w:rPr>
                <w:sz w:val="18"/>
                <w:szCs w:val="18"/>
                <w:lang w:val="fr-FR"/>
              </w:rPr>
            </w:pPr>
            <w:r>
              <w:rPr>
                <w:b/>
                <w:bCs/>
                <w:sz w:val="18"/>
                <w:szCs w:val="18"/>
                <w:lang w:val="fr-FR"/>
              </w:rPr>
              <w:t>Nom du site</w:t>
            </w:r>
          </w:p>
        </w:tc>
        <w:tc>
          <w:tcPr>
            <w:tcW w:w="1440" w:type="dxa"/>
            <w:vAlign w:val="center"/>
            <w:tcPrChange w:id="135" w:author="Ismael SAMBY" w:date="2026-08-10T16:24:00Z">
              <w:tcPr>
                <w:tcW w:w="1600" w:type="dxa"/>
                <w:gridSpan w:val="2"/>
                <w:vAlign w:val="center"/>
              </w:tcPr>
            </w:tcPrChange>
          </w:tcPr>
          <w:p w14:paraId="162013BA" w14:textId="77777777" w:rsidR="00D40509" w:rsidRPr="00D40509" w:rsidRDefault="00D40509" w:rsidP="00D40509">
            <w:pPr>
              <w:rPr>
                <w:sz w:val="18"/>
                <w:szCs w:val="18"/>
                <w:lang w:val="fr-FR"/>
              </w:rPr>
            </w:pPr>
            <w:r>
              <w:rPr>
                <w:b/>
                <w:bCs/>
                <w:sz w:val="18"/>
                <w:szCs w:val="18"/>
                <w:lang w:val="fr-FR"/>
              </w:rPr>
              <w:t>Composante</w:t>
            </w:r>
          </w:p>
        </w:tc>
        <w:tc>
          <w:tcPr>
            <w:tcW w:w="1051" w:type="dxa"/>
            <w:vAlign w:val="center"/>
            <w:tcPrChange w:id="136" w:author="Ismael SAMBY" w:date="2026-08-10T16:24:00Z">
              <w:tcPr>
                <w:tcW w:w="1200" w:type="dxa"/>
                <w:vAlign w:val="center"/>
              </w:tcPr>
            </w:tcPrChange>
          </w:tcPr>
          <w:p w14:paraId="67A17540" w14:textId="77777777" w:rsidR="00D40509" w:rsidRPr="00D40509" w:rsidRDefault="00D40509" w:rsidP="00D40509">
            <w:pPr>
              <w:rPr>
                <w:sz w:val="18"/>
                <w:szCs w:val="18"/>
                <w:lang w:val="fr-FR"/>
              </w:rPr>
            </w:pPr>
            <w:r>
              <w:rPr>
                <w:b/>
                <w:bCs/>
                <w:sz w:val="18"/>
                <w:szCs w:val="18"/>
                <w:lang w:val="fr-FR"/>
              </w:rPr>
              <w:t>Distance</w:t>
            </w:r>
          </w:p>
        </w:tc>
        <w:tc>
          <w:tcPr>
            <w:tcW w:w="957" w:type="dxa"/>
            <w:vAlign w:val="center"/>
            <w:tcPrChange w:id="137" w:author="Ismael SAMBY" w:date="2026-08-10T16:24:00Z">
              <w:tcPr>
                <w:tcW w:w="900" w:type="dxa"/>
                <w:gridSpan w:val="2"/>
                <w:vAlign w:val="center"/>
              </w:tcPr>
            </w:tcPrChange>
          </w:tcPr>
          <w:p w14:paraId="381BF84F" w14:textId="77777777" w:rsidR="00D40509" w:rsidRPr="00D40509" w:rsidRDefault="00D40509" w:rsidP="00D40509">
            <w:pPr>
              <w:rPr>
                <w:sz w:val="18"/>
                <w:szCs w:val="18"/>
                <w:lang w:val="fr-FR"/>
              </w:rPr>
            </w:pPr>
            <w:r>
              <w:rPr>
                <w:b/>
                <w:bCs/>
                <w:sz w:val="18"/>
                <w:szCs w:val="18"/>
                <w:lang w:val="fr-FR"/>
              </w:rPr>
              <w:t>Type</w:t>
            </w:r>
          </w:p>
        </w:tc>
        <w:tc>
          <w:tcPr>
            <w:tcW w:w="1190" w:type="dxa"/>
            <w:vAlign w:val="center"/>
            <w:tcPrChange w:id="138" w:author="Ismael SAMBY" w:date="2026-08-10T16:24:00Z">
              <w:tcPr>
                <w:tcW w:w="1200" w:type="dxa"/>
                <w:gridSpan w:val="2"/>
                <w:vAlign w:val="center"/>
              </w:tcPr>
            </w:tcPrChange>
          </w:tcPr>
          <w:p w14:paraId="2411C34C" w14:textId="77777777" w:rsidR="00D40509" w:rsidRPr="00D40509" w:rsidRDefault="00D40509" w:rsidP="00D40509">
            <w:pPr>
              <w:rPr>
                <w:sz w:val="18"/>
                <w:szCs w:val="18"/>
                <w:lang w:val="fr-FR"/>
              </w:rPr>
            </w:pPr>
            <w:r>
              <w:rPr>
                <w:b/>
                <w:bCs/>
                <w:sz w:val="18"/>
                <w:szCs w:val="18"/>
                <w:lang w:val="fr-FR"/>
              </w:rPr>
              <w:t>Importance</w:t>
            </w:r>
          </w:p>
        </w:tc>
        <w:tc>
          <w:tcPr>
            <w:tcW w:w="1257" w:type="dxa"/>
            <w:vAlign w:val="center"/>
            <w:tcPrChange w:id="139" w:author="Ismael SAMBY" w:date="2026-08-10T16:24:00Z">
              <w:tcPr>
                <w:tcW w:w="660" w:type="dxa"/>
                <w:vAlign w:val="center"/>
              </w:tcPr>
            </w:tcPrChange>
          </w:tcPr>
          <w:p w14:paraId="587DF0DB" w14:textId="77777777" w:rsidR="00D40509" w:rsidRPr="00D40509" w:rsidRDefault="00D40509" w:rsidP="00D40509">
            <w:pPr>
              <w:rPr>
                <w:sz w:val="18"/>
                <w:szCs w:val="18"/>
                <w:lang w:val="fr-FR"/>
              </w:rPr>
            </w:pPr>
            <w:r>
              <w:rPr>
                <w:b/>
                <w:bCs/>
                <w:sz w:val="18"/>
                <w:szCs w:val="18"/>
                <w:lang w:val="fr-FR"/>
              </w:rPr>
              <w:t>Destructible</w:t>
            </w:r>
          </w:p>
        </w:tc>
      </w:tr>
      <w:tr w:rsidR="00D40509" w:rsidRPr="00D40509" w14:paraId="281DF916" w14:textId="77777777" w:rsidTr="002C6A25">
        <w:tc>
          <w:tcPr>
            <w:tcW w:w="0" w:type="auto"/>
            <w:vAlign w:val="center"/>
          </w:tcPr>
          <w:p w14:paraId="4A12081A" w14:textId="77777777" w:rsidR="00D40509" w:rsidRPr="00D40509" w:rsidRDefault="00D40509" w:rsidP="00D40509">
            <w:pPr>
              <w:rPr>
                <w:sz w:val="18"/>
                <w:szCs w:val="18"/>
                <w:lang w:val="fr-FR"/>
              </w:rPr>
            </w:pPr>
            <w:r>
              <w:rPr>
                <w:sz w:val="18"/>
                <w:szCs w:val="18"/>
                <w:lang w:val="fr-FR"/>
              </w:rPr>
              <w:t>1</w:t>
            </w:r>
          </w:p>
        </w:tc>
        <w:tc>
          <w:tcPr>
            <w:tcW w:w="0" w:type="auto"/>
            <w:vAlign w:val="center"/>
          </w:tcPr>
          <w:p w14:paraId="30CDA9AF" w14:textId="77777777" w:rsidR="00D40509" w:rsidRPr="00D40509" w:rsidRDefault="00D40509" w:rsidP="00D40509">
            <w:pPr>
              <w:rPr>
                <w:sz w:val="18"/>
                <w:szCs w:val="18"/>
                <w:lang w:val="fr-FR"/>
              </w:rPr>
            </w:pPr>
            <w:r>
              <w:rPr>
                <w:sz w:val="18"/>
                <w:szCs w:val="18"/>
                <w:lang w:val="fr-FR"/>
              </w:rPr>
              <w:t>Dossolon</w:t>
            </w:r>
          </w:p>
        </w:tc>
        <w:tc>
          <w:tcPr>
            <w:tcW w:w="0" w:type="auto"/>
            <w:vAlign w:val="center"/>
          </w:tcPr>
          <w:p w14:paraId="5CF3690D" w14:textId="77777777" w:rsidR="00D40509" w:rsidRPr="00D40509" w:rsidRDefault="00D40509" w:rsidP="00D40509">
            <w:pPr>
              <w:rPr>
                <w:sz w:val="18"/>
                <w:szCs w:val="18"/>
                <w:lang w:val="fr-FR"/>
              </w:rPr>
            </w:pPr>
            <w:r>
              <w:rPr>
                <w:sz w:val="18"/>
                <w:szCs w:val="18"/>
                <w:lang w:val="fr-FR"/>
              </w:rPr>
              <w:t xml:space="preserve">Douba-Yabi (PC-260423-4)</w:t>
            </w:r>
          </w:p>
        </w:tc>
        <w:tc>
          <w:tcPr>
            <w:tcW w:w="0" w:type="auto"/>
            <w:vAlign w:val="center"/>
          </w:tcPr>
          <w:p w14:paraId="011206B2" w14:textId="77777777" w:rsidR="00D40509" w:rsidRPr="00D40509" w:rsidRDefault="00D40509" w:rsidP="00D40509">
            <w:pPr>
              <w:rPr>
                <w:sz w:val="18"/>
                <w:szCs w:val="18"/>
                <w:lang w:val="fr-FR"/>
              </w:rPr>
            </w:pPr>
            <w:r>
              <w:rPr>
                <w:sz w:val="18"/>
                <w:szCs w:val="18"/>
                <w:lang w:val="fr-FR"/>
              </w:rPr>
              <w:t>Raffinerie d'alumine</w:t>
            </w:r>
          </w:p>
        </w:tc>
        <w:tc>
          <w:tcPr>
            <w:tcW w:w="0" w:type="auto"/>
            <w:vAlign w:val="center"/>
          </w:tcPr>
          <w:p w14:paraId="2B978E84" w14:textId="77777777" w:rsidR="00D40509" w:rsidRPr="00D40509" w:rsidRDefault="00D40509" w:rsidP="00D40509">
            <w:pPr>
              <w:rPr>
                <w:sz w:val="18"/>
                <w:szCs w:val="18"/>
                <w:lang w:val="fr-FR"/>
              </w:rPr>
            </w:pPr>
            <w:r>
              <w:rPr>
                <w:sz w:val="18"/>
                <w:szCs w:val="18"/>
                <w:lang w:val="fr-FR"/>
              </w:rPr>
              <w:t>50 m</w:t>
            </w:r>
          </w:p>
        </w:tc>
        <w:tc>
          <w:tcPr>
            <w:tcW w:w="0" w:type="auto"/>
            <w:vAlign w:val="center"/>
          </w:tcPr>
          <w:p w14:paraId="70432C1A" w14:textId="77777777" w:rsidR="00D40509" w:rsidRPr="00D40509" w:rsidRDefault="00D40509" w:rsidP="00D40509">
            <w:pPr>
              <w:rPr>
                <w:sz w:val="18"/>
                <w:szCs w:val="18"/>
                <w:lang w:val="fr-FR"/>
              </w:rPr>
            </w:pPr>
            <w:r>
              <w:rPr>
                <w:sz w:val="18"/>
                <w:szCs w:val="18"/>
                <w:lang w:val="fr-FR"/>
              </w:rPr>
              <w:t>Religieux</w:t>
            </w:r>
          </w:p>
        </w:tc>
        <w:tc>
          <w:tcPr>
            <w:tcW w:w="0" w:type="auto"/>
            <w:vAlign w:val="center"/>
          </w:tcPr>
          <w:p w14:paraId="5BFFD818" w14:textId="77777777" w:rsidR="00D40509" w:rsidRPr="00D40509" w:rsidRDefault="00D40509" w:rsidP="00D40509">
            <w:pPr>
              <w:rPr>
                <w:sz w:val="18"/>
                <w:szCs w:val="18"/>
                <w:lang w:val="fr-FR"/>
              </w:rPr>
            </w:pPr>
            <w:r>
              <w:rPr>
                <w:sz w:val="18"/>
                <w:szCs w:val="18"/>
                <w:lang w:val="fr-FR"/>
              </w:rPr>
              <w:t>Élevée</w:t>
            </w:r>
          </w:p>
        </w:tc>
        <w:tc>
          <w:tcPr>
            <w:tcW w:w="0" w:type="auto"/>
            <w:vAlign w:val="center"/>
          </w:tcPr>
          <w:p w14:paraId="0111EF82" w14:textId="77777777" w:rsidR="00D40509" w:rsidRPr="00D40509" w:rsidRDefault="00D40509" w:rsidP="00D40509">
            <w:pPr>
              <w:rPr>
                <w:sz w:val="18"/>
                <w:szCs w:val="18"/>
                <w:lang w:val="fr-FR"/>
              </w:rPr>
            </w:pPr>
            <w:r>
              <w:rPr>
                <w:sz w:val="18"/>
                <w:szCs w:val="18"/>
                <w:lang w:val="fr-FR"/>
              </w:rPr>
              <w:t>Oui*</w:t>
            </w:r>
          </w:p>
        </w:tc>
      </w:tr>
      <w:tr w:rsidR="00D40509" w:rsidRPr="00D40509" w14:paraId="5B222EC8" w14:textId="77777777" w:rsidTr="002C6A25">
        <w:tc>
          <w:tcPr>
            <w:tcW w:w="0" w:type="auto"/>
            <w:vAlign w:val="center"/>
          </w:tcPr>
          <w:p w14:paraId="20E996F0" w14:textId="77777777" w:rsidR="00D40509" w:rsidRPr="00D40509" w:rsidRDefault="00D40509" w:rsidP="00D40509">
            <w:pPr>
              <w:rPr>
                <w:sz w:val="18"/>
                <w:szCs w:val="18"/>
                <w:lang w:val="fr-FR"/>
              </w:rPr>
            </w:pPr>
            <w:r>
              <w:rPr>
                <w:sz w:val="18"/>
                <w:szCs w:val="18"/>
                <w:lang w:val="fr-FR"/>
              </w:rPr>
              <w:t>2</w:t>
            </w:r>
          </w:p>
        </w:tc>
        <w:tc>
          <w:tcPr>
            <w:tcW w:w="0" w:type="auto"/>
            <w:vAlign w:val="center"/>
          </w:tcPr>
          <w:p w14:paraId="3C504147" w14:textId="77777777" w:rsidR="00D40509" w:rsidRPr="00D40509" w:rsidRDefault="00D40509" w:rsidP="00D40509">
            <w:pPr>
              <w:rPr>
                <w:sz w:val="18"/>
                <w:szCs w:val="18"/>
                <w:lang w:val="fr-FR"/>
              </w:rPr>
            </w:pPr>
            <w:r>
              <w:rPr>
                <w:sz w:val="18"/>
                <w:szCs w:val="18"/>
                <w:lang w:val="fr-FR"/>
              </w:rPr>
              <w:t>Katchafn</w:t>
            </w:r>
          </w:p>
        </w:tc>
        <w:tc>
          <w:tcPr>
            <w:tcW w:w="0" w:type="auto"/>
            <w:vAlign w:val="center"/>
          </w:tcPr>
          <w:p w14:paraId="6DE518F2" w14:textId="77777777" w:rsidR="00D40509" w:rsidRPr="00D40509" w:rsidRDefault="00D40509" w:rsidP="00D40509">
            <w:pPr>
              <w:rPr>
                <w:sz w:val="18"/>
                <w:szCs w:val="18"/>
                <w:lang w:val="fr-FR"/>
              </w:rPr>
            </w:pPr>
            <w:r>
              <w:rPr>
                <w:sz w:val="18"/>
                <w:szCs w:val="18"/>
                <w:lang w:val="fr-FR"/>
              </w:rPr>
              <w:t xml:space="preserve">Fé-ra (PC-260423-1)</w:t>
            </w:r>
          </w:p>
        </w:tc>
        <w:tc>
          <w:tcPr>
            <w:tcW w:w="0" w:type="auto"/>
            <w:vAlign w:val="center"/>
          </w:tcPr>
          <w:p w14:paraId="08FADD79" w14:textId="77777777" w:rsidR="00D40509" w:rsidRPr="00D40509" w:rsidRDefault="00D40509" w:rsidP="00D40509">
            <w:pPr>
              <w:rPr>
                <w:sz w:val="18"/>
                <w:szCs w:val="18"/>
                <w:lang w:val="fr-FR"/>
              </w:rPr>
            </w:pPr>
            <w:r>
              <w:rPr>
                <w:sz w:val="18"/>
                <w:szCs w:val="18"/>
                <w:lang w:val="fr-FR"/>
              </w:rPr>
              <w:t>Raffinerie d'alumine</w:t>
            </w:r>
          </w:p>
        </w:tc>
        <w:tc>
          <w:tcPr>
            <w:tcW w:w="0" w:type="auto"/>
            <w:vAlign w:val="center"/>
          </w:tcPr>
          <w:p w14:paraId="1B0F319E" w14:textId="77777777" w:rsidR="00D40509" w:rsidRPr="00D40509" w:rsidRDefault="00D40509" w:rsidP="00D40509">
            <w:pPr>
              <w:rPr>
                <w:sz w:val="18"/>
                <w:szCs w:val="18"/>
                <w:lang w:val="fr-FR"/>
              </w:rPr>
            </w:pPr>
            <w:r>
              <w:rPr>
                <w:sz w:val="18"/>
                <w:szCs w:val="18"/>
                <w:lang w:val="fr-FR"/>
              </w:rPr>
              <w:t>Dans emprise</w:t>
            </w:r>
          </w:p>
        </w:tc>
        <w:tc>
          <w:tcPr>
            <w:tcW w:w="0" w:type="auto"/>
            <w:vAlign w:val="center"/>
          </w:tcPr>
          <w:p w14:paraId="30EF38E4" w14:textId="77777777" w:rsidR="00D40509" w:rsidRPr="00D40509" w:rsidRDefault="00D40509" w:rsidP="00D40509">
            <w:pPr>
              <w:rPr>
                <w:sz w:val="18"/>
                <w:szCs w:val="18"/>
                <w:lang w:val="fr-FR"/>
              </w:rPr>
            </w:pPr>
            <w:r>
              <w:rPr>
                <w:sz w:val="18"/>
                <w:szCs w:val="18"/>
                <w:lang w:val="fr-FR"/>
              </w:rPr>
              <w:t>Génie</w:t>
            </w:r>
          </w:p>
        </w:tc>
        <w:tc>
          <w:tcPr>
            <w:tcW w:w="0" w:type="auto"/>
            <w:vAlign w:val="center"/>
          </w:tcPr>
          <w:p w14:paraId="64664909" w14:textId="77777777" w:rsidR="00D40509" w:rsidRPr="00D40509" w:rsidRDefault="00D40509" w:rsidP="00D40509">
            <w:pPr>
              <w:rPr>
                <w:sz w:val="18"/>
                <w:szCs w:val="18"/>
                <w:lang w:val="fr-FR"/>
              </w:rPr>
            </w:pPr>
            <w:r>
              <w:rPr>
                <w:sz w:val="18"/>
                <w:szCs w:val="18"/>
                <w:lang w:val="fr-FR"/>
              </w:rPr>
              <w:t>Élevée</w:t>
            </w:r>
          </w:p>
        </w:tc>
        <w:tc>
          <w:tcPr>
            <w:tcW w:w="0" w:type="auto"/>
            <w:vAlign w:val="center"/>
          </w:tcPr>
          <w:p w14:paraId="430CBFAD" w14:textId="77777777" w:rsidR="00D40509" w:rsidRPr="00D40509" w:rsidRDefault="00D40509" w:rsidP="00D40509">
            <w:pPr>
              <w:rPr>
                <w:sz w:val="18"/>
                <w:szCs w:val="18"/>
                <w:lang w:val="fr-FR"/>
              </w:rPr>
            </w:pPr>
            <w:r>
              <w:rPr>
                <w:sz w:val="18"/>
                <w:szCs w:val="18"/>
                <w:lang w:val="fr-FR"/>
              </w:rPr>
              <w:t>Oui*</w:t>
            </w:r>
          </w:p>
        </w:tc>
      </w:tr>
      <w:tr w:rsidR="00D40509" w:rsidRPr="00D40509" w14:paraId="3B7F7FF1" w14:textId="77777777" w:rsidTr="008A5A48">
        <w:tc>
          <w:tcPr>
            <w:tcW w:w="0" w:type="auto"/>
            <w:vAlign w:val="center"/>
            <w:tcPrChange w:id="140" w:author="Ismael SAMBY" w:date="2026-08-10T16:24:00Z">
              <w:tcPr>
                <w:tcW w:w="0" w:type="auto"/>
                <w:gridSpan w:val="2"/>
                <w:vAlign w:val="center"/>
              </w:tcPr>
            </w:tcPrChange>
          </w:tcPr>
          <w:p w14:paraId="49698DD1" w14:textId="77777777" w:rsidR="00D40509" w:rsidRPr="00D40509" w:rsidRDefault="00D40509" w:rsidP="00D40509">
            <w:pPr>
              <w:rPr>
                <w:sz w:val="18"/>
                <w:szCs w:val="18"/>
                <w:lang w:val="fr-FR"/>
              </w:rPr>
            </w:pPr>
            <w:r>
              <w:rPr>
                <w:sz w:val="18"/>
                <w:szCs w:val="18"/>
                <w:lang w:val="fr-FR"/>
              </w:rPr>
              <w:t>3</w:t>
            </w:r>
          </w:p>
        </w:tc>
        <w:tc>
          <w:tcPr>
            <w:tcW w:w="0" w:type="auto"/>
            <w:vAlign w:val="center"/>
            <w:tcPrChange w:id="141" w:author="Ismael SAMBY" w:date="2026-08-10T16:24:00Z">
              <w:tcPr>
                <w:tcW w:w="0" w:type="auto"/>
                <w:gridSpan w:val="2"/>
                <w:vAlign w:val="center"/>
              </w:tcPr>
            </w:tcPrChange>
          </w:tcPr>
          <w:p w14:paraId="717258A0" w14:textId="77777777" w:rsidR="00D40509" w:rsidRPr="00D40509" w:rsidRDefault="00D40509" w:rsidP="00D40509">
            <w:pPr>
              <w:rPr>
                <w:sz w:val="18"/>
                <w:szCs w:val="18"/>
                <w:lang w:val="fr-FR"/>
              </w:rPr>
            </w:pPr>
            <w:r>
              <w:rPr>
                <w:sz w:val="18"/>
                <w:szCs w:val="18"/>
                <w:lang w:val="fr-FR"/>
              </w:rPr>
              <w:t>Kakourounty</w:t>
            </w:r>
          </w:p>
        </w:tc>
        <w:tc>
          <w:tcPr>
            <w:tcW w:w="0" w:type="auto"/>
            <w:vAlign w:val="center"/>
            <w:tcPrChange w:id="142" w:author="Ismael SAMBY" w:date="2026-08-10T16:24:00Z">
              <w:tcPr>
                <w:tcW w:w="0" w:type="auto"/>
                <w:gridSpan w:val="2"/>
                <w:vAlign w:val="center"/>
              </w:tcPr>
            </w:tcPrChange>
          </w:tcPr>
          <w:p w14:paraId="4ABED9D3" w14:textId="77777777" w:rsidR="00D40509" w:rsidRPr="00D40509" w:rsidRDefault="00D40509" w:rsidP="00D40509">
            <w:pPr>
              <w:rPr>
                <w:sz w:val="18"/>
                <w:szCs w:val="18"/>
                <w:lang w:val="fr-FR"/>
              </w:rPr>
            </w:pPr>
            <w:r>
              <w:rPr>
                <w:sz w:val="18"/>
                <w:szCs w:val="18"/>
                <w:lang w:val="fr-FR"/>
              </w:rPr>
              <w:t xml:space="preserve">Dawakaré (PC-260423-3)</w:t>
            </w:r>
          </w:p>
        </w:tc>
        <w:tc>
          <w:tcPr>
            <w:tcW w:w="0" w:type="auto"/>
            <w:vAlign w:val="center"/>
            <w:tcPrChange w:id="143" w:author="Ismael SAMBY" w:date="2026-08-10T16:24:00Z">
              <w:tcPr>
                <w:tcW w:w="0" w:type="auto"/>
                <w:gridSpan w:val="2"/>
                <w:vAlign w:val="center"/>
              </w:tcPr>
            </w:tcPrChange>
          </w:tcPr>
          <w:p w14:paraId="16B75C7B" w14:textId="77777777" w:rsidR="00D40509" w:rsidRPr="00D40509" w:rsidRDefault="00D40509" w:rsidP="00D40509">
            <w:pPr>
              <w:rPr>
                <w:sz w:val="18"/>
                <w:szCs w:val="18"/>
                <w:lang w:val="fr-FR"/>
              </w:rPr>
            </w:pPr>
            <w:r>
              <w:rPr>
                <w:sz w:val="18"/>
                <w:szCs w:val="18"/>
                <w:lang w:val="fr-FR"/>
              </w:rPr>
              <w:t>Centrale électrique</w:t>
            </w:r>
          </w:p>
        </w:tc>
        <w:tc>
          <w:tcPr>
            <w:tcW w:w="0" w:type="auto"/>
            <w:vAlign w:val="center"/>
            <w:tcPrChange w:id="144" w:author="Ismael SAMBY" w:date="2026-08-10T16:24:00Z">
              <w:tcPr>
                <w:tcW w:w="0" w:type="auto"/>
                <w:vAlign w:val="center"/>
              </w:tcPr>
            </w:tcPrChange>
          </w:tcPr>
          <w:p w14:paraId="13639295" w14:textId="77777777" w:rsidR="00D40509" w:rsidRPr="00D40509" w:rsidRDefault="00D40509" w:rsidP="00D40509">
            <w:pPr>
              <w:rPr>
                <w:sz w:val="18"/>
                <w:szCs w:val="18"/>
                <w:lang w:val="fr-FR"/>
              </w:rPr>
            </w:pPr>
            <w:r>
              <w:rPr>
                <w:sz w:val="18"/>
                <w:szCs w:val="18"/>
                <w:lang w:val="fr-FR"/>
              </w:rPr>
              <w:t>200 m</w:t>
            </w:r>
          </w:p>
        </w:tc>
        <w:tc>
          <w:tcPr>
            <w:tcW w:w="0" w:type="auto"/>
            <w:vAlign w:val="center"/>
            <w:tcPrChange w:id="145" w:author="Ismael SAMBY" w:date="2026-08-10T16:24:00Z">
              <w:tcPr>
                <w:tcW w:w="0" w:type="auto"/>
                <w:gridSpan w:val="2"/>
                <w:vAlign w:val="center"/>
              </w:tcPr>
            </w:tcPrChange>
          </w:tcPr>
          <w:p w14:paraId="6DFB24EF" w14:textId="77777777" w:rsidR="00D40509" w:rsidRPr="00D40509" w:rsidRDefault="00D40509" w:rsidP="00D40509">
            <w:pPr>
              <w:rPr>
                <w:sz w:val="18"/>
                <w:szCs w:val="18"/>
                <w:lang w:val="fr-FR"/>
              </w:rPr>
            </w:pPr>
            <w:r>
              <w:rPr>
                <w:sz w:val="18"/>
                <w:szCs w:val="18"/>
                <w:lang w:val="fr-FR"/>
              </w:rPr>
              <w:t>Génie</w:t>
            </w:r>
          </w:p>
        </w:tc>
        <w:tc>
          <w:tcPr>
            <w:tcW w:w="0" w:type="auto"/>
            <w:vAlign w:val="center"/>
            <w:tcPrChange w:id="146" w:author="Ismael SAMBY" w:date="2026-08-10T16:24:00Z">
              <w:tcPr>
                <w:tcW w:w="0" w:type="auto"/>
                <w:gridSpan w:val="2"/>
                <w:vAlign w:val="center"/>
              </w:tcPr>
            </w:tcPrChange>
          </w:tcPr>
          <w:p w14:paraId="56C4D79D" w14:textId="77777777" w:rsidR="00D40509" w:rsidRPr="00D40509" w:rsidRDefault="00D40509" w:rsidP="00D40509">
            <w:pPr>
              <w:rPr>
                <w:sz w:val="18"/>
                <w:szCs w:val="18"/>
                <w:lang w:val="fr-FR"/>
              </w:rPr>
            </w:pPr>
            <w:r>
              <w:rPr>
                <w:sz w:val="18"/>
                <w:szCs w:val="18"/>
                <w:lang w:val="fr-FR"/>
              </w:rPr>
              <w:t>Élevée</w:t>
            </w:r>
          </w:p>
        </w:tc>
        <w:tc>
          <w:tcPr>
            <w:tcW w:w="1257" w:type="dxa"/>
            <w:vAlign w:val="center"/>
            <w:tcPrChange w:id="147" w:author="Ismael SAMBY" w:date="2026-08-10T16:24:00Z">
              <w:tcPr>
                <w:tcW w:w="660" w:type="dxa"/>
                <w:vAlign w:val="center"/>
              </w:tcPr>
            </w:tcPrChange>
          </w:tcPr>
          <w:p w14:paraId="5890865D" w14:textId="77777777" w:rsidR="00D40509" w:rsidRPr="00D40509" w:rsidRDefault="00D40509" w:rsidP="00D40509">
            <w:pPr>
              <w:rPr>
                <w:sz w:val="18"/>
                <w:szCs w:val="18"/>
                <w:lang w:val="fr-FR"/>
              </w:rPr>
            </w:pPr>
            <w:r>
              <w:rPr>
                <w:b/>
                <w:bCs/>
                <w:sz w:val="18"/>
                <w:szCs w:val="18"/>
                <w:lang w:val="fr-FR"/>
              </w:rPr>
              <w:t>Non</w:t>
            </w:r>
          </w:p>
        </w:tc>
      </w:tr>
      <w:tr w:rsidR="00D40509" w:rsidRPr="00D40509" w14:paraId="72906692" w14:textId="77777777" w:rsidTr="002C6A25">
        <w:tc>
          <w:tcPr>
            <w:tcW w:w="0" w:type="auto"/>
            <w:vAlign w:val="center"/>
          </w:tcPr>
          <w:p w14:paraId="255C1872" w14:textId="77777777" w:rsidR="00D40509" w:rsidRPr="00D40509" w:rsidRDefault="00D40509" w:rsidP="00D40509">
            <w:pPr>
              <w:rPr>
                <w:sz w:val="18"/>
                <w:szCs w:val="18"/>
                <w:lang w:val="fr-FR"/>
              </w:rPr>
            </w:pPr>
            <w:r>
              <w:rPr>
                <w:sz w:val="18"/>
                <w:szCs w:val="18"/>
                <w:lang w:val="fr-FR"/>
              </w:rPr>
              <w:t>4</w:t>
            </w:r>
          </w:p>
        </w:tc>
        <w:tc>
          <w:tcPr>
            <w:tcW w:w="0" w:type="auto"/>
            <w:vAlign w:val="center"/>
          </w:tcPr>
          <w:p w14:paraId="5922835C" w14:textId="77777777" w:rsidR="00D40509" w:rsidRPr="00D40509" w:rsidRDefault="00D40509" w:rsidP="00D40509">
            <w:pPr>
              <w:rPr>
                <w:sz w:val="18"/>
                <w:szCs w:val="18"/>
                <w:lang w:val="fr-FR"/>
              </w:rPr>
            </w:pPr>
            <w:r>
              <w:rPr>
                <w:sz w:val="18"/>
                <w:szCs w:val="18"/>
                <w:lang w:val="fr-FR"/>
              </w:rPr>
              <w:t>Taloukhouré</w:t>
            </w:r>
          </w:p>
        </w:tc>
        <w:tc>
          <w:tcPr>
            <w:tcW w:w="0" w:type="auto"/>
            <w:vAlign w:val="center"/>
          </w:tcPr>
          <w:p w14:paraId="1C16583C" w14:textId="77777777" w:rsidR="00D40509" w:rsidRPr="00D40509" w:rsidRDefault="00D40509" w:rsidP="00D40509">
            <w:pPr>
              <w:rPr>
                <w:sz w:val="18"/>
                <w:szCs w:val="18"/>
                <w:lang w:val="fr-FR"/>
              </w:rPr>
            </w:pPr>
            <w:r>
              <w:rPr>
                <w:sz w:val="18"/>
                <w:szCs w:val="18"/>
                <w:lang w:val="fr-FR"/>
              </w:rPr>
              <w:t xml:space="preserve">Taloukhouré-Daranta (PC-260424-1)</w:t>
            </w:r>
          </w:p>
        </w:tc>
        <w:tc>
          <w:tcPr>
            <w:tcW w:w="0" w:type="auto"/>
            <w:vAlign w:val="center"/>
          </w:tcPr>
          <w:p w14:paraId="2043BA49" w14:textId="77777777" w:rsidR="00D40509" w:rsidRPr="00D40509" w:rsidRDefault="00D40509" w:rsidP="00D40509">
            <w:pPr>
              <w:rPr>
                <w:sz w:val="18"/>
                <w:szCs w:val="18"/>
                <w:lang w:val="fr-FR"/>
              </w:rPr>
            </w:pPr>
            <w:r>
              <w:rPr>
                <w:sz w:val="18"/>
                <w:szCs w:val="18"/>
                <w:lang w:val="fr-FR"/>
              </w:rPr>
              <w:t>Parc à boues rouges</w:t>
            </w:r>
          </w:p>
        </w:tc>
        <w:tc>
          <w:tcPr>
            <w:tcW w:w="0" w:type="auto"/>
            <w:vAlign w:val="center"/>
          </w:tcPr>
          <w:p w14:paraId="614E36BE" w14:textId="77777777" w:rsidR="00D40509" w:rsidRPr="00D40509" w:rsidRDefault="00D40509" w:rsidP="00D40509">
            <w:pPr>
              <w:rPr>
                <w:sz w:val="18"/>
                <w:szCs w:val="18"/>
                <w:lang w:val="fr-FR"/>
              </w:rPr>
            </w:pPr>
            <w:r>
              <w:rPr>
                <w:sz w:val="18"/>
                <w:szCs w:val="18"/>
                <w:lang w:val="fr-FR"/>
              </w:rPr>
              <w:t>Dans emprise</w:t>
            </w:r>
          </w:p>
        </w:tc>
        <w:tc>
          <w:tcPr>
            <w:tcW w:w="0" w:type="auto"/>
            <w:vAlign w:val="center"/>
          </w:tcPr>
          <w:p w14:paraId="10970805" w14:textId="77777777" w:rsidR="00D40509" w:rsidRPr="00D40509" w:rsidRDefault="00D40509" w:rsidP="00D40509">
            <w:pPr>
              <w:rPr>
                <w:sz w:val="18"/>
                <w:szCs w:val="18"/>
                <w:lang w:val="fr-FR"/>
              </w:rPr>
            </w:pPr>
            <w:r>
              <w:rPr>
                <w:sz w:val="18"/>
                <w:szCs w:val="18"/>
                <w:lang w:val="fr-FR"/>
              </w:rPr>
              <w:t>Génie</w:t>
            </w:r>
          </w:p>
        </w:tc>
        <w:tc>
          <w:tcPr>
            <w:tcW w:w="0" w:type="auto"/>
            <w:vAlign w:val="center"/>
          </w:tcPr>
          <w:p w14:paraId="0D1B5800" w14:textId="77777777" w:rsidR="00D40509" w:rsidRPr="00D40509" w:rsidRDefault="00D40509" w:rsidP="00D40509">
            <w:pPr>
              <w:rPr>
                <w:sz w:val="18"/>
                <w:szCs w:val="18"/>
                <w:lang w:val="fr-FR"/>
              </w:rPr>
            </w:pPr>
            <w:r>
              <w:rPr>
                <w:sz w:val="18"/>
                <w:szCs w:val="18"/>
                <w:lang w:val="fr-FR"/>
              </w:rPr>
              <w:t>Moyen</w:t>
            </w:r>
          </w:p>
        </w:tc>
        <w:tc>
          <w:tcPr>
            <w:tcW w:w="0" w:type="auto"/>
            <w:vAlign w:val="center"/>
          </w:tcPr>
          <w:p w14:paraId="6D0BA39B" w14:textId="77777777" w:rsidR="00D40509" w:rsidRPr="00D40509" w:rsidRDefault="00D40509" w:rsidP="00D40509">
            <w:pPr>
              <w:rPr>
                <w:sz w:val="18"/>
                <w:szCs w:val="18"/>
                <w:lang w:val="fr-FR"/>
              </w:rPr>
            </w:pPr>
            <w:r>
              <w:rPr>
                <w:sz w:val="18"/>
                <w:szCs w:val="18"/>
                <w:lang w:val="fr-FR"/>
              </w:rPr>
              <w:t>Oui*</w:t>
            </w:r>
          </w:p>
        </w:tc>
      </w:tr>
      <w:tr w:rsidR="00D40509" w:rsidRPr="00D40509" w14:paraId="7FFE7EF3" w14:textId="77777777" w:rsidTr="002C6A25">
        <w:tc>
          <w:tcPr>
            <w:tcW w:w="0" w:type="auto"/>
            <w:vAlign w:val="center"/>
          </w:tcPr>
          <w:p w14:paraId="28BBD338" w14:textId="77777777" w:rsidR="00D40509" w:rsidRPr="00D40509" w:rsidRDefault="00D40509" w:rsidP="00D40509">
            <w:pPr>
              <w:rPr>
                <w:sz w:val="18"/>
                <w:szCs w:val="18"/>
                <w:lang w:val="fr-FR"/>
              </w:rPr>
            </w:pPr>
            <w:r>
              <w:rPr>
                <w:sz w:val="18"/>
                <w:szCs w:val="18"/>
                <w:lang w:val="fr-FR"/>
              </w:rPr>
              <w:t>5</w:t>
            </w:r>
          </w:p>
        </w:tc>
        <w:tc>
          <w:tcPr>
            <w:tcW w:w="0" w:type="auto"/>
            <w:vAlign w:val="center"/>
          </w:tcPr>
          <w:p w14:paraId="48A2DFA3" w14:textId="77777777" w:rsidR="00D40509" w:rsidRPr="00D40509" w:rsidRDefault="00D40509" w:rsidP="00D40509">
            <w:pPr>
              <w:rPr>
                <w:sz w:val="18"/>
                <w:szCs w:val="18"/>
                <w:lang w:val="fr-FR"/>
              </w:rPr>
            </w:pPr>
            <w:r>
              <w:rPr>
                <w:sz w:val="18"/>
                <w:szCs w:val="18"/>
                <w:lang w:val="fr-FR"/>
              </w:rPr>
              <w:t>Difiyarè</w:t>
            </w:r>
          </w:p>
        </w:tc>
        <w:tc>
          <w:tcPr>
            <w:tcW w:w="0" w:type="auto"/>
            <w:vAlign w:val="center"/>
          </w:tcPr>
          <w:p w14:paraId="2B6A5751" w14:textId="77777777" w:rsidR="00D40509" w:rsidRPr="00D40509" w:rsidRDefault="00D40509" w:rsidP="00D40509">
            <w:pPr>
              <w:rPr>
                <w:sz w:val="18"/>
                <w:szCs w:val="18"/>
                <w:lang w:val="fr-FR"/>
              </w:rPr>
            </w:pPr>
            <w:r>
              <w:rPr>
                <w:sz w:val="18"/>
                <w:szCs w:val="18"/>
                <w:lang w:val="fr-FR"/>
              </w:rPr>
              <w:t xml:space="preserve">Touguikérin (PC-260423-2)</w:t>
            </w:r>
          </w:p>
        </w:tc>
        <w:tc>
          <w:tcPr>
            <w:tcW w:w="0" w:type="auto"/>
            <w:vAlign w:val="center"/>
          </w:tcPr>
          <w:p w14:paraId="29A495DE" w14:textId="77777777" w:rsidR="00D40509" w:rsidRPr="00D40509" w:rsidRDefault="00D40509" w:rsidP="00D40509">
            <w:pPr>
              <w:rPr>
                <w:sz w:val="18"/>
                <w:szCs w:val="18"/>
                <w:lang w:val="fr-FR"/>
              </w:rPr>
            </w:pPr>
            <w:r>
              <w:rPr>
                <w:sz w:val="18"/>
                <w:szCs w:val="18"/>
                <w:lang w:val="fr-FR"/>
              </w:rPr>
              <w:t>Centrale électrique</w:t>
            </w:r>
          </w:p>
        </w:tc>
        <w:tc>
          <w:tcPr>
            <w:tcW w:w="0" w:type="auto"/>
            <w:vAlign w:val="center"/>
          </w:tcPr>
          <w:p w14:paraId="2A163E84" w14:textId="77777777" w:rsidR="00D40509" w:rsidRPr="00D40509" w:rsidRDefault="00D40509" w:rsidP="00D40509">
            <w:pPr>
              <w:rPr>
                <w:sz w:val="18"/>
                <w:szCs w:val="18"/>
                <w:lang w:val="fr-FR"/>
              </w:rPr>
            </w:pPr>
            <w:r>
              <w:rPr>
                <w:sz w:val="18"/>
                <w:szCs w:val="18"/>
                <w:lang w:val="fr-FR"/>
              </w:rPr>
              <w:t>1,1 km</w:t>
            </w:r>
          </w:p>
        </w:tc>
        <w:tc>
          <w:tcPr>
            <w:tcW w:w="0" w:type="auto"/>
            <w:vAlign w:val="center"/>
          </w:tcPr>
          <w:p w14:paraId="326911C4" w14:textId="77777777" w:rsidR="00D40509" w:rsidRPr="00D40509" w:rsidRDefault="00D40509" w:rsidP="00D40509">
            <w:pPr>
              <w:rPr>
                <w:sz w:val="18"/>
                <w:szCs w:val="18"/>
                <w:lang w:val="fr-FR"/>
              </w:rPr>
            </w:pPr>
            <w:r>
              <w:rPr>
                <w:sz w:val="18"/>
                <w:szCs w:val="18"/>
                <w:lang w:val="fr-FR"/>
              </w:rPr>
              <w:t>Génie</w:t>
            </w:r>
          </w:p>
        </w:tc>
        <w:tc>
          <w:tcPr>
            <w:tcW w:w="0" w:type="auto"/>
            <w:vAlign w:val="center"/>
          </w:tcPr>
          <w:p w14:paraId="03DB4E72" w14:textId="77777777" w:rsidR="00D40509" w:rsidRPr="00D40509" w:rsidRDefault="00D40509" w:rsidP="00D40509">
            <w:pPr>
              <w:rPr>
                <w:sz w:val="18"/>
                <w:szCs w:val="18"/>
                <w:lang w:val="fr-FR"/>
              </w:rPr>
            </w:pPr>
            <w:r>
              <w:rPr>
                <w:sz w:val="18"/>
                <w:szCs w:val="18"/>
                <w:lang w:val="fr-FR"/>
              </w:rPr>
              <w:t>Faible</w:t>
            </w:r>
          </w:p>
        </w:tc>
        <w:tc>
          <w:tcPr>
            <w:tcW w:w="0" w:type="auto"/>
            <w:vAlign w:val="center"/>
          </w:tcPr>
          <w:p w14:paraId="0F5D0E69" w14:textId="77777777" w:rsidR="00D40509" w:rsidRPr="00D40509" w:rsidRDefault="00D40509" w:rsidP="00D40509">
            <w:pPr>
              <w:rPr>
                <w:sz w:val="18"/>
                <w:szCs w:val="18"/>
                <w:lang w:val="fr-FR"/>
              </w:rPr>
            </w:pPr>
            <w:r>
              <w:rPr>
                <w:sz w:val="18"/>
                <w:szCs w:val="18"/>
                <w:lang w:val="fr-FR"/>
              </w:rPr>
              <w:t>Oui*</w:t>
            </w:r>
          </w:p>
        </w:tc>
      </w:tr>
    </w:tbl>
    <w:p w14:paraId="615921F1" w14:textId="77777777" w:rsidR="00F31D6C" w:rsidRPr="00F31D6C" w:rsidRDefault="00F31D6C" w:rsidP="00D40509">
      <w:pPr>
        <w:spacing w:after="0" w:line="276" w:lineRule="auto"/>
        <w:jc w:val="both"/>
        <w:rPr>
          <w:rFonts w:ascii="Arial" w:eastAsia="Calibri" w:hAnsi="Arial" w:cs="Arial"/>
          <w:kern w:val="0"/>
          <w:sz w:val="21"/>
          <w:szCs w:val="21"/>
          <w:lang w:val="fr-FR"/>
          <w14:ligatures w14:val="none"/>
        </w:rPr>
      </w:pPr>
    </w:p>
    <w:p w14:paraId="33780985" w14:textId="6B8F5F9D" w:rsid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La méthode de documentation des sites du patrimoine culturel appliquée au cours de cette étude a consisté à rencontrer les communautés des villages potentiellement impactés par le projet. </w:t>
      </w:r>
      <w:del w:id="148" w:author="Jerry Kalonji" w:date="2026-08-10T14:09:00Z">
        <w:r>
          <w:rPr>
            <w:rFonts w:ascii="Arial" w:eastAsia="Calibri" w:hAnsi="Arial" w:cs="Arial"/>
            <w:kern w:val="0"/>
            <w:sz w:val="21"/>
            <w:szCs w:val="21"/>
            <w:lang w:val="fr-FR"/>
            <w14:ligatures w14:val="none"/>
          </w:rPr>
          <w:delText xml:space="preserve">On </w:delText>
        </w:r>
      </w:del>
      <w:ins w:id="149" w:author="Jerry Kalonji" w:date="2026-08-10T14:09:00Z">
        <w:r>
          <w:rPr>
            <w:rFonts w:ascii="Arial" w:eastAsia="Calibri" w:hAnsi="Arial" w:cs="Arial"/>
            <w:kern w:val="0"/>
            <w:sz w:val="21"/>
            <w:szCs w:val="21"/>
            <w:lang w:val="fr-FR"/>
            <w14:ligatures w14:val="none"/>
          </w:rPr>
          <w:t xml:space="preserve">Il </w:t>
        </w:r>
      </w:ins>
      <w:r>
        <w:rPr>
          <w:rFonts w:ascii="Arial" w:eastAsia="Calibri" w:hAnsi="Arial" w:cs="Arial"/>
          <w:kern w:val="0"/>
          <w:sz w:val="21"/>
          <w:szCs w:val="21"/>
          <w:lang w:val="fr-FR"/>
          <w14:ligatures w14:val="none"/>
        </w:rPr>
        <w:t xml:space="preserve">leur a </w:t>
      </w:r>
      <w:ins w:id="150" w:author="Jerry Kalonji" w:date="2026-08-10T14:09:00Z">
        <w:r>
          <w:rPr>
            <w:rFonts w:ascii="Arial" w:eastAsia="Calibri" w:hAnsi="Arial" w:cs="Arial"/>
            <w:kern w:val="0"/>
            <w:sz w:val="21"/>
            <w:szCs w:val="21"/>
            <w:lang w:val="fr-FR"/>
            <w14:ligatures w14:val="none"/>
          </w:rPr>
          <w:t xml:space="preserve">été </w:t>
        </w:r>
      </w:ins>
      <w:r>
        <w:rPr>
          <w:rFonts w:ascii="Arial" w:eastAsia="Calibri" w:hAnsi="Arial" w:cs="Arial"/>
          <w:kern w:val="0"/>
          <w:sz w:val="21"/>
          <w:szCs w:val="21"/>
          <w:lang w:val="fr-FR"/>
          <w14:ligatures w14:val="none"/>
        </w:rPr>
        <w:t xml:space="preserve">demandé de divulguer volontairement leur connaissance de tout site sacré situé à proximité ou en dehors de la zone d’étude. Les personnes interrogées ont été invitées à identifier les sites qui pourraient être potentiellement impactés - directement ou indirectement - par les activités du Projet. </w:t>
      </w:r>
    </w:p>
    <w:p w14:paraId="1F120D88" w14:textId="77777777" w:rsidR="00031717" w:rsidRPr="00F31D6C" w:rsidRDefault="00031717" w:rsidP="00F31D6C">
      <w:pPr>
        <w:spacing w:after="0" w:line="276" w:lineRule="auto"/>
        <w:jc w:val="both"/>
        <w:rPr>
          <w:rFonts w:ascii="Arial" w:eastAsia="Calibri" w:hAnsi="Arial" w:cs="Arial"/>
          <w:kern w:val="0"/>
          <w:sz w:val="21"/>
          <w:szCs w:val="21"/>
          <w:lang w:val="fr-FR"/>
          <w14:ligatures w14:val="none"/>
        </w:rPr>
      </w:pPr>
    </w:p>
    <w:p w14:paraId="129DE88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Des entretiens avec les communautés ont été réalisés afin de recenser (et géolocaliser) les sites relatifs au patrimoine culturel immatériel et/ou matériel et de déterminer, si possible, la « sensibilité » de ces sites. Des informations détaillées et standardisées ont été collectées sur les sites sacrés situés dans les zones ciblées (noms des sites, description/nature, histoire et pratiques, propriétaires, interdictions et accès, impacts avec et sans atténuation, contenu des mesures d'atténuation, délai avant et durée de celle-ci, coordonnées), à l'aide de fiches descriptives.</w:t>
      </w:r>
    </w:p>
    <w:p w14:paraId="4EEF7AB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4444E65"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commentRangeStart w:id="370"/>
      <w:r>
        <w:rPr>
          <w:rFonts w:ascii="Arial" w:eastAsia="Calibri" w:hAnsi="Arial" w:cs="Arial"/>
          <w:kern w:val="0"/>
          <w:sz w:val="21"/>
          <w:szCs w:val="21"/>
          <w:lang w:val="fr-FR"/>
          <w14:ligatures w14:val="none"/>
        </w:rPr>
        <w:t>Bien que des efforts aient été faits pour inciter les populations locales à divulguer les sites qui pourraient être affectés par le « Projet », des précautions particulières ont été prises pour éviter de créer des attentes déraisonnables parmi les populations potentiellement affectées, et même pour éviter des attitudes spéculatives de la part des communautés, comme c'est souvent le cas lors de l'arrivée d'infrastructures minières dans une région.</w:t>
      </w:r>
      <w:commentRangeEnd w:id="370"/>
      <w:r>
        <w:rPr>
          <w:rStyle w:val="Marquedecommentaire"/>
        </w:rPr>
        <w:commentReference w:id="370"/>
      </w:r>
    </w:p>
    <w:p w14:paraId="5B80593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5EAD19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Les principales préoccupations et attentes des parties prenantes sont présentées dans </w:t>
      </w:r>
      <w:bookmarkStart w:id="151" w:name="_Toc179443885"/>
      <w:r>
        <w:rPr>
          <w:rFonts w:ascii="Arial" w:eastAsia="Calibri" w:hAnsi="Arial" w:cs="Arial"/>
          <w:kern w:val="0"/>
          <w:sz w:val="21"/>
          <w:szCs w:val="21"/>
          <w:lang w:val="fr-FR"/>
          <w14:ligatures w14:val="none"/>
        </w:rPr>
        <w:t xml:space="preserve">le « Chapitre 18 : Plan d’engagement des parties prenantes </w:t>
      </w:r>
      <w:bookmarkEnd w:id="151"/>
      <w:r>
        <w:rPr>
          <w:rFonts w:ascii="Arial" w:eastAsia="Calibri" w:hAnsi="Arial" w:cs="Arial"/>
          <w:kern w:val="0"/>
          <w:sz w:val="21"/>
          <w:szCs w:val="21"/>
          <w:lang w:val="fr-FR"/>
          <w14:ligatures w14:val="none"/>
        </w:rPr>
        <w:t>» de la présente ÉIES.</w:t>
      </w:r>
    </w:p>
    <w:p w14:paraId="7C7691EC"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6BC8FA4D" w14:textId="77777777" w:rsidR="00031717" w:rsidRDefault="00031717" w:rsidP="00F31D6C">
      <w:pPr>
        <w:spacing w:after="0" w:line="276" w:lineRule="auto"/>
        <w:jc w:val="both"/>
        <w:rPr>
          <w:rFonts w:ascii="Arial" w:eastAsia="Calibri" w:hAnsi="Arial" w:cs="Arial"/>
          <w:kern w:val="0"/>
          <w:sz w:val="21"/>
          <w:szCs w:val="21"/>
          <w:lang w:val="fr-FR"/>
          <w14:ligatures w14:val="none"/>
        </w:rPr>
      </w:pPr>
    </w:p>
    <w:p w14:paraId="183747A6" w14:textId="77777777" w:rsidR="00031717" w:rsidRDefault="00031717" w:rsidP="00F31D6C">
      <w:pPr>
        <w:spacing w:after="0" w:line="276" w:lineRule="auto"/>
        <w:jc w:val="both"/>
        <w:rPr>
          <w:rFonts w:ascii="Arial" w:eastAsia="Calibri" w:hAnsi="Arial" w:cs="Arial"/>
          <w:kern w:val="0"/>
          <w:sz w:val="21"/>
          <w:szCs w:val="21"/>
          <w:lang w:val="fr-FR"/>
          <w14:ligatures w14:val="none"/>
        </w:rPr>
      </w:pPr>
    </w:p>
    <w:p w14:paraId="1BC45F88" w14:textId="77777777" w:rsidR="00031717" w:rsidRDefault="00031717" w:rsidP="00F31D6C">
      <w:pPr>
        <w:spacing w:after="0" w:line="276" w:lineRule="auto"/>
        <w:jc w:val="both"/>
        <w:rPr>
          <w:rFonts w:ascii="Arial" w:eastAsia="Calibri" w:hAnsi="Arial" w:cs="Arial"/>
          <w:kern w:val="0"/>
          <w:sz w:val="21"/>
          <w:szCs w:val="21"/>
          <w:lang w:val="fr-FR"/>
          <w14:ligatures w14:val="none"/>
        </w:rPr>
      </w:pPr>
    </w:p>
    <w:p w14:paraId="5791AF09" w14:textId="77777777" w:rsidR="00031717" w:rsidRPr="00F31D6C" w:rsidRDefault="00031717" w:rsidP="00F31D6C">
      <w:pPr>
        <w:spacing w:after="0" w:line="276" w:lineRule="auto"/>
        <w:jc w:val="both"/>
        <w:rPr>
          <w:rFonts w:ascii="Arial" w:eastAsia="Calibri" w:hAnsi="Arial" w:cs="Arial"/>
          <w:kern w:val="0"/>
          <w:sz w:val="21"/>
          <w:szCs w:val="21"/>
          <w:lang w:val="fr-FR"/>
          <w14:ligatures w14:val="none"/>
        </w:rPr>
      </w:pPr>
    </w:p>
    <w:p w14:paraId="0AF4C2D1"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152" w:name="_Toc182911022"/>
      <w:bookmarkStart w:id="153" w:name="_Toc184282227"/>
      <w:bookmarkStart w:id="154" w:name="_Toc191545747"/>
      <w:bookmarkStart w:id="155" w:name="_Toc194299232"/>
      <w:r>
        <w:rPr>
          <w:rFonts w:ascii="Arial" w:eastAsia="Times New Roman" w:hAnsi="Arial" w:cs="Arial"/>
          <w:b/>
          <w:kern w:val="0"/>
          <w:sz w:val="21"/>
          <w:szCs w:val="21"/>
          <w:lang w:val="fr-FR"/>
          <w14:ligatures w14:val="none"/>
        </w:rPr>
        <w:t>Études de base et évaluation de l’importance du site</w:t>
      </w:r>
      <w:bookmarkEnd w:id="152"/>
      <w:bookmarkEnd w:id="153"/>
      <w:bookmarkEnd w:id="154"/>
      <w:bookmarkEnd w:id="155"/>
    </w:p>
    <w:p w14:paraId="6AE27788"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D1091AC" w14:textId="77777777" w:rsid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Pour assurer une évaluation appropriée, des anthropologues spécialisés ont identifié des sites du patrimoine culturel. Des entretiens ont ensuite été menés avec les communautés des 5 villages concernés, afin d'identifier les sites sacrés à proximité du projet.</w:t>
      </w:r>
    </w:p>
    <w:p w14:paraId="4FB1314D" w14:textId="77777777" w:rsidR="00606F21" w:rsidRDefault="00606F21" w:rsidP="00F31D6C">
      <w:pPr>
        <w:spacing w:after="0" w:line="276" w:lineRule="auto"/>
        <w:jc w:val="both"/>
        <w:rPr>
          <w:rFonts w:ascii="Arial" w:eastAsia="Calibri" w:hAnsi="Arial" w:cs="Arial"/>
          <w:kern w:val="0"/>
          <w:sz w:val="21"/>
          <w:szCs w:val="21"/>
          <w:lang w:val="fr-FR"/>
          <w14:ligatures w14:val="none"/>
        </w:rPr>
      </w:pPr>
    </w:p>
    <w:p w14:paraId="5BBD2B31" w14:textId="77777777" w:rsidR="00606F21" w:rsidRPr="00F31D6C" w:rsidRDefault="00606F21" w:rsidP="00F31D6C">
      <w:pPr>
        <w:spacing w:after="0" w:line="276" w:lineRule="auto"/>
        <w:jc w:val="both"/>
        <w:rPr>
          <w:rFonts w:ascii="Arial" w:eastAsia="Calibri" w:hAnsi="Arial" w:cs="Arial"/>
          <w:kern w:val="0"/>
          <w:sz w:val="21"/>
          <w:szCs w:val="21"/>
          <w:lang w:val="fr-FR"/>
          <w14:ligatures w14:val="none"/>
        </w:rPr>
      </w:pPr>
      <w:commentRangeStart w:id="363"/>
      <w:r>
        <w:rPr>
          <w:rFonts w:ascii="Arial" w:eastAsia="Calibri" w:hAnsi="Arial" w:cs="Arial"/>
          <w:kern w:val="0"/>
          <w:sz w:val="21"/>
          <w:szCs w:val="21"/>
          <w:lang w:val="fr-FR"/>
          <w14:ligatures w14:val="none"/>
        </w:rPr>
        <w:t xml:space="preserve">Il convient de noter que vingt-trois (23) localités seront concernées par les activités d'acquisition de terres. À ce stade, six villages sont pressentis pour être affectés par un déplacement physique : Katchafan, Dossolon, Marao, Karagbo (débarcadère de Dobali), Kakourounty et Bélé-Bélé. Ces villages ne disposent pas de cimetières : les ménages enterrent leurs morts au sein de leur propre concession, si bien que les tombes sont disséminées à travers les villages. Seuls les sites du patrimoine culturel divulgués ont été recensés lors des inventaires.</w:t>
      </w:r>
      <w:commentRangeEnd w:id="363"/>
      <w:r>
        <w:rPr>
          <w:rStyle w:val="Marquedecommentaire"/>
        </w:rPr>
        <w:commentReference w:id="363"/>
      </w:r>
    </w:p>
    <w:p w14:paraId="032ED6F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6F86A63" w14:textId="77777777" w:rsidR="00F31D6C" w:rsidRPr="00912B40"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Les données collectées sur ces sites sacrés ont été soigneusement collationnées et géo-référencées. Deux types de patrimoine culturel ont été identifiés dans la zone d’étude et sont décrits plus en détail ci-dessous :</w:t>
      </w:r>
    </w:p>
    <w:p w14:paraId="73163074" w14:textId="77777777" w:rsidR="00F31D6C" w:rsidRPr="00912B40" w:rsidRDefault="00F31D6C" w:rsidP="00F31D6C">
      <w:pPr>
        <w:spacing w:after="0" w:line="276" w:lineRule="auto"/>
        <w:jc w:val="both"/>
        <w:rPr>
          <w:rFonts w:ascii="Arial" w:eastAsia="Calibri" w:hAnsi="Arial" w:cs="Arial"/>
          <w:color w:val="FF0000"/>
          <w:kern w:val="0"/>
          <w:sz w:val="21"/>
          <w:szCs w:val="21"/>
          <w:lang w:val="fr-FR"/>
          <w14:ligatures w14:val="none"/>
        </w:rPr>
      </w:pPr>
    </w:p>
    <w:p w14:paraId="354DD6D7" w14:textId="77777777" w:rsidR="00F31D6C" w:rsidRPr="00912B40" w:rsidRDefault="00F31D6C" w:rsidP="00F31D6C">
      <w:pPr>
        <w:numPr>
          <w:ilvl w:val="0"/>
          <w:numId w:val="6"/>
        </w:numPr>
        <w:spacing w:after="0" w:line="276" w:lineRule="auto"/>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Patrimoine culturel immatériel ; et</w:t>
      </w:r>
    </w:p>
    <w:p w14:paraId="0637C3F6" w14:textId="77777777" w:rsidR="00F31D6C" w:rsidRPr="00912B40" w:rsidRDefault="00F31D6C" w:rsidP="00F31D6C">
      <w:pPr>
        <w:numPr>
          <w:ilvl w:val="0"/>
          <w:numId w:val="6"/>
        </w:numPr>
        <w:spacing w:after="0" w:line="276" w:lineRule="auto"/>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Patrimoine culturel.</w:t>
      </w:r>
    </w:p>
    <w:p w14:paraId="24655D48" w14:textId="77777777" w:rsidR="00F31D6C" w:rsidRPr="00912B40" w:rsidRDefault="00F31D6C" w:rsidP="00F31D6C">
      <w:pPr>
        <w:spacing w:after="0" w:line="276" w:lineRule="auto"/>
        <w:jc w:val="both"/>
        <w:rPr>
          <w:rFonts w:ascii="Arial" w:eastAsia="Calibri" w:hAnsi="Arial" w:cs="Arial"/>
          <w:color w:val="FF0000"/>
          <w:kern w:val="0"/>
          <w:sz w:val="21"/>
          <w:szCs w:val="21"/>
          <w:lang w:val="fr-FR" w:eastAsia="fr-FR"/>
          <w14:ligatures w14:val="none"/>
        </w:rPr>
      </w:pPr>
    </w:p>
    <w:p w14:paraId="5FB84D60" w14:textId="77777777" w:rsidR="00F31D6C" w:rsidRPr="00912B40" w:rsidRDefault="00F31D6C" w:rsidP="00F31D6C">
      <w:pPr>
        <w:keepNext/>
        <w:spacing w:after="0" w:line="276" w:lineRule="auto"/>
        <w:jc w:val="both"/>
        <w:outlineLvl w:val="4"/>
        <w:rPr>
          <w:rFonts w:ascii="Arial" w:eastAsia="Calibri" w:hAnsi="Arial" w:cs="Arial"/>
          <w:kern w:val="0"/>
          <w:sz w:val="21"/>
          <w:szCs w:val="21"/>
          <w:u w:val="single"/>
          <w:lang w:val="fr-FR"/>
          <w14:ligatures w14:val="none"/>
        </w:rPr>
      </w:pPr>
      <w:r>
        <w:rPr>
          <w:rFonts w:ascii="Arial" w:eastAsia="Calibri" w:hAnsi="Arial" w:cs="Arial"/>
          <w:kern w:val="0"/>
          <w:sz w:val="21"/>
          <w:szCs w:val="21"/>
          <w:u w:val="single"/>
          <w:lang w:val="fr-FR"/>
          <w14:ligatures w14:val="none"/>
        </w:rPr>
        <w:t xml:space="preserve">Patrimoine culturel </w:t>
      </w:r>
      <w:commentRangeStart w:id="156"/>
      <w:commentRangeStart w:id="157"/>
      <w:r>
        <w:rPr>
          <w:rFonts w:ascii="Arial" w:eastAsia="Calibri" w:hAnsi="Arial" w:cs="Arial"/>
          <w:kern w:val="0"/>
          <w:sz w:val="21"/>
          <w:szCs w:val="21"/>
          <w:u w:val="single"/>
          <w:lang w:val="fr-FR"/>
          <w14:ligatures w14:val="none"/>
        </w:rPr>
        <w:t>immatériel</w:t>
      </w:r>
      <w:commentRangeEnd w:id="156"/>
      <w:r>
        <w:rPr>
          <w:rStyle w:val="Marquedecommentaire"/>
          <w:rFonts w:ascii="Arial" w:eastAsia="Calibri" w:hAnsi="Arial" w:cs="Arial"/>
          <w:kern w:val="0"/>
          <w:sz w:val="21"/>
          <w:szCs w:val="21"/>
          <w:u w:val="single"/>
          <w:lang w:val="fr-FR"/>
          <w14:ligatures w14:val="none"/>
        </w:rPr>
        <w:commentReference w:id="156"/>
      </w:r>
      <w:commentRangeEnd w:id="157"/>
      <w:r>
        <w:rPr>
          <w:rStyle w:val="Marquedecommentaire"/>
        </w:rPr>
        <w:commentReference w:id="157"/>
      </w:r>
    </w:p>
    <w:p w14:paraId="3C7D3AE2" w14:textId="77777777" w:rsidR="00F31D6C" w:rsidRPr="00912B40" w:rsidRDefault="00F31D6C" w:rsidP="00F31D6C">
      <w:pPr>
        <w:spacing w:after="0" w:line="276" w:lineRule="auto"/>
        <w:jc w:val="both"/>
        <w:rPr>
          <w:rFonts w:ascii="Arial" w:eastAsia="Calibri" w:hAnsi="Arial" w:cs="Arial"/>
          <w:color w:val="FF0000"/>
          <w:kern w:val="0"/>
          <w:sz w:val="21"/>
          <w:szCs w:val="21"/>
          <w:lang w:val="fr-FR"/>
          <w14:ligatures w14:val="none"/>
        </w:rPr>
      </w:pPr>
    </w:p>
    <w:p w14:paraId="1D03DA06" w14:textId="6829F98D" w:rsidR="00831595" w:rsidRPr="00831595" w:rsidRDefault="00831595" w:rsidP="00831595">
      <w:pPr>
        <w:pStyle w:val="Paragraphedeliste"/>
        <w:numPr>
          <w:ilvl w:val="0"/>
          <w:numId w:val="25"/>
        </w:numPr>
        <w:spacing w:after="0" w:line="276" w:lineRule="auto"/>
        <w:jc w:val="both"/>
        <w:rPr>
          <w:ins w:id="158" w:author="Ismael SAMBY" w:date="2026-08-10T16:35:00Z"/>
          <w:rFonts w:ascii="Arial" w:eastAsia="Calibri" w:hAnsi="Arial" w:cs="Arial"/>
          <w:kern w:val="0"/>
          <w:sz w:val="21"/>
          <w:szCs w:val="21"/>
          <w:lang w:val="fr-FR"/>
          <w14:ligatures w14:val="none"/>
          <w:rPrChange w:id="159" w:author="Ismael SAMBY" w:date="2026-08-10T16:37:00Z">
            <w:rPr>
              <w:ins w:id="160" w:author="Ismael SAMBY" w:date="2026-08-10T16:35:00Z"/>
              <w:rFonts w:ascii="Times New Roman" w:eastAsia="Times New Roman" w:hAnsi="Times New Roman" w:cs="Times New Roman"/>
              <w:kern w:val="0"/>
              <w:sz w:val="24"/>
              <w:szCs w:val="24"/>
              <w:lang w:val="fr-FR" w:eastAsia="fr-FR"/>
              <w14:ligatures w14:val="none"/>
            </w:rPr>
          </w:rPrChange>
        </w:rPr>
        <w:pPrChange w:id="161" w:author="Ismael SAMBY" w:date="2026-08-10T16:37:00Z">
          <w:pPr>
            <w:spacing w:after="0" w:line="240" w:lineRule="auto"/>
          </w:pPr>
        </w:pPrChange>
      </w:pPr>
      <w:ins w:id="162" w:author="Ismael SAMBY" w:date="2026-08-10T16:35:00Z">
        <w:r>
          <w:rPr>
            <w:rFonts w:ascii="Arial" w:eastAsia="Calibri" w:hAnsi="Arial" w:cs="Arial"/>
            <w:kern w:val="0"/>
            <w:sz w:val="21"/>
            <w:szCs w:val="21"/>
            <w:lang w:val="fr-FR"/>
            <w14:ligatures w14:val="none"/>
            <w:rPrChange w:id="163" w:author="Ismael SAMBY" w:date="2026-08-10T16:37:00Z">
              <w:rPr>
                <w:rFonts w:ascii="Times New Roman" w:eastAsia="Times New Roman" w:hAnsi="Times New Roman" w:cs="Times New Roman"/>
                <w:b/>
                <w:bCs/>
                <w:kern w:val="0"/>
                <w:sz w:val="24"/>
                <w:szCs w:val="24"/>
                <w:lang w:val="fr-FR" w:eastAsia="fr-FR"/>
                <w14:ligatures w14:val="none"/>
              </w:rPr>
            </w:rPrChange>
          </w:rPr>
          <w:t>Les savoirs relatifs à la médecine traditionnelle</w:t>
        </w:r>
        <w:r>
          <w:rPr>
            <w:rFonts w:ascii="Arial" w:eastAsia="Calibri" w:hAnsi="Arial" w:cs="Arial"/>
            <w:kern w:val="0"/>
            <w:sz w:val="21"/>
            <w:szCs w:val="21"/>
            <w:lang w:val="fr-FR"/>
            <w14:ligatures w14:val="none"/>
            <w:rPrChange w:id="164" w:author="Ismael SAMBY" w:date="2026-08-10T16:37:00Z">
              <w:rPr>
                <w:rFonts w:ascii="Times New Roman" w:eastAsia="Times New Roman" w:hAnsi="Times New Roman" w:cs="Times New Roman"/>
                <w:kern w:val="0"/>
                <w:sz w:val="24"/>
                <w:szCs w:val="24"/>
                <w:lang w:val="fr-FR" w:eastAsia="fr-FR"/>
                <w14:ligatures w14:val="none"/>
              </w:rPr>
            </w:rPrChange>
          </w:rPr>
          <w:t xml:space="preserve">, fondés sur la connaissance et l'usage de plantes locales issues des forêts-galeries et des mangroves de la zone d'étude, dont la disponibilité pourrait être affectée par la perte de couvert végétal associée au Projet ; </w:t>
        </w:r>
      </w:ins>
      <w:ins w:id="165" w:author="Ismael SAMBY" w:date="2026-08-10T16:36:00Z">
        <w:r>
          <w:rPr>
            <w:rFonts w:ascii="Arial" w:eastAsia="Calibri" w:hAnsi="Arial" w:cs="Arial"/>
            <w:kern w:val="0"/>
            <w:sz w:val="21"/>
            <w:szCs w:val="21"/>
            <w:lang w:val="fr-FR"/>
            <w14:ligatures w14:val="none"/>
            <w:rPrChange w:id="166" w:author="Ismael SAMBY" w:date="2026-08-10T16:37:00Z">
              <w:rPr>
                <w:lang w:val="fr-FR"/>
              </w:rPr>
            </w:rPrChange>
          </w:rPr>
          <w:t>et</w:t>
        </w:r>
      </w:ins>
    </w:p>
    <w:p w14:paraId="7D9BC85D" w14:textId="077DDA74" w:rsidR="00831595" w:rsidRPr="00831595" w:rsidRDefault="00831595" w:rsidP="00831595">
      <w:pPr>
        <w:pStyle w:val="Paragraphedeliste"/>
        <w:numPr>
          <w:ilvl w:val="0"/>
          <w:numId w:val="25"/>
        </w:numPr>
        <w:spacing w:after="0" w:line="276" w:lineRule="auto"/>
        <w:jc w:val="both"/>
        <w:rPr>
          <w:ins w:id="167" w:author="Ismael SAMBY" w:date="2026-08-10T16:35:00Z"/>
          <w:rFonts w:ascii="Arial" w:eastAsia="Calibri" w:hAnsi="Arial" w:cs="Arial"/>
          <w:kern w:val="0"/>
          <w:sz w:val="21"/>
          <w:szCs w:val="21"/>
          <w:lang w:val="fr-FR"/>
          <w14:ligatures w14:val="none"/>
          <w:rPrChange w:id="168" w:author="Ismael SAMBY" w:date="2026-08-10T16:37:00Z">
            <w:rPr>
              <w:ins w:id="169" w:author="Ismael SAMBY" w:date="2026-08-10T16:35:00Z"/>
              <w:lang w:val="fr-FR"/>
            </w:rPr>
          </w:rPrChange>
        </w:rPr>
        <w:pPrChange w:id="170" w:author="Ismael SAMBY" w:date="2026-08-10T16:37:00Z">
          <w:pPr>
            <w:spacing w:after="0" w:line="276" w:lineRule="auto"/>
            <w:jc w:val="both"/>
          </w:pPr>
        </w:pPrChange>
      </w:pPr>
      <w:ins w:id="171" w:author="Ismael SAMBY" w:date="2026-08-10T16:35:00Z">
        <w:r>
          <w:rPr>
            <w:rFonts w:ascii="Arial" w:eastAsia="Calibri" w:hAnsi="Arial" w:cs="Arial"/>
            <w:kern w:val="0"/>
            <w:sz w:val="21"/>
            <w:szCs w:val="21"/>
            <w:lang w:val="fr-FR"/>
            <w14:ligatures w14:val="none"/>
            <w:rPrChange w:id="172" w:author="Ismael SAMBY" w:date="2026-08-10T16:37:00Z">
              <w:rPr>
                <w:rFonts w:ascii="Times New Roman" w:eastAsia="Times New Roman" w:hAnsi="Times New Roman" w:cs="Times New Roman"/>
                <w:b/>
                <w:bCs/>
                <w:kern w:val="0"/>
                <w:sz w:val="24"/>
                <w:szCs w:val="24"/>
                <w:lang w:val="fr-FR" w:eastAsia="fr-FR"/>
                <w14:ligatures w14:val="none"/>
              </w:rPr>
            </w:rPrChange>
          </w:rPr>
          <w:t>Les pratiques rituelles et croyances associées aux sites sacrés</w:t>
        </w:r>
        <w:r>
          <w:rPr>
            <w:rFonts w:ascii="Arial" w:eastAsia="Calibri" w:hAnsi="Arial" w:cs="Arial"/>
            <w:kern w:val="0"/>
            <w:sz w:val="21"/>
            <w:szCs w:val="21"/>
            <w:lang w:val="fr-FR"/>
            <w14:ligatures w14:val="none"/>
            <w:rPrChange w:id="173" w:author="Ismael SAMBY" w:date="2026-08-10T16:37:00Z">
              <w:rPr>
                <w:rFonts w:ascii="Times New Roman" w:eastAsia="Times New Roman" w:hAnsi="Times New Roman" w:cs="Times New Roman"/>
                <w:kern w:val="0"/>
                <w:sz w:val="24"/>
                <w:szCs w:val="24"/>
                <w:lang w:val="fr-FR" w:eastAsia="fr-FR"/>
                <w14:ligatures w14:val="none"/>
              </w:rPr>
            </w:rPrChange>
          </w:rPr>
          <w:t xml:space="preserve"> identifiés dans la zone d'influence du Projet, dont le détail (localisation, communautés détentrices, mesures de gestion) est présenté au Chapitre </w:t>
        </w:r>
      </w:ins>
      <w:ins w:id="174" w:author="Ismael SAMBY" w:date="2026-08-10T16:37:00Z">
        <w:r>
          <w:rPr>
            <w:rFonts w:ascii="Arial" w:eastAsia="Calibri" w:hAnsi="Arial" w:cs="Arial"/>
            <w:kern w:val="0"/>
            <w:sz w:val="21"/>
            <w:szCs w:val="21"/>
            <w:lang w:val="fr-FR"/>
            <w14:ligatures w14:val="none"/>
            <w:rPrChange w:id="175" w:author="Ismael SAMBY" w:date="2026-08-10T16:37:00Z">
              <w:rPr>
                <w:lang w:val="fr-FR"/>
              </w:rPr>
            </w:rPrChange>
          </w:rPr>
          <w:t>(</w:t>
        </w:r>
      </w:ins>
      <w:ins w:id="176" w:author="Ismael SAMBY" w:date="2026-08-10T16:36:00Z">
        <w:r>
          <w:rPr>
            <w:rFonts w:ascii="Arial" w:eastAsia="Calibri" w:hAnsi="Arial" w:cs="Arial"/>
            <w:kern w:val="0"/>
            <w:sz w:val="21"/>
            <w:szCs w:val="21"/>
            <w:lang w:val="fr-FR"/>
            <w14:ligatures w14:val="none"/>
            <w:rPrChange w:id="177" w:author="Ismael SAMBY" w:date="2026-08-10T16:37:00Z">
              <w:rPr>
                <w:lang w:val="fr-FR"/>
              </w:rPr>
            </w:rPrChange>
          </w:rPr>
          <w:t>8.3</w:t>
        </w:r>
      </w:ins>
      <w:ins w:id="178" w:author="Ismael SAMBY" w:date="2026-08-10T16:37:00Z">
        <w:r>
          <w:rPr>
            <w:rFonts w:ascii="Arial" w:eastAsia="Calibri" w:hAnsi="Arial" w:cs="Arial"/>
            <w:kern w:val="0"/>
            <w:sz w:val="21"/>
            <w:szCs w:val="21"/>
            <w:lang w:val="fr-FR"/>
            <w14:ligatures w14:val="none"/>
            <w:rPrChange w:id="179" w:author="Ismael SAMBY" w:date="2026-08-10T16:37:00Z">
              <w:rPr>
                <w:lang w:val="fr-FR"/>
              </w:rPr>
            </w:rPrChange>
          </w:rPr>
          <w:t>).</w:t>
        </w:r>
      </w:ins>
    </w:p>
    <w:p w14:paraId="2B48D63B" w14:textId="5ECEA9F8" w:rsidR="00F31D6C" w:rsidRPr="00912B40" w:rsidDel="00831595" w:rsidRDefault="00F31D6C" w:rsidP="00F31D6C">
      <w:pPr>
        <w:spacing w:after="0" w:line="276" w:lineRule="auto"/>
        <w:jc w:val="both"/>
        <w:rPr>
          <w:del w:id="180" w:author="Ismael SAMBY" w:date="2026-08-10T16:35:00Z"/>
          <w:rFonts w:ascii="Arial" w:eastAsia="Calibri" w:hAnsi="Arial" w:cs="Arial"/>
          <w:kern w:val="0"/>
          <w:sz w:val="21"/>
          <w:szCs w:val="21"/>
          <w:lang w:val="fr-FR" w:eastAsia="fr-FR"/>
          <w14:ligatures w14:val="none"/>
        </w:rPr>
      </w:pPr>
      <w:commentRangeStart w:id="181"/>
      <w:del w:id="182" w:author="Ismael SAMBY" w:date="2026-08-10T16:35:00Z">
        <w:r>
          <w:rPr>
            <w:rFonts w:ascii="Arial" w:eastAsia="Calibri" w:hAnsi="Arial" w:cs="Arial"/>
            <w:kern w:val="0"/>
            <w:sz w:val="21"/>
            <w:szCs w:val="21"/>
            <w:lang w:val="fr-FR" w:eastAsia="fr-FR"/>
            <w14:ligatures w14:val="none"/>
          </w:rPr>
          <w:delText>Plusieurs biens du patrimoine culturel ont été identifiés dans la zone d’étude comme faisant partie du patrimoine culturel immatériel. Parmi les sites divulgués, en dehors du patrimoine culturel matériel, il y’</w:delText>
        </w:r>
      </w:del>
      <w:ins w:id="183" w:author="Jerry Kalonji" w:date="2026-08-10T14:11:00Z">
        <w:del w:id="184" w:author="Ismael SAMBY" w:date="2026-08-10T16:35:00Z">
          <w:r>
            <w:rPr>
              <w:rFonts w:ascii="Arial" w:eastAsia="Calibri" w:hAnsi="Arial" w:cs="Arial"/>
              <w:kern w:val="0"/>
              <w:sz w:val="21"/>
              <w:szCs w:val="21"/>
              <w:lang w:val="fr-FR" w:eastAsia="fr-FR"/>
              <w14:ligatures w14:val="none"/>
            </w:rPr>
            <w:delText xml:space="preserve"> </w:delText>
          </w:r>
        </w:del>
      </w:ins>
      <w:del w:id="185" w:author="Ismael SAMBY" w:date="2026-08-10T16:35:00Z">
        <w:r>
          <w:rPr>
            <w:rFonts w:ascii="Arial" w:eastAsia="Calibri" w:hAnsi="Arial" w:cs="Arial"/>
            <w:kern w:val="0"/>
            <w:sz w:val="21"/>
            <w:szCs w:val="21"/>
            <w:lang w:val="fr-FR" w:eastAsia="fr-FR"/>
            <w14:ligatures w14:val="none"/>
          </w:rPr>
          <w:delText>a des mosquées dans chaque village.</w:delText>
        </w:r>
        <w:commentRangeEnd w:id="181"/>
        <w:r>
          <w:rPr>
            <w:rStyle w:val="Marquedecommentaire"/>
            <w:rFonts w:ascii="Arial" w:eastAsia="Calibri" w:hAnsi="Arial" w:cs="Arial"/>
            <w:kern w:val="0"/>
            <w:sz w:val="21"/>
            <w:szCs w:val="21"/>
            <w:lang w:val="fr-FR" w:eastAsia="fr-FR"/>
            <w14:ligatures w14:val="none"/>
          </w:rPr>
          <w:commentReference w:id="181"/>
        </w:r>
      </w:del>
    </w:p>
    <w:p w14:paraId="244F5F0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13FCDE2B" w14:textId="77777777" w:rsidR="00F31D6C" w:rsidRPr="00F31D6C" w:rsidRDefault="00F31D6C" w:rsidP="00F31D6C">
      <w:pPr>
        <w:keepNext/>
        <w:spacing w:after="0" w:line="276" w:lineRule="auto"/>
        <w:jc w:val="both"/>
        <w:outlineLvl w:val="4"/>
        <w:rPr>
          <w:rFonts w:ascii="Arial" w:eastAsia="Calibri" w:hAnsi="Arial" w:cs="Arial"/>
          <w:kern w:val="0"/>
          <w:sz w:val="21"/>
          <w:szCs w:val="21"/>
          <w:u w:val="single"/>
          <w:lang w:val="fr-FR"/>
          <w14:ligatures w14:val="none"/>
        </w:rPr>
      </w:pPr>
      <w:r>
        <w:rPr>
          <w:rFonts w:ascii="Arial" w:eastAsia="Calibri" w:hAnsi="Arial" w:cs="Arial"/>
          <w:kern w:val="0"/>
          <w:sz w:val="21"/>
          <w:szCs w:val="21"/>
          <w:u w:val="single"/>
          <w:lang w:val="fr-FR"/>
          <w14:ligatures w14:val="none"/>
        </w:rPr>
        <w:t>Patrimoine culturel matériel</w:t>
      </w:r>
    </w:p>
    <w:p w14:paraId="66E3D68F"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DAB1BF7" w14:textId="557562EF" w:rsidR="00F31D6C" w:rsidRPr="00F31D6C" w:rsidRDefault="00F31D6C" w:rsidP="00F31D6C">
      <w:pPr>
        <w:spacing w:after="0" w:line="276" w:lineRule="auto"/>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Le patrimoine culturel matériel désigne les objets, monuments, groupes de bâtiments et de sites, ainsi que les musées qui se distinguent par leurs diverses valeurs, notamment leur signification symbolique, historique, artistique, esthétique, ethnologique ou anthropologique, scientifique et sociale.</w:t>
      </w:r>
      <w:ins w:id="186" w:author="Ismael SAMBY" w:date="2026-08-10T16:35:00Z">
        <w:r>
          <w:rPr>
            <w:rFonts w:ascii="Arial" w:eastAsia="Calibri" w:hAnsi="Arial" w:cs="Arial"/>
            <w:kern w:val="0"/>
            <w:sz w:val="21"/>
            <w:szCs w:val="21"/>
            <w:lang w:val="fr-FR" w:eastAsia="fr-FR"/>
            <w14:ligatures w14:val="none"/>
          </w:rPr>
          <w:t xml:space="preserve"> Parmi les sites divulgués, en dehors du patrimoine culturel matériel, il y a des mosquées dans chaque village</w:t>
        </w:r>
      </w:ins>
    </w:p>
    <w:p w14:paraId="385CC1C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982AA1C" w14:textId="4D283825"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Dans la zone d’étude, </w:t>
      </w:r>
      <w:del w:id="187" w:author="Jerry Kalonji" w:date="2026-08-10T14:18:00Z">
        <w:r>
          <w:rPr>
            <w:rFonts w:ascii="Arial" w:eastAsia="Calibri" w:hAnsi="Arial" w:cs="Arial"/>
            <w:kern w:val="0"/>
            <w:sz w:val="21"/>
            <w:szCs w:val="21"/>
            <w:lang w:val="fr-FR"/>
            <w14:ligatures w14:val="none"/>
          </w:rPr>
          <w:delText xml:space="preserve">un total de </w:delText>
        </w:r>
      </w:del>
      <w:r>
        <w:rPr>
          <w:rFonts w:ascii="Arial" w:eastAsia="Calibri" w:hAnsi="Arial" w:cs="Arial"/>
          <w:kern w:val="0"/>
          <w:sz w:val="21"/>
          <w:szCs w:val="21"/>
          <w:lang w:val="fr-FR"/>
          <w14:ligatures w14:val="none"/>
        </w:rPr>
        <w:t xml:space="preserve">cinq sites </w:t>
      </w:r>
      <w:ins w:id="188" w:author="Jerry Kalonji" w:date="2026-08-10T14:19:00Z">
        <w:r>
          <w:rPr>
            <w:rFonts w:ascii="Arial" w:eastAsia="Calibri" w:hAnsi="Arial" w:cs="Arial"/>
            <w:kern w:val="0"/>
            <w:sz w:val="21"/>
            <w:szCs w:val="21"/>
            <w:lang w:val="fr-FR"/>
            <w14:ligatures w14:val="none"/>
          </w:rPr>
          <w:t xml:space="preserve">relevant </w:t>
        </w:r>
      </w:ins>
      <w:r>
        <w:rPr>
          <w:rFonts w:ascii="Arial" w:eastAsia="Calibri" w:hAnsi="Arial" w:cs="Arial"/>
          <w:kern w:val="0"/>
          <w:sz w:val="21"/>
          <w:szCs w:val="21"/>
          <w:lang w:val="fr-FR"/>
          <w14:ligatures w14:val="none"/>
        </w:rPr>
        <w:t xml:space="preserve">du patrimoine culturel </w:t>
      </w:r>
      <w:ins w:id="189" w:author="Jerry Kalonji" w:date="2026-08-10T14:19:00Z">
        <w:r>
          <w:rPr>
            <w:rFonts w:ascii="Arial" w:eastAsia="Calibri" w:hAnsi="Arial" w:cs="Arial"/>
            <w:kern w:val="0"/>
            <w:sz w:val="21"/>
            <w:szCs w:val="21"/>
            <w:lang w:val="fr-FR"/>
            <w14:ligatures w14:val="none"/>
          </w:rPr>
          <w:t xml:space="preserve">matériel </w:t>
        </w:r>
      </w:ins>
      <w:del w:id="190" w:author="Jerry Kalonji" w:date="2026-08-10T14:19:00Z">
        <w:r>
          <w:rPr>
            <w:rFonts w:ascii="Arial" w:eastAsia="Calibri" w:hAnsi="Arial" w:cs="Arial"/>
            <w:kern w:val="0"/>
            <w:sz w:val="21"/>
            <w:szCs w:val="21"/>
            <w:lang w:val="fr-FR"/>
            <w14:ligatures w14:val="none"/>
          </w:rPr>
          <w:delText xml:space="preserve">a </w:delText>
        </w:r>
      </w:del>
      <w:ins w:id="191" w:author="Jerry Kalonji" w:date="2026-08-10T14:19:00Z">
        <w:r>
          <w:rPr>
            <w:rFonts w:ascii="Arial" w:eastAsia="Calibri" w:hAnsi="Arial" w:cs="Arial"/>
            <w:kern w:val="0"/>
            <w:sz w:val="21"/>
            <w:szCs w:val="21"/>
            <w:lang w:val="fr-FR"/>
            <w14:ligatures w14:val="none"/>
          </w:rPr>
          <w:t xml:space="preserve">ont </w:t>
        </w:r>
      </w:ins>
      <w:r>
        <w:rPr>
          <w:rFonts w:ascii="Arial" w:eastAsia="Calibri" w:hAnsi="Arial" w:cs="Arial"/>
          <w:kern w:val="0"/>
          <w:sz w:val="21"/>
          <w:szCs w:val="21"/>
          <w:lang w:val="fr-FR"/>
          <w14:ligatures w14:val="none"/>
        </w:rPr>
        <w:t xml:space="preserve">été </w:t>
      </w:r>
      <w:del w:id="192" w:author="Jerry Kalonji" w:date="2026-08-10T14:19:00Z">
        <w:r>
          <w:rPr>
            <w:rFonts w:ascii="Arial" w:eastAsia="Calibri" w:hAnsi="Arial" w:cs="Arial"/>
            <w:kern w:val="0"/>
            <w:sz w:val="21"/>
            <w:szCs w:val="21"/>
            <w:lang w:val="fr-FR"/>
            <w14:ligatures w14:val="none"/>
          </w:rPr>
          <w:delText>identifié</w:delText>
        </w:r>
      </w:del>
      <w:del w:id="193" w:author="Jerry Kalonji" w:date="2026-08-10T14:18:00Z">
        <w:r>
          <w:rPr>
            <w:rFonts w:ascii="Arial" w:eastAsia="Calibri" w:hAnsi="Arial" w:cs="Arial"/>
            <w:kern w:val="0"/>
            <w:sz w:val="21"/>
            <w:szCs w:val="21"/>
            <w:lang w:val="fr-FR"/>
            <w14:ligatures w14:val="none"/>
          </w:rPr>
          <w:delText>s</w:delText>
        </w:r>
      </w:del>
      <w:ins w:id="194" w:author="Jerry Kalonji" w:date="2026-08-10T14:19:00Z">
        <w:r>
          <w:rPr>
            <w:rFonts w:ascii="Arial" w:eastAsia="Calibri" w:hAnsi="Arial" w:cs="Arial"/>
            <w:kern w:val="0"/>
            <w:sz w:val="21"/>
            <w:szCs w:val="21"/>
            <w:lang w:val="fr-FR"/>
            <w14:ligatures w14:val="none"/>
          </w:rPr>
          <w:t>recensés</w:t>
        </w:r>
      </w:ins>
      <w:r>
        <w:rPr>
          <w:rFonts w:ascii="Arial" w:eastAsia="Calibri" w:hAnsi="Arial" w:cs="Arial"/>
          <w:kern w:val="0"/>
          <w:sz w:val="21"/>
          <w:szCs w:val="21"/>
          <w:lang w:val="fr-FR"/>
          <w14:ligatures w14:val="none"/>
        </w:rPr>
        <w:t xml:space="preserve"> </w:t>
      </w:r>
      <w:del w:id="195" w:author="Jerry Kalonji" w:date="2026-08-10T14:19:00Z">
        <w:r>
          <w:rPr>
            <w:rFonts w:ascii="Arial" w:eastAsia="Calibri" w:hAnsi="Arial" w:cs="Arial"/>
            <w:kern w:val="0"/>
            <w:sz w:val="21"/>
            <w:szCs w:val="21"/>
            <w:lang w:val="fr-FR"/>
            <w14:ligatures w14:val="none"/>
          </w:rPr>
          <w:delText>comme sites du patrimoine culturel matériel, comme suit</w:delText>
        </w:r>
      </w:del>
      <w:ins w:id="196" w:author="Jerry Kalonji" w:date="2026-08-10T14:20:00Z">
        <w:r>
          <w:rPr>
            <w:rFonts w:ascii="Arial" w:eastAsia="Calibri" w:hAnsi="Arial" w:cs="Arial"/>
            <w:kern w:val="0"/>
            <w:sz w:val="21"/>
            <w:szCs w:val="21"/>
            <w:lang w:val="fr-FR"/>
            <w14:ligatures w14:val="none"/>
          </w:rPr>
          <w:t>comme présenté ci-dessous</w:t>
        </w:r>
      </w:ins>
      <w:r>
        <w:rPr>
          <w:rFonts w:ascii="Arial" w:eastAsia="Calibri" w:hAnsi="Arial" w:cs="Arial"/>
          <w:kern w:val="0"/>
          <w:sz w:val="21"/>
          <w:szCs w:val="21"/>
          <w:lang w:val="fr-FR"/>
          <w14:ligatures w14:val="none"/>
        </w:rPr>
        <w:t xml:space="preserve"> :</w:t>
      </w:r>
    </w:p>
    <w:p w14:paraId="04C4E491"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108153D6" w14:textId="77777777" w:rsidR="00027FA2" w:rsidRPr="00027FA2" w:rsidRDefault="00027FA2" w:rsidP="00027FA2">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color w:val="000000"/>
          <w:kern w:val="0"/>
          <w:sz w:val="21"/>
          <w:szCs w:val="21"/>
          <w:lang w:val="fr-FR" w:eastAsia="fr-FR"/>
          <w14:ligatures w14:val="none"/>
        </w:rPr>
        <w:t>Deux sites sur cinq se trouvent dans l'emprise directe d'une composante du Projet (Fé-ra, Taloukhouré-Daranta) ; les trois autres sont situés à une distance variable de l'emprise (50 m à 1,1 km).</w:t>
      </w:r>
    </w:p>
    <w:p w14:paraId="4C7A0552" w14:textId="77777777" w:rsidR="00F31D6C" w:rsidRPr="00F31D6C" w:rsidRDefault="00F31D6C" w:rsidP="00F31D6C">
      <w:pPr>
        <w:spacing w:after="0" w:line="276" w:lineRule="auto"/>
        <w:jc w:val="both"/>
        <w:rPr>
          <w:rFonts w:ascii="Arial" w:eastAsia="Calibri" w:hAnsi="Arial" w:cs="Arial"/>
          <w:kern w:val="0"/>
          <w:sz w:val="21"/>
          <w:szCs w:val="21"/>
          <w:lang w:val="fr-FR" w:eastAsia="fr-FR"/>
          <w14:ligatures w14:val="none"/>
        </w:rPr>
      </w:pPr>
    </w:p>
    <w:p w14:paraId="002AE6B2" w14:textId="77777777" w:rsidR="00F31D6C" w:rsidRPr="00F31D6C" w:rsidRDefault="00F31D6C" w:rsidP="00F31D6C">
      <w:pPr>
        <w:keepNext/>
        <w:spacing w:after="0" w:line="276" w:lineRule="auto"/>
        <w:jc w:val="both"/>
        <w:outlineLvl w:val="4"/>
        <w:rPr>
          <w:rFonts w:ascii="Arial" w:eastAsia="Calibri" w:hAnsi="Arial" w:cs="Arial"/>
          <w:kern w:val="0"/>
          <w:sz w:val="21"/>
          <w:szCs w:val="21"/>
          <w:u w:val="single"/>
          <w:lang w:val="fr-FR"/>
          <w14:ligatures w14:val="none"/>
        </w:rPr>
      </w:pPr>
      <w:r>
        <w:rPr>
          <w:rFonts w:ascii="Arial" w:eastAsia="Calibri" w:hAnsi="Arial" w:cs="Arial"/>
          <w:kern w:val="0"/>
          <w:sz w:val="21"/>
          <w:szCs w:val="21"/>
          <w:u w:val="single"/>
          <w:lang w:val="fr-FR"/>
          <w14:ligatures w14:val="none"/>
        </w:rPr>
        <w:t>Évaluer l’importance des sites du patrimoine culturel</w:t>
      </w:r>
    </w:p>
    <w:p w14:paraId="08E0EE38"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381F8C9F" w14:textId="77777777" w:rsidR="00027FA2" w:rsidRDefault="00F31D6C" w:rsidP="00F31D6C">
      <w:pPr>
        <w:spacing w:after="0" w:line="276" w:lineRule="auto"/>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 xml:space="preserve">L'évaluation des sites du patrimoine culturel repose sur des informations recueillies pour chaque site, notamment les coordonnées GPS définissant les limites du site.</w:t>
      </w:r>
    </w:p>
    <w:p w14:paraId="2D629369" w14:textId="77777777" w:rsidR="00F31D6C" w:rsidRPr="00F31D6C" w:rsidRDefault="00027FA2" w:rsidP="00F31D6C">
      <w:pPr>
        <w:spacing w:after="0" w:line="276" w:lineRule="auto"/>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zh-CN"/>
          <w14:ligatures w14:val="none"/>
        </w:rPr>
        <w:t xml:space="preserve"> </w:t>
      </w:r>
    </w:p>
    <w:p w14:paraId="39BDDDAA"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lastRenderedPageBreak/>
        <w:t>L’importance des sites a été évaluée selon les critères suivants :</w:t>
      </w:r>
    </w:p>
    <w:p w14:paraId="43ED9747"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0CD15471" w14:textId="77777777" w:rsidR="00F31D6C" w:rsidRPr="00F31D6C" w:rsidRDefault="00F31D6C" w:rsidP="00F31D6C">
      <w:pPr>
        <w:numPr>
          <w:ilvl w:val="0"/>
          <w:numId w:val="8"/>
        </w:numPr>
        <w:spacing w:after="0" w:line="276" w:lineRule="auto"/>
        <w:ind w:left="714" w:hanging="357"/>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Définitions du type de patrimoine culturel établies par les lois guinéennes sur le patrimoine culturel (voir chapitre 7 fournissant le cadre juridique) ;</w:t>
      </w:r>
    </w:p>
    <w:p w14:paraId="55A117C4" w14:textId="77777777" w:rsidR="00F31D6C" w:rsidRPr="00F31D6C" w:rsidRDefault="00F31D6C" w:rsidP="00F31D6C">
      <w:pPr>
        <w:numPr>
          <w:ilvl w:val="0"/>
          <w:numId w:val="8"/>
        </w:numPr>
        <w:spacing w:after="0" w:line="276" w:lineRule="auto"/>
        <w:ind w:left="714" w:hanging="357"/>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Évaluer l’importance scientifique, historique ou culturelle pour les acteurs du patrimoine culturel local, national et international ; et</w:t>
      </w:r>
    </w:p>
    <w:p w14:paraId="20199432" w14:textId="77777777" w:rsidR="00F31D6C" w:rsidRPr="00F31D6C" w:rsidRDefault="00F31D6C" w:rsidP="00F31D6C">
      <w:pPr>
        <w:numPr>
          <w:ilvl w:val="0"/>
          <w:numId w:val="8"/>
        </w:numPr>
        <w:spacing w:after="0" w:line="276" w:lineRule="auto"/>
        <w:ind w:left="714" w:hanging="357"/>
        <w:contextualSpacing/>
        <w:jc w:val="both"/>
        <w:rPr>
          <w:rFonts w:ascii="Arial" w:eastAsia="Calibri" w:hAnsi="Arial" w:cs="Arial"/>
          <w:kern w:val="0"/>
          <w:sz w:val="21"/>
          <w:szCs w:val="21"/>
          <w:lang w:val="fr-FR" w:eastAsia="fr-FR"/>
          <w14:ligatures w14:val="none"/>
        </w:rPr>
      </w:pPr>
      <w:r>
        <w:rPr>
          <w:rFonts w:ascii="Arial" w:eastAsia="Calibri" w:hAnsi="Arial" w:cs="Arial"/>
          <w:kern w:val="0"/>
          <w:sz w:val="21"/>
          <w:szCs w:val="21"/>
          <w:lang w:val="fr-FR" w:eastAsia="fr-FR"/>
          <w14:ligatures w14:val="none"/>
        </w:rPr>
        <w:t>Empiètement du site par les différentes composantes du projet.</w:t>
      </w:r>
    </w:p>
    <w:p w14:paraId="1056FB6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73F7BC4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Évaluer </w:t>
      </w:r>
      <w:r>
        <w:rPr>
          <w:rFonts w:ascii="Arial" w:eastAsia="Calibri" w:hAnsi="Arial" w:cs="Arial"/>
          <w:kern w:val="0"/>
          <w:sz w:val="21"/>
          <w:szCs w:val="21"/>
          <w:lang w:val="fr-FR" w:eastAsia="fr-FR"/>
          <w14:ligatures w14:val="none"/>
        </w:rPr>
        <w:t>l’importance signifie prendre en compte les avis des acteurs locaux.</w:t>
      </w:r>
    </w:p>
    <w:p w14:paraId="01FF583A"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3BE84791" w14:textId="77777777" w:rsidR="00027FA2" w:rsidRPr="00F31D6C" w:rsidRDefault="00027FA2" w:rsidP="00F31D6C">
      <w:pPr>
        <w:spacing w:after="0" w:line="276" w:lineRule="auto"/>
        <w:jc w:val="both"/>
        <w:rPr>
          <w:rFonts w:ascii="Arial" w:eastAsia="Calibri" w:hAnsi="Arial" w:cs="Arial"/>
          <w:kern w:val="0"/>
          <w:sz w:val="21"/>
          <w:szCs w:val="21"/>
          <w:lang w:val="fr-FR"/>
          <w14:ligatures w14:val="none"/>
        </w:rPr>
      </w:pPr>
    </w:p>
    <w:p w14:paraId="590E5CBE"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197" w:name="_Toc182911023"/>
      <w:bookmarkStart w:id="198" w:name="_Toc184282228"/>
      <w:bookmarkStart w:id="199" w:name="_Toc189418924"/>
      <w:bookmarkStart w:id="200" w:name="_Toc190703731"/>
      <w:bookmarkStart w:id="201" w:name="_Toc191545748"/>
      <w:bookmarkStart w:id="202" w:name="_Toc194299233"/>
      <w:r>
        <w:rPr>
          <w:rFonts w:ascii="Arial" w:eastAsia="Times New Roman" w:hAnsi="Arial" w:cs="Arial"/>
          <w:b/>
          <w:kern w:val="0"/>
          <w:sz w:val="21"/>
          <w:szCs w:val="21"/>
          <w:lang w:val="fr-FR"/>
          <w14:ligatures w14:val="none"/>
        </w:rPr>
        <w:t>Critères de classification de l'importance du patrimoine culturel</w:t>
      </w:r>
      <w:bookmarkEnd w:id="197"/>
      <w:bookmarkEnd w:id="198"/>
      <w:bookmarkEnd w:id="199"/>
      <w:bookmarkEnd w:id="200"/>
      <w:bookmarkEnd w:id="201"/>
      <w:bookmarkEnd w:id="202"/>
    </w:p>
    <w:p w14:paraId="1708D86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96329DB" w14:textId="77777777" w:rsidR="00BA2F05" w:rsidRDefault="00F31D6C" w:rsidP="00F31D6C">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t xml:space="preserve">Les caractéristiques ont été évaluées en fonction de leur importance et de leur valeur pour les communautés concernées. La NP 8 de la SFI utilise trois catégories d'importance pour les éléments du patrimoine : le patrimoine culturel reproductible, le patrimoine culturel non reproductible et le patrimoine culturel critique. Ces catégories sont liées à la rareté, à la valeur pour les communautés concernées et à l'impact du projet sur le patrimoine culturel. </w:t>
      </w:r>
    </w:p>
    <w:p w14:paraId="7C499E1B" w14:textId="77777777" w:rsidR="00BA2F05" w:rsidRDefault="00BA2F05" w:rsidP="00F31D6C">
      <w:pPr>
        <w:spacing w:after="0" w:line="276" w:lineRule="auto"/>
        <w:jc w:val="both"/>
        <w:rPr>
          <w:rFonts w:ascii="Arial" w:eastAsia="Calibri" w:hAnsi="Arial" w:cs="Arial"/>
          <w:kern w:val="0"/>
          <w:sz w:val="21"/>
          <w:szCs w:val="21"/>
          <w:lang w:val="fr-FR" w:eastAsia="zh-CN"/>
          <w14:ligatures w14:val="none"/>
        </w:rPr>
      </w:pPr>
    </w:p>
    <w:p w14:paraId="2F437310" w14:textId="77777777" w:rsidR="00BA2F05" w:rsidRDefault="00BA2F05" w:rsidP="00077167">
      <w:pPr>
        <w:spacing w:after="0" w:line="276" w:lineRule="auto"/>
        <w:jc w:val="both"/>
        <w:rPr>
          <w:rFonts w:ascii="Arial" w:eastAsia="Calibri" w:hAnsi="Arial" w:cs="Arial"/>
          <w:kern w:val="0"/>
          <w:sz w:val="21"/>
          <w:szCs w:val="21"/>
          <w:lang w:val="fr-FR" w:eastAsia="zh-CN"/>
          <w14:ligatures w14:val="none"/>
        </w:rPr>
      </w:pPr>
      <w:bookmarkStart w:id="203" w:name="_Ref191381922"/>
      <w:bookmarkStart w:id="204" w:name="_Toc191553464"/>
      <w:commentRangeStart w:id="347"/>
      <w:r>
        <w:rPr>
          <w:rFonts w:ascii="Arial" w:eastAsia="Calibri" w:hAnsi="Arial" w:cs="Arial"/>
          <w:kern w:val="0"/>
          <w:sz w:val="21"/>
          <w:szCs w:val="21"/>
          <w:lang w:val="fr-FR" w:eastAsia="zh-CN"/>
          <w14:ligatures w14:val="none"/>
        </w:rPr>
        <w:t xml:space="preserve">Bien que le Projet ne soit pas financé par la Société financière internationale (SFI/IFC) et ne soit donc pas contractuellement soumis aux Normes de performance de la SFI, le présent chapitre utilise volontairement la Norme de performance 8 de la SFI – Patrimoine culturel (IFC Performance Standard 8 – Cultural Heritage) comme référentiel international de bonnes pratiques.</w:t>
      </w:r>
      <w:commentRangeEnd w:id="347"/>
      <w:r>
        <w:rPr>
          <w:rStyle w:val="Marquedecommentaire"/>
        </w:rPr>
        <w:commentReference w:id="347"/>
      </w:r>
    </w:p>
    <w:p w14:paraId="49A1ED07" w14:textId="77777777" w:rsidR="00077167" w:rsidRPr="00077167" w:rsidRDefault="00077167" w:rsidP="00077167">
      <w:pPr>
        <w:spacing w:after="0" w:line="276" w:lineRule="auto"/>
        <w:jc w:val="both"/>
        <w:rPr>
          <w:rFonts w:ascii="Arial" w:eastAsia="Calibri" w:hAnsi="Arial" w:cs="Arial"/>
          <w:kern w:val="0"/>
          <w:sz w:val="21"/>
          <w:szCs w:val="21"/>
          <w:lang w:val="fr-FR" w:eastAsia="zh-CN"/>
          <w14:ligatures w14:val="none"/>
        </w:rPr>
      </w:pPr>
    </w:p>
    <w:p w14:paraId="640EF291" w14:textId="77777777" w:rsidR="00BA2F05" w:rsidRDefault="00BA2F05" w:rsidP="00077167">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t>L'utilisation de la PS8 vise à renforcer l'identification, l'évaluation et la gestion des risques et impacts potentiels du Projet sur le patrimoine culturel, notamment les biens, sites et structures présentant une valeur archéologique, historique, culturelle, artistique ou religieuse, ainsi que certains éléments naturels auxquels une valeur culturelle est associée.</w:t>
      </w:r>
    </w:p>
    <w:p w14:paraId="2C7C9A64" w14:textId="77777777" w:rsidR="00077167" w:rsidRPr="00077167" w:rsidRDefault="00077167" w:rsidP="00077167">
      <w:pPr>
        <w:spacing w:after="0" w:line="276" w:lineRule="auto"/>
        <w:jc w:val="both"/>
        <w:rPr>
          <w:rFonts w:ascii="Arial" w:eastAsia="Calibri" w:hAnsi="Arial" w:cs="Arial"/>
          <w:kern w:val="0"/>
          <w:sz w:val="21"/>
          <w:szCs w:val="21"/>
          <w:lang w:val="fr-FR" w:eastAsia="zh-CN"/>
          <w14:ligatures w14:val="none"/>
        </w:rPr>
      </w:pPr>
    </w:p>
    <w:p w14:paraId="433BAF84" w14:textId="77777777" w:rsidR="00BA2F05" w:rsidRPr="00077167" w:rsidRDefault="00BA2F05" w:rsidP="00077167">
      <w:pPr>
        <w:spacing w:after="0" w:line="276" w:lineRule="auto"/>
        <w:jc w:val="both"/>
        <w:rPr>
          <w:rFonts w:ascii="Arial" w:eastAsia="Calibri" w:hAnsi="Arial" w:cs="Arial"/>
          <w:kern w:val="0"/>
          <w:sz w:val="21"/>
          <w:szCs w:val="21"/>
          <w:lang w:val="fr-FR" w:eastAsia="zh-CN"/>
          <w14:ligatures w14:val="none"/>
        </w:rPr>
      </w:pPr>
      <w:r>
        <w:rPr>
          <w:rFonts w:ascii="Arial" w:eastAsia="Calibri" w:hAnsi="Arial" w:cs="Arial"/>
          <w:kern w:val="0"/>
          <w:sz w:val="21"/>
          <w:szCs w:val="21"/>
          <w:lang w:val="fr-FR" w:eastAsia="zh-CN"/>
          <w14:ligatures w14:val="none"/>
        </w:rPr>
        <w:t>La PS8 est ainsi utilisée à titre de référentiel technique volontaire et ne constitue pas, pour le Projet, une exigence réglementaire ou une obligation contractuelle envers la SFI. Les exigences de la législation et de la réglementation guinéennes demeurent le socle obligatoire applicable au Projet. Lorsque cela est pertinent, les dispositions de la PS8 sont utilisées pour compléter ces exigences et rapprocher l'approche du Projet des bonnes pratiques internationales en matière de conservation et de gestion du patrimoine culturel.</w:t>
      </w:r>
    </w:p>
    <w:p w14:paraId="63C935D7"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39235F9C" w14:textId="1A2B3D88" w:rsidR="00F31D6C" w:rsidRPr="00F31D6C" w:rsidRDefault="00F31D6C" w:rsidP="00F31D6C">
      <w:pPr>
        <w:spacing w:after="0" w:line="276" w:lineRule="auto"/>
        <w:jc w:val="both"/>
        <w:rPr>
          <w:rFonts w:ascii="Arial" w:eastAsia="Calibri" w:hAnsi="Arial" w:cs="Arial"/>
          <w:kern w:val="0"/>
          <w:sz w:val="20"/>
          <w:szCs w:val="20"/>
          <w:lang w:val="fr-FR"/>
          <w14:ligatures w14:val="none"/>
        </w:rPr>
      </w:pPr>
      <w:bookmarkStart w:id="205" w:name="_Toc194299427"/>
      <w:r>
        <w:rPr>
          <w:rFonts w:ascii="Arial" w:eastAsia="Calibri" w:hAnsi="Arial" w:cs="Arial"/>
          <w:kern w:val="0"/>
          <w:sz w:val="20"/>
          <w:szCs w:val="20"/>
          <w:lang w:val="fr-FR"/>
          <w14:ligatures w14:val="none"/>
        </w:rPr>
        <w:t xml:space="preserve">Tableau </w:t>
        <w:fldChar w:fldCharType="begin"/>
        <w:instrText xml:space="preserve"> SEQ Tableau \* ARABIC </w:instrText>
        <w:fldChar w:fldCharType="separate"/>
      </w:r>
      <w:ins w:id="206" w:author="Ismael SAMBY" w:date="2026-08-10T16:24:00Z">
        <w:r>
          <w:rPr>
            <w:rFonts w:ascii="Arial" w:eastAsia="Calibri" w:hAnsi="Arial" w:cs="Arial"/>
            <w:noProof/>
            <w:kern w:val="0"/>
            <w:sz w:val="20"/>
            <w:szCs w:val="20"/>
            <w:lang w:val="fr-FR"/>
            <w14:ligatures w14:val="none"/>
          </w:rPr>
          <w:t>3</w:t>
        </w:r>
      </w:ins>
      <w:del w:id="207" w:author="Ismael SAMBY" w:date="2026-08-10T16:23:00Z">
        <w:r>
          <w:rPr>
            <w:rFonts w:ascii="Arial" w:eastAsia="Calibri" w:hAnsi="Arial" w:cs="Arial"/>
            <w:noProof/>
            <w:kern w:val="0"/>
            <w:sz w:val="20"/>
            <w:szCs w:val="20"/>
            <w:lang w:val="fr-FR"/>
            <w14:ligatures w14:val="none"/>
          </w:rPr>
          <w:delText>1</w:delText>
        </w:r>
      </w:del>
      <w:r>
        <w:rPr>
          <w:rFonts w:ascii="Arial" w:eastAsia="Calibri" w:hAnsi="Arial" w:cs="Arial"/>
          <w:kern w:val="0"/>
          <w:sz w:val="20"/>
          <w:szCs w:val="20"/>
          <w:lang w:val="fr-FR"/>
          <w14:ligatures w14:val="none"/>
        </w:rPr>
        <w:fldChar w:fldCharType="end"/>
      </w:r>
      <w:bookmarkEnd w:id="203"/>
      <w:r>
        <w:rPr>
          <w:rFonts w:ascii="Arial" w:eastAsia="Calibri" w:hAnsi="Arial" w:cs="Arial"/>
          <w:kern w:val="0"/>
          <w:sz w:val="20"/>
          <w:szCs w:val="20"/>
          <w:lang w:val="fr-FR"/>
          <w14:ligatures w14:val="none"/>
        </w:rPr>
        <w:t xml:space="preserve"> : Critères d'importance du patrimoine culturel</w:t>
      </w:r>
      <w:bookmarkEnd w:id="204"/>
      <w:r>
        <w:rPr>
          <w:rFonts w:ascii="Arial" w:eastAsia="Calibri" w:hAnsi="Arial" w:cs="Arial"/>
          <w:kern w:val="0"/>
          <w:sz w:val="20"/>
          <w:szCs w:val="20"/>
          <w:lang w:val="fr-FR"/>
          <w14:ligatures w14:val="none"/>
        </w:rPr>
        <w:t>.</w:t>
      </w:r>
      <w:bookmarkEnd w:id="205"/>
    </w:p>
    <w:p w14:paraId="1D17A9B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13" w:type="dxa"/>
          <w:bottom w:w="57" w:type="dxa"/>
          <w:right w:w="113" w:type="dxa"/>
        </w:tblCellMar>
        <w:tblLook w:val="04A0" w:firstRow="1" w:lastRow="0" w:firstColumn="1" w:lastColumn="0" w:noHBand="0" w:noVBand="1"/>
      </w:tblPr>
      <w:tblGrid>
        <w:gridCol w:w="1702"/>
        <w:gridCol w:w="3796"/>
        <w:gridCol w:w="3562"/>
      </w:tblGrid>
      <w:tr w:rsidR="00F31D6C" w:rsidRPr="00F31D6C" w14:paraId="51F7A23B" w14:textId="77777777" w:rsidTr="00AD27E4">
        <w:trPr>
          <w:trHeight w:val="20"/>
          <w:tblHeader/>
        </w:trPr>
        <w:tc>
          <w:tcPr>
            <w:tcW w:w="939" w:type="pct"/>
            <w:vAlign w:val="center"/>
          </w:tcPr>
          <w:p w14:paraId="2FD73E68"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bookmarkStart w:id="208" w:name="_Toc87363632"/>
            <w:bookmarkStart w:id="209" w:name="_Toc87363725"/>
            <w:bookmarkStart w:id="210" w:name="_Toc182911024"/>
            <w:bookmarkStart w:id="211" w:name="_Toc184282229"/>
            <w:bookmarkStart w:id="212" w:name="_Toc186107712"/>
            <w:bookmarkStart w:id="213" w:name="_Toc186113752"/>
            <w:bookmarkStart w:id="214" w:name="_Toc189418925"/>
            <w:bookmarkStart w:id="215" w:name="_Toc190696747"/>
            <w:bookmarkStart w:id="216" w:name="_Toc190703732"/>
            <w:r>
              <w:rPr>
                <w:rFonts w:ascii="Arial" w:eastAsia="Calibri" w:hAnsi="Arial" w:cs="Arial"/>
                <w:kern w:val="0"/>
                <w:sz w:val="20"/>
                <w:szCs w:val="20"/>
                <w:lang w:val="fr-FR" w:eastAsia="zh-CN"/>
                <w14:ligatures w14:val="none"/>
              </w:rPr>
              <w:t>Importance</w:t>
            </w:r>
            <w:bookmarkEnd w:id="208"/>
            <w:bookmarkEnd w:id="209"/>
            <w:bookmarkEnd w:id="210"/>
            <w:bookmarkEnd w:id="211"/>
            <w:bookmarkEnd w:id="212"/>
            <w:bookmarkEnd w:id="213"/>
            <w:bookmarkEnd w:id="214"/>
            <w:bookmarkEnd w:id="215"/>
            <w:bookmarkEnd w:id="216"/>
          </w:p>
        </w:tc>
        <w:tc>
          <w:tcPr>
            <w:tcW w:w="2095" w:type="pct"/>
            <w:vAlign w:val="center"/>
          </w:tcPr>
          <w:p w14:paraId="6F81DC97"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bookmarkStart w:id="217" w:name="_Toc87363633"/>
            <w:bookmarkStart w:id="218" w:name="_Toc87363726"/>
            <w:bookmarkStart w:id="219" w:name="_Toc182911025"/>
            <w:bookmarkStart w:id="220" w:name="_Toc184282230"/>
            <w:bookmarkStart w:id="221" w:name="_Toc186107713"/>
            <w:bookmarkStart w:id="222" w:name="_Toc186113753"/>
            <w:bookmarkStart w:id="223" w:name="_Toc189418926"/>
            <w:bookmarkStart w:id="224" w:name="_Toc190696748"/>
            <w:bookmarkStart w:id="225" w:name="_Toc190703733"/>
            <w:r>
              <w:rPr>
                <w:rFonts w:ascii="Arial" w:eastAsia="Calibri" w:hAnsi="Arial" w:cs="Arial"/>
                <w:kern w:val="0"/>
                <w:sz w:val="20"/>
                <w:szCs w:val="20"/>
                <w:lang w:val="fr-FR" w:eastAsia="zh-CN"/>
                <w14:ligatures w14:val="none"/>
              </w:rPr>
              <w:t>Critères</w:t>
            </w:r>
            <w:bookmarkEnd w:id="217"/>
            <w:bookmarkEnd w:id="218"/>
            <w:bookmarkEnd w:id="219"/>
            <w:bookmarkEnd w:id="220"/>
            <w:bookmarkEnd w:id="221"/>
            <w:bookmarkEnd w:id="222"/>
            <w:bookmarkEnd w:id="223"/>
            <w:bookmarkEnd w:id="224"/>
            <w:bookmarkEnd w:id="225"/>
          </w:p>
        </w:tc>
        <w:tc>
          <w:tcPr>
            <w:tcW w:w="1966" w:type="pct"/>
            <w:vAlign w:val="center"/>
          </w:tcPr>
          <w:p w14:paraId="63F891A0"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bookmarkStart w:id="226" w:name="_Toc87363634"/>
            <w:bookmarkStart w:id="227" w:name="_Toc87363727"/>
            <w:bookmarkStart w:id="228" w:name="_Toc182911026"/>
            <w:bookmarkStart w:id="229" w:name="_Toc184282231"/>
            <w:bookmarkStart w:id="230" w:name="_Toc186107714"/>
            <w:bookmarkStart w:id="231" w:name="_Toc186113754"/>
            <w:bookmarkStart w:id="232" w:name="_Toc189418927"/>
            <w:bookmarkStart w:id="233" w:name="_Toc190696749"/>
            <w:bookmarkStart w:id="234" w:name="_Toc190703734"/>
            <w:r>
              <w:rPr>
                <w:rFonts w:ascii="Arial" w:eastAsia="Calibri" w:hAnsi="Arial" w:cs="Arial"/>
                <w:kern w:val="0"/>
                <w:sz w:val="20"/>
                <w:szCs w:val="20"/>
                <w:lang w:val="fr-FR" w:eastAsia="zh-CN"/>
                <w14:ligatures w14:val="none"/>
              </w:rPr>
              <w:t>Évaluation</w:t>
            </w:r>
            <w:bookmarkEnd w:id="226"/>
            <w:bookmarkEnd w:id="227"/>
            <w:bookmarkEnd w:id="228"/>
            <w:bookmarkEnd w:id="229"/>
            <w:bookmarkEnd w:id="230"/>
            <w:bookmarkEnd w:id="231"/>
            <w:bookmarkEnd w:id="232"/>
            <w:bookmarkEnd w:id="233"/>
            <w:bookmarkEnd w:id="234"/>
          </w:p>
        </w:tc>
      </w:tr>
      <w:tr w:rsidR="00F31D6C" w:rsidRPr="00F31D6C" w14:paraId="0E945414" w14:textId="77777777" w:rsidTr="00AD27E4">
        <w:trPr>
          <w:trHeight w:val="1346"/>
        </w:trPr>
        <w:tc>
          <w:tcPr>
            <w:tcW w:w="939" w:type="pct"/>
          </w:tcPr>
          <w:p w14:paraId="24179BFC"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Faible</w:t>
            </w:r>
          </w:p>
        </w:tc>
        <w:tc>
          <w:tcPr>
            <w:tcW w:w="2095" w:type="pct"/>
          </w:tcPr>
          <w:p w14:paraId="38C7D143"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site n'est pas protégé par les lois ou traités locaux, nationaux ou internationaux ;</w:t>
            </w:r>
          </w:p>
          <w:p w14:paraId="64B3D273"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site a peu ou pas de valeur culturelle ou scientifique pour les acteurs locaux, nationaux ou internationaux ; et</w:t>
            </w:r>
          </w:p>
          <w:p w14:paraId="619D812F"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site a été considérablement impacté et a perdu toute ou une grande partie de sa valeur scientifique ou culturelle.</w:t>
            </w:r>
          </w:p>
        </w:tc>
        <w:tc>
          <w:tcPr>
            <w:tcW w:w="1966" w:type="pct"/>
          </w:tcPr>
          <w:p w14:paraId="7271C821"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Les matériaux sont en surface ou dans un sol perturbé (c'est-à-dire sans stratification évidente) ;</w:t>
            </w:r>
          </w:p>
          <w:p w14:paraId="121794F3"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matériel est commun dans la région (et peut déjà avoir été caractérisé par une étude précédente) ; et</w:t>
            </w:r>
          </w:p>
          <w:p w14:paraId="2DB9E49A"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La variété des objets est limitée et leur nombre est faible ;</w:t>
            </w:r>
          </w:p>
          <w:p w14:paraId="4F83B5DF"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lastRenderedPageBreak/>
              <w:t>Un lieu utilisé par la communauté mais considéré comme de moindre importance ; et</w:t>
            </w:r>
          </w:p>
          <w:p w14:paraId="0AE50242"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 non affecté par le projet, aucun impact identifié.</w:t>
            </w:r>
          </w:p>
        </w:tc>
      </w:tr>
      <w:tr w:rsidR="00F31D6C" w:rsidRPr="00F31D6C" w14:paraId="64D4B317" w14:textId="77777777" w:rsidTr="00AD27E4">
        <w:trPr>
          <w:trHeight w:val="1309"/>
        </w:trPr>
        <w:tc>
          <w:tcPr>
            <w:tcW w:w="939" w:type="pct"/>
          </w:tcPr>
          <w:p w14:paraId="6B6A3C49"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lastRenderedPageBreak/>
              <w:t>Moyenne</w:t>
            </w:r>
          </w:p>
        </w:tc>
        <w:tc>
          <w:tcPr>
            <w:tcW w:w="2095" w:type="pct"/>
          </w:tcPr>
          <w:p w14:paraId="65979F20"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Peut être déplacé vers un autre endroit sans perte substantielle de valeur culturelle ou remplacé par une ressource similaire ;</w:t>
            </w:r>
          </w:p>
          <w:p w14:paraId="04C069F7"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Est d’un type qui est commun dans la région environnante ;</w:t>
            </w:r>
          </w:p>
          <w:p w14:paraId="64ADEC50"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 une valeur culturelle pour les acteurs locaux mais une valeur limitée pour les acteurs nationaux ou internationaux ;</w:t>
            </w:r>
          </w:p>
          <w:p w14:paraId="7F4FB31E" w14:textId="77777777" w:rsidR="00F31D6C" w:rsidRPr="00077167" w:rsidRDefault="00F31D6C" w:rsidP="00077167">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 une valeur scientifique limitée ou des informations similaires peuvent être obtenues à partir de nombreuses autres ressources ; et</w:t>
            </w:r>
          </w:p>
        </w:tc>
        <w:tc>
          <w:tcPr>
            <w:tcW w:w="1966" w:type="pct"/>
          </w:tcPr>
          <w:p w14:paraId="2F9781FB"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Les matériaux sont en surface (pas de superposition évidente) et présentent certaines des caractéristiques suivantes :</w:t>
            </w:r>
          </w:p>
          <w:p w14:paraId="62624C3A"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Matériel rare dans la région et déjà caractérisé (par exemple, noyaux, haches en pierre polie) ;</w:t>
            </w:r>
          </w:p>
          <w:p w14:paraId="7013494C"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Variété limitée mais grand nombre d'objets ;</w:t>
            </w:r>
          </w:p>
          <w:p w14:paraId="2EEFEEF5"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Un lieu utilisé par la communauté mais considéré comme d’importance moyenne ; et</w:t>
            </w:r>
          </w:p>
          <w:p w14:paraId="45AEFAB4"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 potentiellement affecté par le projet, susceptible d'être détruit.</w:t>
            </w:r>
          </w:p>
        </w:tc>
      </w:tr>
      <w:tr w:rsidR="00F31D6C" w:rsidRPr="00F31D6C" w14:paraId="754794F5" w14:textId="77777777" w:rsidTr="00AD27E4">
        <w:trPr>
          <w:trHeight w:val="813"/>
        </w:trPr>
        <w:tc>
          <w:tcPr>
            <w:tcW w:w="939" w:type="pct"/>
          </w:tcPr>
          <w:p w14:paraId="4EE7622E" w14:textId="77777777" w:rsidR="00F31D6C" w:rsidRPr="00F31D6C" w:rsidRDefault="00F31D6C"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2095" w:type="pct"/>
          </w:tcPr>
          <w:p w14:paraId="1DAE5CF9"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Spécifiquement ou génériquement protégés par les lois locales ou nationales, mais les lois permettent d’atténuer les impacts ;</w:t>
            </w:r>
          </w:p>
          <w:p w14:paraId="45318344"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commentRangeStart w:id="348"/>
            <w:r>
              <w:rPr>
                <w:rFonts w:ascii="Arial" w:eastAsia="Calibri" w:hAnsi="Arial" w:cs="Arial"/>
                <w:kern w:val="0"/>
                <w:sz w:val="20"/>
                <w:szCs w:val="20"/>
                <w:lang w:val="fr-FR" w:eastAsia="zh-CN"/>
                <w14:ligatures w14:val="none"/>
              </w:rPr>
              <w:t>Sont classés comme zones archéologiques, monuments nationaux ou centres historiques en vertu de la loi de 1991 sur les monuments et les reliques ;</w:t>
            </w:r>
            <w:commentRangeEnd w:id="348"/>
            <w:r>
              <w:rPr>
                <w:rStyle w:val="Marquedecommentaire"/>
              </w:rPr>
              <w:commentReference w:id="348"/>
            </w:r>
          </w:p>
          <w:p w14:paraId="17859422"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Peuvent être déplacés ou remplacés, ou les données et les artefacts récupérés en consultation avec les parties prenantes ;</w:t>
            </w:r>
          </w:p>
          <w:p w14:paraId="7A909A50"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Présente une valeur culturelle considérable pour les acteurs locaux et/ou nationaux ;</w:t>
            </w:r>
          </w:p>
          <w:p w14:paraId="187CF796"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 une valeur scientifique substantielle, mais des informations similaires peuvent être obtenues à partir d'un nombre limité d'autres ressources ; et</w:t>
            </w:r>
          </w:p>
          <w:p w14:paraId="0D32E72C" w14:textId="77777777" w:rsidR="00F31D6C" w:rsidRPr="00F31D6C" w:rsidRDefault="00F31D6C" w:rsidP="00F31D6C">
            <w:pPr>
              <w:numPr>
                <w:ilvl w:val="0"/>
                <w:numId w:val="9"/>
              </w:numPr>
              <w:spacing w:after="0" w:line="276" w:lineRule="auto"/>
              <w:ind w:left="164" w:hanging="164"/>
              <w:contextualSpacing/>
              <w:jc w:val="both"/>
              <w:rPr>
                <w:rFonts w:ascii="Arial" w:eastAsia="Calibri" w:hAnsi="Arial" w:cs="Arial"/>
                <w:kern w:val="0"/>
                <w:sz w:val="20"/>
                <w:szCs w:val="20"/>
                <w:lang w:val="fr-FR" w:eastAsia="zh-CN"/>
                <w14:ligatures w14:val="none"/>
              </w:rPr>
            </w:pPr>
            <w:commentRangeStart w:id="349"/>
            <w:r>
              <w:rPr>
                <w:rFonts w:ascii="Arial" w:eastAsia="Calibri" w:hAnsi="Arial" w:cs="Arial"/>
                <w:kern w:val="0"/>
                <w:sz w:val="20"/>
                <w:szCs w:val="20"/>
                <w:lang w:val="fr-FR" w:eastAsia="zh-CN"/>
                <w14:ligatures w14:val="none"/>
              </w:rPr>
              <w:t>Répond aux critères de la SFI NP8 : patrimoine culturel non reproductible.</w:t>
            </w:r>
            <w:commentRangeEnd w:id="349"/>
            <w:r>
              <w:rPr>
                <w:rStyle w:val="Marquedecommentaire"/>
              </w:rPr>
              <w:commentReference w:id="349"/>
            </w:r>
          </w:p>
        </w:tc>
        <w:tc>
          <w:tcPr>
            <w:tcW w:w="1966" w:type="pct"/>
          </w:tcPr>
          <w:p w14:paraId="74DB46DE"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Les matériaux se trouvent sous la surface (sous la couche arable) ;</w:t>
            </w:r>
          </w:p>
          <w:p w14:paraId="1B3AA238"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Le matériel est rare dans la région et n’a pas été caractérisé auparavant ;</w:t>
            </w:r>
          </w:p>
          <w:p w14:paraId="336E03A7"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La variété des artefacts est importante, avec un grand nombre d'artefacts ;</w:t>
            </w:r>
          </w:p>
          <w:p w14:paraId="1E8EF82F"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Un lieu utilisé par la communauté mais considéré comme d'une grande importance ; et</w:t>
            </w:r>
          </w:p>
          <w:p w14:paraId="6DD3E6BB" w14:textId="77777777" w:rsidR="00F31D6C" w:rsidRPr="00F31D6C" w:rsidRDefault="00F31D6C" w:rsidP="00F31D6C">
            <w:pPr>
              <w:numPr>
                <w:ilvl w:val="0"/>
                <w:numId w:val="10"/>
              </w:numPr>
              <w:spacing w:after="0" w:line="276" w:lineRule="auto"/>
              <w:ind w:left="164" w:hanging="164"/>
              <w:contextualSpacing/>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 potentiellement affecté par le projet, susceptible d'être détruit.</w:t>
            </w:r>
          </w:p>
        </w:tc>
      </w:tr>
    </w:tbl>
    <w:p w14:paraId="562A731D"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sectPr w:rsidR="00F31D6C" w:rsidRPr="00F31D6C" w:rsidSect="00F31D6C">
          <w:pgSz w:w="11906" w:h="16838"/>
          <w:pgMar w:top="1418" w:right="1418" w:bottom="1418" w:left="1418" w:header="708" w:footer="708" w:gutter="0"/>
          <w:paperSrc w:first="15" w:other="15"/>
          <w:cols w:space="708"/>
          <w:docGrid w:linePitch="360"/>
        </w:sectPr>
      </w:pPr>
    </w:p>
    <w:p w14:paraId="358EFFF8" w14:textId="7A3F71A8" w:rsidR="00F31D6C" w:rsidRPr="00F31D6C" w:rsidRDefault="00F31D6C" w:rsidP="00F31D6C">
      <w:pPr>
        <w:spacing w:after="0" w:line="276" w:lineRule="auto"/>
        <w:jc w:val="both"/>
        <w:rPr>
          <w:rFonts w:ascii="Arial" w:eastAsia="Calibri" w:hAnsi="Arial" w:cs="Arial"/>
          <w:kern w:val="0"/>
          <w:sz w:val="20"/>
          <w:szCs w:val="20"/>
          <w:lang w:val="fr-FR"/>
          <w14:ligatures w14:val="none"/>
        </w:rPr>
      </w:pPr>
      <w:bookmarkStart w:id="235" w:name="_Toc191553465"/>
      <w:bookmarkStart w:id="236" w:name="_Toc194299428"/>
      <w:r>
        <w:rPr>
          <w:rFonts w:ascii="Arial" w:eastAsia="Calibri" w:hAnsi="Arial" w:cs="Arial"/>
          <w:kern w:val="0"/>
          <w:sz w:val="20"/>
          <w:szCs w:val="20"/>
          <w:lang w:val="fr-FR"/>
          <w14:ligatures w14:val="none"/>
        </w:rPr>
        <w:lastRenderedPageBreak/>
        <w:t xml:space="preserve">Tableau </w:t>
      </w:r>
      <w:r>
        <w:rPr>
          <w:rFonts w:ascii="Arial" w:eastAsia="Calibri" w:hAnsi="Arial" w:cs="Arial"/>
          <w:kern w:val="0"/>
          <w:sz w:val="20"/>
          <w:szCs w:val="20"/>
          <w:lang w:val="en-GB"/>
          <w14:ligatures w14:val="none"/>
        </w:rPr>
        <w:fldChar w:fldCharType="begin"/>
      </w:r>
      <w:r>
        <w:rPr>
          <w:rFonts w:ascii="Arial" w:eastAsia="Calibri" w:hAnsi="Arial" w:cs="Arial"/>
          <w:kern w:val="0"/>
          <w:sz w:val="20"/>
          <w:szCs w:val="20"/>
          <w:lang w:val="fr-FR"/>
          <w14:ligatures w14:val="none"/>
        </w:rPr>
        <w:instrText xml:space="preserve"> SEQ Tableau \* ARABIC </w:instrText>
      </w:r>
      <w:r>
        <w:rPr>
          <w:rFonts w:ascii="Arial" w:eastAsia="Calibri" w:hAnsi="Arial" w:cs="Arial"/>
          <w:kern w:val="0"/>
          <w:sz w:val="20"/>
          <w:szCs w:val="20"/>
          <w:lang w:val="en-GB"/>
          <w14:ligatures w14:val="none"/>
        </w:rPr>
        <w:fldChar w:fldCharType="separate"/>
      </w:r>
      <w:ins w:id="237" w:author="Ismael SAMBY" w:date="2026-08-10T16:24:00Z">
        <w:r>
          <w:rPr>
            <w:rFonts w:ascii="Arial" w:eastAsia="Calibri" w:hAnsi="Arial" w:cs="Arial"/>
            <w:noProof/>
            <w:kern w:val="0"/>
            <w:sz w:val="20"/>
            <w:szCs w:val="20"/>
            <w:lang w:val="fr-FR"/>
            <w14:ligatures w14:val="none"/>
          </w:rPr>
          <w:t>4</w:t>
        </w:r>
      </w:ins>
      <w:del w:id="238" w:author="Ismael SAMBY" w:date="2026-08-10T16:23:00Z">
        <w:r>
          <w:rPr>
            <w:rFonts w:ascii="Arial" w:eastAsia="Calibri" w:hAnsi="Arial" w:cs="Arial"/>
            <w:noProof/>
            <w:kern w:val="0"/>
            <w:sz w:val="20"/>
            <w:szCs w:val="20"/>
            <w:lang w:val="fr-FR"/>
            <w14:ligatures w14:val="none"/>
          </w:rPr>
          <w:delText>2</w:delText>
        </w:r>
      </w:del>
      <w:r>
        <w:rPr>
          <w:rFonts w:ascii="Arial" w:eastAsia="Calibri" w:hAnsi="Arial" w:cs="Arial"/>
          <w:kern w:val="0"/>
          <w:sz w:val="20"/>
          <w:szCs w:val="20"/>
          <w:lang w:val="en-GB"/>
          <w14:ligatures w14:val="none"/>
        </w:rPr>
        <w:fldChar w:fldCharType="end"/>
      </w:r>
      <w:r>
        <w:rPr>
          <w:rFonts w:ascii="Arial" w:eastAsia="Calibri" w:hAnsi="Arial" w:cs="Arial"/>
          <w:kern w:val="0"/>
          <w:sz w:val="20"/>
          <w:szCs w:val="20"/>
          <w:lang w:val="fr-FR"/>
          <w14:ligatures w14:val="none"/>
        </w:rPr>
        <w:t xml:space="preserve"> : Valorisation des biens du patrimoine culturel</w:t>
      </w:r>
      <w:bookmarkEnd w:id="235"/>
      <w:r>
        <w:rPr>
          <w:rFonts w:ascii="Arial" w:eastAsia="Calibri" w:hAnsi="Arial" w:cs="Arial"/>
          <w:kern w:val="0"/>
          <w:sz w:val="20"/>
          <w:szCs w:val="20"/>
          <w:lang w:val="fr-FR"/>
          <w14:ligatures w14:val="none"/>
        </w:rPr>
        <w:t>.</w:t>
      </w:r>
      <w:bookmarkEnd w:id="236"/>
    </w:p>
    <w:p w14:paraId="49FE9E2A" w14:textId="77777777" w:rsidR="00F31D6C" w:rsidRPr="00F31D6C" w:rsidRDefault="00F31D6C" w:rsidP="00152059">
      <w:pPr>
        <w:spacing w:after="0" w:line="240" w:lineRule="auto"/>
        <w:jc w:val="both"/>
        <w:rPr>
          <w:rFonts w:ascii="Arial" w:eastAsia="Calibri" w:hAnsi="Arial" w:cs="Arial"/>
          <w:kern w:val="0"/>
          <w:sz w:val="21"/>
          <w:szCs w:val="21"/>
          <w:lang w:val="fr-FR"/>
          <w14:ligatures w14:val="none"/>
        </w:rPr>
      </w:pPr>
    </w:p>
    <w:tbl>
      <w:tblPr>
        <w:tblStyle w:val="Grilledutableau2"/>
        <w:tblW w:w="12813" w:type="dxa"/>
        <w:tblLook w:val="0000" w:firstRow="0" w:lastRow="0" w:firstColumn="0" w:lastColumn="0" w:noHBand="0" w:noVBand="0"/>
      </w:tblPr>
      <w:tblGrid>
        <w:gridCol w:w="1227"/>
        <w:gridCol w:w="1404"/>
        <w:gridCol w:w="3616"/>
        <w:gridCol w:w="1346"/>
        <w:gridCol w:w="991"/>
        <w:gridCol w:w="957"/>
        <w:gridCol w:w="2475"/>
        <w:gridCol w:w="797"/>
      </w:tblGrid>
      <w:tr w:rsidR="006633D9" w:rsidRPr="00C54216" w14:paraId="35A44BE7" w14:textId="77777777" w:rsidTr="006633D9">
        <w:trPr>
          <w:trHeight w:val="413"/>
        </w:trPr>
        <w:tc>
          <w:tcPr>
            <w:tcW w:w="1227" w:type="dxa"/>
            <w:vAlign w:val="center"/>
          </w:tcPr>
          <w:p w14:paraId="48069FA1" w14:textId="77777777" w:rsidR="006633D9" w:rsidRPr="00C54216" w:rsidRDefault="006633D9" w:rsidP="00C54216">
            <w:pPr>
              <w:jc w:val="center"/>
              <w:rPr>
                <w:sz w:val="18"/>
                <w:szCs w:val="18"/>
                <w:lang w:val="fr-FR"/>
              </w:rPr>
            </w:pPr>
            <w:r>
              <w:rPr>
                <w:b/>
                <w:bCs/>
                <w:sz w:val="18"/>
                <w:szCs w:val="18"/>
                <w:lang w:val="fr-FR"/>
              </w:rPr>
              <w:t>Village</w:t>
            </w:r>
          </w:p>
        </w:tc>
        <w:tc>
          <w:tcPr>
            <w:tcW w:w="1401" w:type="dxa"/>
            <w:vAlign w:val="center"/>
          </w:tcPr>
          <w:p w14:paraId="4126AC52" w14:textId="77777777" w:rsidR="006633D9" w:rsidRPr="00C54216" w:rsidRDefault="006633D9" w:rsidP="00C54216">
            <w:pPr>
              <w:jc w:val="center"/>
              <w:rPr>
                <w:sz w:val="18"/>
                <w:szCs w:val="18"/>
                <w:lang w:val="fr-FR"/>
              </w:rPr>
            </w:pPr>
            <w:r>
              <w:rPr>
                <w:b/>
                <w:bCs/>
                <w:sz w:val="18"/>
                <w:szCs w:val="18"/>
                <w:lang w:val="fr-FR"/>
              </w:rPr>
              <w:t>Nom du site</w:t>
            </w:r>
          </w:p>
        </w:tc>
        <w:tc>
          <w:tcPr>
            <w:tcW w:w="3638" w:type="dxa"/>
            <w:vAlign w:val="center"/>
          </w:tcPr>
          <w:p w14:paraId="03AD8E8C" w14:textId="77777777" w:rsidR="006633D9" w:rsidRPr="00C54216" w:rsidRDefault="006633D9" w:rsidP="00C54216">
            <w:pPr>
              <w:jc w:val="center"/>
              <w:rPr>
                <w:b/>
                <w:bCs/>
                <w:sz w:val="18"/>
                <w:szCs w:val="18"/>
                <w:lang w:val="fr-FR"/>
              </w:rPr>
            </w:pPr>
            <w:r>
              <w:rPr>
                <w:b/>
                <w:bCs/>
                <w:sz w:val="18"/>
                <w:szCs w:val="18"/>
                <w:lang w:val="fr-FR"/>
              </w:rPr>
              <w:t>Description</w:t>
            </w:r>
          </w:p>
        </w:tc>
        <w:tc>
          <w:tcPr>
            <w:tcW w:w="1345" w:type="dxa"/>
            <w:vAlign w:val="center"/>
          </w:tcPr>
          <w:p w14:paraId="344252A6" w14:textId="77777777" w:rsidR="006633D9" w:rsidRPr="00C54216" w:rsidRDefault="006633D9" w:rsidP="00C54216">
            <w:pPr>
              <w:jc w:val="center"/>
              <w:rPr>
                <w:sz w:val="18"/>
                <w:szCs w:val="18"/>
                <w:lang w:val="fr-FR"/>
              </w:rPr>
            </w:pPr>
            <w:r>
              <w:rPr>
                <w:b/>
                <w:bCs/>
                <w:sz w:val="18"/>
                <w:szCs w:val="18"/>
                <w:lang w:val="fr-FR"/>
              </w:rPr>
              <w:t>Composante</w:t>
            </w:r>
          </w:p>
        </w:tc>
        <w:tc>
          <w:tcPr>
            <w:tcW w:w="991" w:type="dxa"/>
            <w:vAlign w:val="center"/>
          </w:tcPr>
          <w:p w14:paraId="6F697036" w14:textId="77777777" w:rsidR="006633D9" w:rsidRPr="00C54216" w:rsidRDefault="006633D9" w:rsidP="00C54216">
            <w:pPr>
              <w:jc w:val="center"/>
              <w:rPr>
                <w:sz w:val="18"/>
                <w:szCs w:val="18"/>
                <w:lang w:val="fr-FR"/>
              </w:rPr>
            </w:pPr>
            <w:r>
              <w:rPr>
                <w:b/>
                <w:bCs/>
                <w:sz w:val="18"/>
                <w:szCs w:val="18"/>
                <w:lang w:val="fr-FR"/>
              </w:rPr>
              <w:t>Distance</w:t>
            </w:r>
          </w:p>
        </w:tc>
        <w:tc>
          <w:tcPr>
            <w:tcW w:w="957" w:type="dxa"/>
            <w:vAlign w:val="center"/>
          </w:tcPr>
          <w:p w14:paraId="3B02B384" w14:textId="77777777" w:rsidR="006633D9" w:rsidRPr="00C54216" w:rsidRDefault="006633D9" w:rsidP="00C54216">
            <w:pPr>
              <w:jc w:val="center"/>
              <w:rPr>
                <w:sz w:val="18"/>
                <w:szCs w:val="18"/>
                <w:lang w:val="fr-FR"/>
              </w:rPr>
            </w:pPr>
            <w:r>
              <w:rPr>
                <w:b/>
                <w:bCs/>
                <w:sz w:val="18"/>
                <w:szCs w:val="18"/>
                <w:lang w:val="fr-FR"/>
              </w:rPr>
              <w:t>Type</w:t>
            </w:r>
          </w:p>
        </w:tc>
        <w:tc>
          <w:tcPr>
            <w:tcW w:w="2457" w:type="dxa"/>
            <w:vAlign w:val="center"/>
          </w:tcPr>
          <w:p w14:paraId="71AD9801" w14:textId="77777777" w:rsidR="006633D9" w:rsidRPr="00C54216" w:rsidRDefault="006633D9" w:rsidP="00C54216">
            <w:pPr>
              <w:jc w:val="center"/>
              <w:rPr>
                <w:sz w:val="18"/>
                <w:szCs w:val="18"/>
                <w:lang w:val="fr-FR"/>
              </w:rPr>
            </w:pPr>
            <w:r>
              <w:rPr>
                <w:b/>
                <w:bCs/>
                <w:sz w:val="18"/>
                <w:szCs w:val="18"/>
                <w:lang w:val="fr-FR"/>
              </w:rPr>
              <w:t>importance</w:t>
            </w:r>
          </w:p>
        </w:tc>
        <w:tc>
          <w:tcPr>
            <w:tcW w:w="797" w:type="dxa"/>
            <w:vAlign w:val="center"/>
          </w:tcPr>
          <w:p w14:paraId="2BAD6263" w14:textId="77777777" w:rsidR="006633D9" w:rsidRPr="00C54216" w:rsidRDefault="006633D9" w:rsidP="00C54216">
            <w:pPr>
              <w:jc w:val="center"/>
              <w:rPr>
                <w:sz w:val="18"/>
                <w:szCs w:val="18"/>
                <w:lang w:val="fr-FR"/>
              </w:rPr>
            </w:pPr>
            <w:r>
              <w:rPr>
                <w:b/>
                <w:bCs/>
                <w:sz w:val="18"/>
                <w:szCs w:val="18"/>
                <w:lang w:val="fr-FR"/>
              </w:rPr>
              <w:t>Impact</w:t>
            </w:r>
          </w:p>
        </w:tc>
      </w:tr>
      <w:tr w:rsidR="006633D9" w:rsidRPr="00C54216" w14:paraId="7EAA23D3" w14:textId="77777777" w:rsidTr="006633D9">
        <w:tc>
          <w:tcPr>
            <w:tcW w:w="0" w:type="auto"/>
            <w:vAlign w:val="center"/>
          </w:tcPr>
          <w:p w14:paraId="7B00B1E2" w14:textId="77777777" w:rsidR="006633D9" w:rsidRPr="00C54216" w:rsidRDefault="006633D9" w:rsidP="00C54216">
            <w:pPr>
              <w:rPr>
                <w:sz w:val="18"/>
                <w:szCs w:val="18"/>
                <w:lang w:val="fr-FR"/>
              </w:rPr>
            </w:pPr>
            <w:r>
              <w:rPr>
                <w:sz w:val="18"/>
                <w:szCs w:val="18"/>
                <w:lang w:val="fr-FR"/>
              </w:rPr>
              <w:t>Dossolon</w:t>
            </w:r>
          </w:p>
        </w:tc>
        <w:tc>
          <w:tcPr>
            <w:tcW w:w="0" w:type="auto"/>
            <w:vAlign w:val="center"/>
          </w:tcPr>
          <w:p w14:paraId="64B52A8D" w14:textId="77777777" w:rsidR="006633D9" w:rsidRPr="00C54216" w:rsidRDefault="006633D9" w:rsidP="00C54216">
            <w:pPr>
              <w:rPr>
                <w:sz w:val="18"/>
                <w:szCs w:val="18"/>
                <w:lang w:val="fr-FR"/>
              </w:rPr>
            </w:pPr>
            <w:r>
              <w:rPr>
                <w:sz w:val="18"/>
                <w:szCs w:val="18"/>
                <w:lang w:val="fr-FR"/>
              </w:rPr>
              <w:t xml:space="preserve">Douba-Yabi (PC-260423-4)</w:t>
            </w:r>
          </w:p>
        </w:tc>
        <w:tc>
          <w:tcPr>
            <w:tcW w:w="0" w:type="auto"/>
          </w:tcPr>
          <w:p w14:paraId="152E6261" w14:textId="77777777" w:rsidR="006633D9" w:rsidRPr="00152059" w:rsidRDefault="006633D9" w:rsidP="00152059">
            <w:pPr>
              <w:spacing w:line="276" w:lineRule="auto"/>
              <w:rPr>
                <w:lang w:val="fr-FR"/>
              </w:rPr>
            </w:pPr>
            <w:r>
              <w:rPr>
                <w:lang w:val="fr-FR"/>
              </w:rPr>
              <w:t xml:space="preserve">Douba-Yabi est un cimetière ancestral islamique fondé par la famille Diallo, en usage régulier depuis les années 2000. Situé à seulement 50 m de l'emprise de la raffinerie d'alumine, sa destruction physique lors des travaux de défrichement est quasi-certaine sans mesure d'évitement prioritaire. Le responsable du site est Ahmed Tidiane Diallo.</w:t>
            </w:r>
          </w:p>
          <w:p w14:paraId="2F80E015" w14:textId="77777777" w:rsidR="006633D9" w:rsidRPr="00C54216" w:rsidRDefault="006633D9" w:rsidP="00C54216">
            <w:pPr>
              <w:rPr>
                <w:sz w:val="18"/>
                <w:szCs w:val="18"/>
                <w:lang w:val="fr-FR"/>
              </w:rPr>
            </w:pPr>
          </w:p>
        </w:tc>
        <w:tc>
          <w:tcPr>
            <w:tcW w:w="0" w:type="auto"/>
            <w:vAlign w:val="center"/>
          </w:tcPr>
          <w:p w14:paraId="7E214BFC" w14:textId="77777777" w:rsidR="006633D9" w:rsidRPr="00C54216" w:rsidRDefault="006633D9" w:rsidP="00C54216">
            <w:pPr>
              <w:rPr>
                <w:sz w:val="18"/>
                <w:szCs w:val="18"/>
                <w:lang w:val="fr-FR"/>
              </w:rPr>
            </w:pPr>
            <w:r>
              <w:rPr>
                <w:sz w:val="18"/>
                <w:szCs w:val="18"/>
                <w:lang w:val="fr-FR"/>
              </w:rPr>
              <w:t>Raffinerie d'alumine</w:t>
            </w:r>
          </w:p>
        </w:tc>
        <w:tc>
          <w:tcPr>
            <w:tcW w:w="0" w:type="auto"/>
            <w:vAlign w:val="center"/>
          </w:tcPr>
          <w:p w14:paraId="5E6CF1E4" w14:textId="77777777" w:rsidR="006633D9" w:rsidRPr="00C54216" w:rsidRDefault="006633D9" w:rsidP="00C54216">
            <w:pPr>
              <w:rPr>
                <w:sz w:val="18"/>
                <w:szCs w:val="18"/>
                <w:lang w:val="fr-FR"/>
              </w:rPr>
            </w:pPr>
            <w:r>
              <w:rPr>
                <w:sz w:val="18"/>
                <w:szCs w:val="18"/>
                <w:lang w:val="fr-FR"/>
              </w:rPr>
              <w:t>50 m</w:t>
            </w:r>
          </w:p>
        </w:tc>
        <w:tc>
          <w:tcPr>
            <w:tcW w:w="0" w:type="auto"/>
            <w:vAlign w:val="center"/>
          </w:tcPr>
          <w:p w14:paraId="14888EAC" w14:textId="77777777" w:rsidR="006633D9" w:rsidRPr="00C54216" w:rsidRDefault="006633D9" w:rsidP="00C54216">
            <w:pPr>
              <w:rPr>
                <w:sz w:val="18"/>
                <w:szCs w:val="18"/>
                <w:lang w:val="fr-FR"/>
              </w:rPr>
            </w:pPr>
            <w:r>
              <w:rPr>
                <w:sz w:val="18"/>
                <w:szCs w:val="18"/>
                <w:lang w:val="fr-FR"/>
              </w:rPr>
              <w:t>Religieux</w:t>
            </w:r>
          </w:p>
        </w:tc>
        <w:tc>
          <w:tcPr>
            <w:tcW w:w="0" w:type="auto"/>
            <w:vAlign w:val="center"/>
          </w:tcPr>
          <w:p w14:paraId="55D623F7" w14:textId="77777777" w:rsidR="006633D9" w:rsidRPr="00C54216" w:rsidRDefault="00E00527" w:rsidP="00E00527">
            <w:pPr>
              <w:rPr>
                <w:sz w:val="18"/>
                <w:szCs w:val="18"/>
                <w:lang w:val="fr-FR"/>
              </w:rPr>
            </w:pPr>
            <w:r>
              <w:rPr>
                <w:sz w:val="18"/>
                <w:szCs w:val="18"/>
                <w:lang w:val="fr-FR"/>
              </w:rPr>
              <w:t>-</w:t>
            </w:r>
          </w:p>
        </w:tc>
        <w:tc>
          <w:tcPr>
            <w:tcW w:w="0" w:type="auto"/>
            <w:vAlign w:val="center"/>
          </w:tcPr>
          <w:p w14:paraId="132E9F83" w14:textId="77777777" w:rsidR="006633D9" w:rsidRPr="00C54216" w:rsidRDefault="006633D9" w:rsidP="00C54216">
            <w:pPr>
              <w:rPr>
                <w:sz w:val="18"/>
                <w:szCs w:val="18"/>
                <w:lang w:val="fr-FR"/>
              </w:rPr>
            </w:pPr>
            <w:r>
              <w:rPr>
                <w:sz w:val="18"/>
                <w:szCs w:val="18"/>
                <w:lang w:val="fr-FR"/>
              </w:rPr>
              <w:t>Elévé</w:t>
            </w:r>
          </w:p>
        </w:tc>
      </w:tr>
      <w:tr w:rsidR="006633D9" w:rsidRPr="00C54216" w14:paraId="5931C892" w14:textId="77777777" w:rsidTr="006633D9">
        <w:tc>
          <w:tcPr>
            <w:tcW w:w="0" w:type="auto"/>
            <w:vAlign w:val="center"/>
          </w:tcPr>
          <w:p w14:paraId="602D618B" w14:textId="77777777" w:rsidR="006633D9" w:rsidRPr="00C54216" w:rsidRDefault="006633D9" w:rsidP="00C54216">
            <w:pPr>
              <w:rPr>
                <w:sz w:val="18"/>
                <w:szCs w:val="18"/>
                <w:lang w:val="fr-FR"/>
              </w:rPr>
            </w:pPr>
            <w:r>
              <w:rPr>
                <w:sz w:val="18"/>
                <w:szCs w:val="18"/>
                <w:lang w:val="fr-FR"/>
              </w:rPr>
              <w:t>Katchafn</w:t>
            </w:r>
          </w:p>
        </w:tc>
        <w:tc>
          <w:tcPr>
            <w:tcW w:w="0" w:type="auto"/>
            <w:vAlign w:val="center"/>
          </w:tcPr>
          <w:p w14:paraId="4803F021" w14:textId="77777777" w:rsidR="006633D9" w:rsidRPr="00C54216" w:rsidRDefault="006633D9" w:rsidP="00C54216">
            <w:pPr>
              <w:rPr>
                <w:sz w:val="18"/>
                <w:szCs w:val="18"/>
                <w:lang w:val="fr-FR"/>
              </w:rPr>
            </w:pPr>
            <w:r>
              <w:rPr>
                <w:sz w:val="18"/>
                <w:szCs w:val="18"/>
                <w:lang w:val="fr-FR"/>
              </w:rPr>
              <w:t xml:space="preserve">Fé-ra (PC-260423-1)</w:t>
            </w:r>
          </w:p>
        </w:tc>
        <w:tc>
          <w:tcPr>
            <w:tcW w:w="0" w:type="auto"/>
          </w:tcPr>
          <w:p w14:paraId="5A200BA3" w14:textId="77777777" w:rsidR="006633D9" w:rsidRPr="004B5F30" w:rsidRDefault="006633D9" w:rsidP="004B5F30">
            <w:pPr>
              <w:spacing w:before="80" w:after="80" w:line="276" w:lineRule="auto"/>
              <w:jc w:val="both"/>
              <w:rPr>
                <w:lang w:val="fr-FR"/>
              </w:rPr>
            </w:pPr>
            <w:commentRangeStart w:id="356"/>
            <w:r>
              <w:rPr>
                <w:lang w:val="fr-FR"/>
              </w:rPr>
              <w:t xml:space="preserve">Fé-ra est situé à l'intérieur de l'emprise de la raffinerie d'alumine. Sa destruction lors des travaux de défrichement est certaine. La communauté de Katchafn a formulé une condition explicite et non négociable : le génie Fé-ra doit être installé dans son nouveau site d'accueil avant que les ménages de Katchafn ne quittent leur village dans le cadre du PAR. Responsables du site : famille Camara (L1), famille Karabè et famille Kasconta.</w:t>
            </w:r>
            <w:commentRangeEnd w:id="356"/>
            <w:r>
              <w:rPr>
                <w:rStyle w:val="Marquedecommentaire"/>
              </w:rPr>
              <w:commentReference w:id="356"/>
            </w:r>
          </w:p>
          <w:p w14:paraId="1A6B4A67" w14:textId="77777777" w:rsidR="006633D9" w:rsidRPr="00C54216" w:rsidRDefault="006633D9" w:rsidP="00C54216">
            <w:pPr>
              <w:rPr>
                <w:lang w:val="fr-FR"/>
              </w:rPr>
            </w:pPr>
          </w:p>
        </w:tc>
        <w:tc>
          <w:tcPr>
            <w:tcW w:w="0" w:type="auto"/>
            <w:vAlign w:val="center"/>
          </w:tcPr>
          <w:p w14:paraId="21121142" w14:textId="77777777" w:rsidR="006633D9" w:rsidRPr="00C54216" w:rsidRDefault="006633D9" w:rsidP="00C54216">
            <w:pPr>
              <w:rPr>
                <w:sz w:val="18"/>
                <w:szCs w:val="18"/>
                <w:lang w:val="fr-FR"/>
              </w:rPr>
            </w:pPr>
            <w:r>
              <w:rPr>
                <w:sz w:val="18"/>
                <w:szCs w:val="18"/>
                <w:lang w:val="fr-FR"/>
              </w:rPr>
              <w:t>Raffinerie d'alumine</w:t>
            </w:r>
          </w:p>
        </w:tc>
        <w:tc>
          <w:tcPr>
            <w:tcW w:w="0" w:type="auto"/>
            <w:vAlign w:val="center"/>
          </w:tcPr>
          <w:p w14:paraId="4D2CE186" w14:textId="77777777" w:rsidR="006633D9" w:rsidRPr="00C54216" w:rsidRDefault="006633D9" w:rsidP="00C54216">
            <w:pPr>
              <w:rPr>
                <w:sz w:val="18"/>
                <w:szCs w:val="18"/>
                <w:lang w:val="fr-FR"/>
              </w:rPr>
            </w:pPr>
            <w:r>
              <w:rPr>
                <w:sz w:val="18"/>
                <w:szCs w:val="18"/>
                <w:lang w:val="fr-FR"/>
              </w:rPr>
              <w:t>Dans emprise</w:t>
            </w:r>
          </w:p>
        </w:tc>
        <w:tc>
          <w:tcPr>
            <w:tcW w:w="0" w:type="auto"/>
            <w:vAlign w:val="center"/>
          </w:tcPr>
          <w:p w14:paraId="4DD4B5A2"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7448ED87" w14:textId="77777777" w:rsidR="006633D9" w:rsidRPr="00C54216" w:rsidRDefault="00E00527" w:rsidP="00C54216">
            <w:pPr>
              <w:rPr>
                <w:sz w:val="18"/>
                <w:szCs w:val="18"/>
                <w:lang w:val="fr-FR"/>
              </w:rPr>
            </w:pPr>
            <w:r>
              <w:rPr>
                <w:sz w:val="18"/>
                <w:szCs w:val="18"/>
                <w:lang w:val="fr-FR"/>
              </w:rPr>
              <w:t>-</w:t>
            </w:r>
          </w:p>
        </w:tc>
        <w:tc>
          <w:tcPr>
            <w:tcW w:w="0" w:type="auto"/>
            <w:vAlign w:val="center"/>
          </w:tcPr>
          <w:p w14:paraId="2CCD408A" w14:textId="77777777" w:rsidR="006633D9" w:rsidRPr="00C54216" w:rsidRDefault="006633D9" w:rsidP="00C54216">
            <w:pPr>
              <w:rPr>
                <w:sz w:val="18"/>
                <w:szCs w:val="18"/>
                <w:lang w:val="fr-FR"/>
              </w:rPr>
            </w:pPr>
            <w:r>
              <w:rPr>
                <w:sz w:val="18"/>
                <w:szCs w:val="18"/>
                <w:lang w:val="fr-FR"/>
              </w:rPr>
              <w:t>Elévé</w:t>
            </w:r>
          </w:p>
        </w:tc>
      </w:tr>
      <w:tr w:rsidR="006633D9" w:rsidRPr="00C54216" w14:paraId="0A1D0B4F" w14:textId="77777777" w:rsidTr="006633D9">
        <w:tc>
          <w:tcPr>
            <w:tcW w:w="0" w:type="auto"/>
            <w:vAlign w:val="center"/>
          </w:tcPr>
          <w:p w14:paraId="65E86C18" w14:textId="77777777" w:rsidR="006633D9" w:rsidRPr="00C54216" w:rsidRDefault="006633D9" w:rsidP="00C54216">
            <w:pPr>
              <w:rPr>
                <w:sz w:val="18"/>
                <w:szCs w:val="18"/>
                <w:lang w:val="fr-FR"/>
              </w:rPr>
            </w:pPr>
            <w:r>
              <w:rPr>
                <w:sz w:val="18"/>
                <w:szCs w:val="18"/>
                <w:lang w:val="fr-FR"/>
              </w:rPr>
              <w:t>Kakourounty</w:t>
            </w:r>
          </w:p>
        </w:tc>
        <w:tc>
          <w:tcPr>
            <w:tcW w:w="0" w:type="auto"/>
            <w:vAlign w:val="center"/>
          </w:tcPr>
          <w:p w14:paraId="2087B381" w14:textId="77777777" w:rsidR="006633D9" w:rsidRPr="00C54216" w:rsidRDefault="006633D9" w:rsidP="00C54216">
            <w:pPr>
              <w:rPr>
                <w:sz w:val="18"/>
                <w:szCs w:val="18"/>
                <w:lang w:val="fr-FR"/>
              </w:rPr>
            </w:pPr>
            <w:r>
              <w:rPr>
                <w:sz w:val="18"/>
                <w:szCs w:val="18"/>
                <w:lang w:val="fr-FR"/>
              </w:rPr>
              <w:t xml:space="preserve">Dawakaré (PC-260423-3)</w:t>
            </w:r>
          </w:p>
        </w:tc>
        <w:tc>
          <w:tcPr>
            <w:tcW w:w="0" w:type="auto"/>
          </w:tcPr>
          <w:p w14:paraId="10FE2D17" w14:textId="77777777" w:rsidR="006633D9" w:rsidRPr="004B5F30" w:rsidRDefault="006633D9" w:rsidP="004B5F30">
            <w:pPr>
              <w:spacing w:before="80" w:after="80" w:line="276" w:lineRule="auto"/>
              <w:jc w:val="both"/>
              <w:rPr>
                <w:lang w:val="fr-FR"/>
              </w:rPr>
            </w:pPr>
            <w:r>
              <w:rPr>
                <w:lang w:val="fr-FR"/>
              </w:rPr>
              <w:t xml:space="preserve">Dawakaré est le site patrimonial le plus critique du Projet WCAG. Situé à 200 m de l'emprise de la centrale électrique, dans une galerie forestière au bord d'une mare sacrée, il est </w:t>
              <w:lastRenderedPageBreak/>
              <w:t xml:space="preserve">déclaré non destructible et non reproductible par ses détenteurs (familles Camara Katankom, Karabè et Kasconta). Il remplit des fonctions vitales pour la communauté Baga mandoris de trois villages (Dagbakan, Katinck, Kakinaf) : protection du village, fertilité, guérison des maladies, cohésion sociale. Sa destruction serait définitive et irréversible. Responsables : Aboubacar Camara et Djénaba Camara.</w:t>
            </w:r>
          </w:p>
          <w:p w14:paraId="02147AF0" w14:textId="77777777" w:rsidR="006633D9" w:rsidRPr="00C54216" w:rsidRDefault="006633D9" w:rsidP="00C54216">
            <w:pPr>
              <w:rPr>
                <w:lang w:val="fr-FR"/>
              </w:rPr>
            </w:pPr>
          </w:p>
        </w:tc>
        <w:tc>
          <w:tcPr>
            <w:tcW w:w="0" w:type="auto"/>
            <w:vAlign w:val="center"/>
          </w:tcPr>
          <w:p w14:paraId="66BD09C6" w14:textId="77777777" w:rsidR="006633D9" w:rsidRPr="00C54216" w:rsidRDefault="006633D9" w:rsidP="00C54216">
            <w:pPr>
              <w:rPr>
                <w:sz w:val="18"/>
                <w:szCs w:val="18"/>
                <w:lang w:val="fr-FR"/>
              </w:rPr>
            </w:pPr>
            <w:r>
              <w:rPr>
                <w:sz w:val="18"/>
                <w:szCs w:val="18"/>
                <w:lang w:val="fr-FR"/>
              </w:rPr>
              <w:lastRenderedPageBreak/>
              <w:t>Centrale électrique</w:t>
            </w:r>
          </w:p>
        </w:tc>
        <w:tc>
          <w:tcPr>
            <w:tcW w:w="0" w:type="auto"/>
            <w:vAlign w:val="center"/>
          </w:tcPr>
          <w:p w14:paraId="7D2CE0CC" w14:textId="77777777" w:rsidR="006633D9" w:rsidRPr="00C54216" w:rsidRDefault="006633D9" w:rsidP="00C54216">
            <w:pPr>
              <w:rPr>
                <w:sz w:val="18"/>
                <w:szCs w:val="18"/>
                <w:lang w:val="fr-FR"/>
              </w:rPr>
            </w:pPr>
            <w:r>
              <w:rPr>
                <w:sz w:val="18"/>
                <w:szCs w:val="18"/>
                <w:lang w:val="fr-FR"/>
              </w:rPr>
              <w:t>200 m</w:t>
            </w:r>
          </w:p>
        </w:tc>
        <w:tc>
          <w:tcPr>
            <w:tcW w:w="0" w:type="auto"/>
            <w:vAlign w:val="center"/>
          </w:tcPr>
          <w:p w14:paraId="3DB8EA38"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79FE46C6" w14:textId="77777777" w:rsidR="006633D9" w:rsidRPr="00C54216" w:rsidRDefault="006633D9" w:rsidP="00C54216">
            <w:pPr>
              <w:rPr>
                <w:sz w:val="18"/>
                <w:szCs w:val="18"/>
                <w:lang w:val="fr-FR"/>
              </w:rPr>
            </w:pPr>
            <w:r>
              <w:rPr>
                <w:lang w:val="fr-FR"/>
              </w:rPr>
              <w:t xml:space="preserve">Site en usage actif ; valeur culturelle élevée pour les détenteurs ; potentiellement destructible ou non reproductible ; dans ou </w:t>
              <w:lastRenderedPageBreak/>
              <w:t>très proche de l'emprise directe du Projet</w:t>
            </w:r>
          </w:p>
        </w:tc>
        <w:tc>
          <w:tcPr>
            <w:tcW w:w="797" w:type="dxa"/>
            <w:vAlign w:val="center"/>
          </w:tcPr>
          <w:p w14:paraId="2AEE115E" w14:textId="77777777" w:rsidR="006633D9" w:rsidRPr="00C54216" w:rsidRDefault="006633D9" w:rsidP="00C54216">
            <w:pPr>
              <w:rPr>
                <w:sz w:val="18"/>
                <w:szCs w:val="18"/>
                <w:lang w:val="fr-FR"/>
              </w:rPr>
            </w:pPr>
            <w:r>
              <w:rPr>
                <w:sz w:val="18"/>
                <w:szCs w:val="18"/>
                <w:lang w:val="fr-FR"/>
              </w:rPr>
              <w:lastRenderedPageBreak/>
              <w:t>Élevée</w:t>
            </w:r>
          </w:p>
        </w:tc>
      </w:tr>
      <w:tr w:rsidR="006633D9" w:rsidRPr="00C54216" w14:paraId="5B608B10" w14:textId="77777777" w:rsidTr="006633D9">
        <w:tc>
          <w:tcPr>
            <w:tcW w:w="0" w:type="auto"/>
            <w:vAlign w:val="center"/>
          </w:tcPr>
          <w:p w14:paraId="1747861B" w14:textId="77777777" w:rsidR="006633D9" w:rsidRPr="00C54216" w:rsidRDefault="006633D9" w:rsidP="00C54216">
            <w:pPr>
              <w:rPr>
                <w:sz w:val="18"/>
                <w:szCs w:val="18"/>
                <w:lang w:val="fr-FR"/>
              </w:rPr>
            </w:pPr>
            <w:r>
              <w:rPr>
                <w:sz w:val="18"/>
                <w:szCs w:val="18"/>
                <w:lang w:val="fr-FR"/>
              </w:rPr>
              <w:t>Taloukhouré</w:t>
            </w:r>
          </w:p>
        </w:tc>
        <w:tc>
          <w:tcPr>
            <w:tcW w:w="0" w:type="auto"/>
            <w:vAlign w:val="center"/>
          </w:tcPr>
          <w:p w14:paraId="2DF07A53" w14:textId="77777777" w:rsidR="006633D9" w:rsidRPr="00C54216" w:rsidRDefault="006633D9" w:rsidP="00C54216">
            <w:pPr>
              <w:rPr>
                <w:sz w:val="18"/>
                <w:szCs w:val="18"/>
                <w:lang w:val="fr-FR"/>
              </w:rPr>
            </w:pPr>
            <w:r>
              <w:rPr>
                <w:sz w:val="18"/>
                <w:szCs w:val="18"/>
                <w:lang w:val="fr-FR"/>
              </w:rPr>
              <w:t xml:space="preserve">Taloukhouré-Daranta (PC-260424-1)</w:t>
            </w:r>
          </w:p>
        </w:tc>
        <w:tc>
          <w:tcPr>
            <w:tcW w:w="0" w:type="auto"/>
          </w:tcPr>
          <w:p w14:paraId="7D9184AF" w14:textId="77777777" w:rsidR="006633D9" w:rsidRPr="00527D41" w:rsidRDefault="006633D9" w:rsidP="00527D41">
            <w:pPr>
              <w:spacing w:before="80" w:after="80" w:line="276" w:lineRule="auto"/>
              <w:jc w:val="both"/>
              <w:rPr>
                <w:lang w:val="fr-FR"/>
              </w:rPr>
            </w:pPr>
            <w:r>
              <w:rPr>
                <w:lang w:val="fr-FR"/>
              </w:rPr>
              <w:t xml:space="preserve">Taloukhouré-Daranta est localisé dans l'emprise du parc à boues rouges (~670 ha), dans une galerie forestière abritant une tête de source. La coupe des arbres et le défrichement du site sont strictement interdits selon les règles coutumières. Sa destruction lors de l'aménagement du parc est certaine. Responsable : Abdoulaye Diassy.</w:t>
            </w:r>
          </w:p>
          <w:p w14:paraId="529C392A" w14:textId="77777777" w:rsidR="006633D9" w:rsidRPr="00C54216" w:rsidRDefault="006633D9" w:rsidP="00C54216">
            <w:pPr>
              <w:rPr>
                <w:sz w:val="18"/>
                <w:szCs w:val="18"/>
                <w:lang w:val="fr-FR"/>
              </w:rPr>
            </w:pPr>
          </w:p>
        </w:tc>
        <w:tc>
          <w:tcPr>
            <w:tcW w:w="0" w:type="auto"/>
            <w:vAlign w:val="center"/>
          </w:tcPr>
          <w:p w14:paraId="4E49E962" w14:textId="77777777" w:rsidR="006633D9" w:rsidRPr="00C54216" w:rsidRDefault="006633D9" w:rsidP="00C54216">
            <w:pPr>
              <w:rPr>
                <w:sz w:val="18"/>
                <w:szCs w:val="18"/>
                <w:lang w:val="fr-FR"/>
              </w:rPr>
            </w:pPr>
            <w:r>
              <w:rPr>
                <w:sz w:val="18"/>
                <w:szCs w:val="18"/>
                <w:lang w:val="fr-FR"/>
              </w:rPr>
              <w:t>Parc à boues rouges</w:t>
            </w:r>
          </w:p>
        </w:tc>
        <w:tc>
          <w:tcPr>
            <w:tcW w:w="0" w:type="auto"/>
            <w:vAlign w:val="center"/>
          </w:tcPr>
          <w:p w14:paraId="048B2860" w14:textId="77777777" w:rsidR="006633D9" w:rsidRPr="00C54216" w:rsidRDefault="006633D9" w:rsidP="00C54216">
            <w:pPr>
              <w:rPr>
                <w:sz w:val="18"/>
                <w:szCs w:val="18"/>
                <w:lang w:val="fr-FR"/>
              </w:rPr>
            </w:pPr>
            <w:r>
              <w:rPr>
                <w:sz w:val="18"/>
                <w:szCs w:val="18"/>
                <w:lang w:val="fr-FR"/>
              </w:rPr>
              <w:t>Dans emprise</w:t>
            </w:r>
          </w:p>
        </w:tc>
        <w:tc>
          <w:tcPr>
            <w:tcW w:w="0" w:type="auto"/>
            <w:vAlign w:val="center"/>
          </w:tcPr>
          <w:p w14:paraId="6998A132"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1F6CEF75" w14:textId="77777777" w:rsidR="006633D9" w:rsidRPr="00C54216" w:rsidRDefault="006633D9" w:rsidP="00C54216">
            <w:pPr>
              <w:rPr>
                <w:sz w:val="18"/>
                <w:szCs w:val="18"/>
                <w:lang w:val="fr-FR"/>
              </w:rPr>
            </w:pPr>
            <w:r>
              <w:rPr>
                <w:sz w:val="18"/>
                <w:szCs w:val="18"/>
                <w:lang w:val="fr-FR"/>
              </w:rPr>
              <w:t>-</w:t>
            </w:r>
          </w:p>
        </w:tc>
        <w:tc>
          <w:tcPr>
            <w:tcW w:w="0" w:type="auto"/>
            <w:vAlign w:val="center"/>
          </w:tcPr>
          <w:p w14:paraId="312B0B62" w14:textId="77777777" w:rsidR="006633D9" w:rsidRPr="00C54216" w:rsidRDefault="006633D9" w:rsidP="00C54216">
            <w:pPr>
              <w:rPr>
                <w:sz w:val="18"/>
                <w:szCs w:val="18"/>
                <w:lang w:val="fr-FR"/>
              </w:rPr>
            </w:pPr>
            <w:r>
              <w:rPr>
                <w:sz w:val="18"/>
                <w:szCs w:val="18"/>
                <w:lang w:val="fr-FR"/>
              </w:rPr>
              <w:t>Moyen</w:t>
            </w:r>
          </w:p>
        </w:tc>
      </w:tr>
      <w:tr w:rsidR="006633D9" w:rsidRPr="00C54216" w14:paraId="27524366" w14:textId="77777777" w:rsidTr="006633D9">
        <w:tc>
          <w:tcPr>
            <w:tcW w:w="0" w:type="auto"/>
            <w:vAlign w:val="center"/>
          </w:tcPr>
          <w:p w14:paraId="21C3C433" w14:textId="77777777" w:rsidR="006633D9" w:rsidRPr="00C54216" w:rsidRDefault="006633D9" w:rsidP="00C54216">
            <w:pPr>
              <w:rPr>
                <w:sz w:val="18"/>
                <w:szCs w:val="18"/>
                <w:lang w:val="fr-FR"/>
              </w:rPr>
            </w:pPr>
            <w:r>
              <w:rPr>
                <w:sz w:val="18"/>
                <w:szCs w:val="18"/>
                <w:lang w:val="fr-FR"/>
              </w:rPr>
              <w:t>Difiyarè</w:t>
            </w:r>
          </w:p>
        </w:tc>
        <w:tc>
          <w:tcPr>
            <w:tcW w:w="0" w:type="auto"/>
            <w:vAlign w:val="center"/>
          </w:tcPr>
          <w:p w14:paraId="6E4A94C4" w14:textId="77777777" w:rsidR="006633D9" w:rsidRPr="00C54216" w:rsidRDefault="006633D9" w:rsidP="00C54216">
            <w:pPr>
              <w:rPr>
                <w:sz w:val="18"/>
                <w:szCs w:val="18"/>
                <w:lang w:val="fr-FR"/>
              </w:rPr>
            </w:pPr>
            <w:r>
              <w:rPr>
                <w:sz w:val="18"/>
                <w:szCs w:val="18"/>
                <w:lang w:val="fr-FR"/>
              </w:rPr>
              <w:t xml:space="preserve">Touguikérin (PC-260423-2)</w:t>
            </w:r>
          </w:p>
        </w:tc>
        <w:tc>
          <w:tcPr>
            <w:tcW w:w="0" w:type="auto"/>
          </w:tcPr>
          <w:p w14:paraId="3E3A24E8" w14:textId="77777777" w:rsidR="006633D9" w:rsidRPr="00C54216" w:rsidRDefault="006633D9" w:rsidP="006633D9">
            <w:pPr>
              <w:spacing w:before="80" w:after="80" w:line="276" w:lineRule="auto"/>
              <w:jc w:val="both"/>
              <w:rPr>
                <w:lang w:val="fr-FR"/>
              </w:rPr>
            </w:pPr>
            <w:r>
              <w:rPr>
                <w:lang w:val="fr-FR"/>
              </w:rPr>
              <w:t xml:space="preserve">Touguikérin est situé à 1,1 km de l'emprise de la centrale électrique, dans une galerie forestière sur une presqu'île en mangrove. Selon l'inventaire, le site n'est plus fréquenté actuellement. À cette distance, la destruction physique directe n'est pas envisagée. Les risques sont limités à des perturbations indirectes (bruit </w:t>
              <w:lastRenderedPageBreak/>
              <w:t xml:space="preserve">industriel à 1,1 km, pollution lumineuse, modifications de la mangrove). Responsable : famille Camara (L2), famille Katomblé.</w:t>
            </w:r>
          </w:p>
        </w:tc>
        <w:tc>
          <w:tcPr>
            <w:tcW w:w="0" w:type="auto"/>
            <w:vAlign w:val="center"/>
          </w:tcPr>
          <w:p w14:paraId="57A69BF1" w14:textId="77777777" w:rsidR="006633D9" w:rsidRPr="00C54216" w:rsidRDefault="006633D9" w:rsidP="00C54216">
            <w:pPr>
              <w:rPr>
                <w:sz w:val="18"/>
                <w:szCs w:val="18"/>
                <w:lang w:val="fr-FR"/>
              </w:rPr>
            </w:pPr>
            <w:r>
              <w:rPr>
                <w:sz w:val="18"/>
                <w:szCs w:val="18"/>
                <w:lang w:val="fr-FR"/>
              </w:rPr>
              <w:lastRenderedPageBreak/>
              <w:t>Centrale électrique</w:t>
            </w:r>
          </w:p>
        </w:tc>
        <w:tc>
          <w:tcPr>
            <w:tcW w:w="0" w:type="auto"/>
            <w:vAlign w:val="center"/>
          </w:tcPr>
          <w:p w14:paraId="2DB94737" w14:textId="77777777" w:rsidR="006633D9" w:rsidRPr="00C54216" w:rsidRDefault="006633D9" w:rsidP="00C54216">
            <w:pPr>
              <w:rPr>
                <w:sz w:val="18"/>
                <w:szCs w:val="18"/>
                <w:lang w:val="fr-FR"/>
              </w:rPr>
            </w:pPr>
            <w:r>
              <w:rPr>
                <w:sz w:val="18"/>
                <w:szCs w:val="18"/>
                <w:lang w:val="fr-FR"/>
              </w:rPr>
              <w:t>1,1 km</w:t>
            </w:r>
          </w:p>
        </w:tc>
        <w:tc>
          <w:tcPr>
            <w:tcW w:w="0" w:type="auto"/>
            <w:vAlign w:val="center"/>
          </w:tcPr>
          <w:p w14:paraId="37EDDA94" w14:textId="77777777" w:rsidR="006633D9" w:rsidRPr="00C54216" w:rsidRDefault="006633D9" w:rsidP="00C54216">
            <w:pPr>
              <w:rPr>
                <w:sz w:val="18"/>
                <w:szCs w:val="18"/>
                <w:lang w:val="fr-FR"/>
              </w:rPr>
            </w:pPr>
            <w:r>
              <w:rPr>
                <w:sz w:val="18"/>
                <w:szCs w:val="18"/>
                <w:lang w:val="fr-FR"/>
              </w:rPr>
              <w:t>Génie</w:t>
            </w:r>
          </w:p>
        </w:tc>
        <w:tc>
          <w:tcPr>
            <w:tcW w:w="0" w:type="auto"/>
            <w:vAlign w:val="center"/>
          </w:tcPr>
          <w:p w14:paraId="3AE73230" w14:textId="77777777" w:rsidR="006633D9" w:rsidRPr="00C54216" w:rsidRDefault="006633D9" w:rsidP="00C54216">
            <w:pPr>
              <w:rPr>
                <w:sz w:val="18"/>
                <w:szCs w:val="18"/>
                <w:lang w:val="fr-FR"/>
              </w:rPr>
            </w:pPr>
            <w:r>
              <w:rPr>
                <w:sz w:val="18"/>
                <w:szCs w:val="18"/>
                <w:lang w:val="fr-FR"/>
              </w:rPr>
              <w:t>-</w:t>
            </w:r>
          </w:p>
        </w:tc>
        <w:tc>
          <w:tcPr>
            <w:tcW w:w="0" w:type="auto"/>
            <w:vAlign w:val="center"/>
          </w:tcPr>
          <w:p w14:paraId="527D2DC8" w14:textId="77777777" w:rsidR="006633D9" w:rsidRPr="00C54216" w:rsidRDefault="006633D9" w:rsidP="00C54216">
            <w:pPr>
              <w:rPr>
                <w:sz w:val="18"/>
                <w:szCs w:val="18"/>
                <w:lang w:val="fr-FR"/>
              </w:rPr>
            </w:pPr>
            <w:r>
              <w:rPr>
                <w:sz w:val="18"/>
                <w:szCs w:val="18"/>
                <w:lang w:val="fr-FR"/>
              </w:rPr>
              <w:t>Faible</w:t>
            </w:r>
          </w:p>
        </w:tc>
      </w:tr>
    </w:tbl>
    <w:p w14:paraId="19F06F8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sectPr w:rsidR="00F31D6C" w:rsidRPr="00F31D6C" w:rsidSect="00AD27E4">
          <w:type w:val="nextColumn"/>
          <w:pgSz w:w="16838" w:h="11906" w:orient="landscape"/>
          <w:pgMar w:top="1418" w:right="1418" w:bottom="1418" w:left="1418" w:header="709" w:footer="709" w:gutter="0"/>
          <w:paperSrc w:first="15" w:other="15"/>
          <w:cols w:space="708"/>
          <w:docGrid w:linePitch="360"/>
        </w:sectPr>
      </w:pPr>
    </w:p>
    <w:p w14:paraId="37F469B6"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39" w:name="_Toc182911027"/>
      <w:bookmarkStart w:id="240" w:name="_Toc184282232"/>
      <w:bookmarkStart w:id="241" w:name="_Toc191545749"/>
      <w:bookmarkStart w:id="242" w:name="_Toc194299234"/>
      <w:r>
        <w:rPr>
          <w:rFonts w:ascii="Arial" w:eastAsia="Times New Roman" w:hAnsi="Arial" w:cs="Arial"/>
          <w:b/>
          <w:kern w:val="0"/>
          <w:sz w:val="21"/>
          <w:szCs w:val="21"/>
          <w:lang w:val="fr-FR"/>
          <w14:ligatures w14:val="none"/>
        </w:rPr>
        <w:lastRenderedPageBreak/>
        <w:t xml:space="preserve">Évaluation de l'impact du projet sur le patrimoine culturel</w:t>
      </w:r>
      <w:bookmarkEnd w:id="239"/>
      <w:bookmarkEnd w:id="240"/>
      <w:bookmarkEnd w:id="241"/>
      <w:bookmarkEnd w:id="242"/>
      <w:r>
        <w:rPr>
          <w:rFonts w:ascii="Arial" w:eastAsia="Times New Roman" w:hAnsi="Arial" w:cs="Arial"/>
          <w:b/>
          <w:kern w:val="0"/>
          <w:sz w:val="21"/>
          <w:szCs w:val="21"/>
          <w:lang w:val="fr-FR"/>
          <w14:ligatures w14:val="none"/>
        </w:rPr>
        <w:t xml:space="preserve"> </w:t>
      </w:r>
    </w:p>
    <w:p w14:paraId="36883DC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3B64918"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Suite à l’évaluation des impacts du projet sur les sites du patrimoine culturel, des mesures d’atténuation spécifiques sont proposées pour chaque site susceptible d’être affecté par le projet (voir PGES au chapitre </w:t>
      </w:r>
      <w:r>
        <w:rPr>
          <w:rFonts w:ascii="Arial" w:eastAsia="Calibri" w:hAnsi="Arial" w:cs="Arial"/>
          <w:kern w:val="0"/>
          <w:sz w:val="21"/>
          <w:szCs w:val="21"/>
          <w:lang w:val="en-CA"/>
          <w14:ligatures w14:val="none"/>
        </w:rPr>
        <w:fldChar w:fldCharType="begin"/>
      </w:r>
      <w:r>
        <w:rPr>
          <w:rFonts w:ascii="Arial" w:eastAsia="Calibri" w:hAnsi="Arial" w:cs="Arial"/>
          <w:kern w:val="0"/>
          <w:sz w:val="21"/>
          <w:szCs w:val="21"/>
          <w:lang w:val="fr-FR"/>
          <w14:ligatures w14:val="none"/>
        </w:rPr>
        <w:instrText xml:space="preserve"> REF _Ref191376263 \r \h  \* MERGEFORMAT </w:instrText>
      </w:r>
      <w:r>
        <w:rPr>
          <w:rFonts w:ascii="Arial" w:eastAsia="Calibri" w:hAnsi="Arial" w:cs="Arial"/>
          <w:kern w:val="0"/>
          <w:sz w:val="21"/>
          <w:szCs w:val="21"/>
          <w:lang w:val="en-CA"/>
          <w14:ligatures w14:val="none"/>
        </w:rPr>
        <w:fldChar w:fldCharType="separate"/>
      </w:r>
      <w:r>
        <w:rPr>
          <w:rFonts w:ascii="Arial" w:eastAsia="Calibri" w:hAnsi="Arial" w:cs="Arial"/>
          <w:kern w:val="0"/>
          <w:sz w:val="21"/>
          <w:szCs w:val="21"/>
          <w:lang w:val="fr-FR"/>
          <w14:ligatures w14:val="none"/>
        </w:rPr>
        <w:t>19</w:t>
      </w:r>
      <w:r>
        <w:rPr>
          <w:rFonts w:ascii="Arial" w:eastAsia="Calibri" w:hAnsi="Arial" w:cs="Arial"/>
          <w:kern w:val="0"/>
          <w:sz w:val="21"/>
          <w:szCs w:val="21"/>
          <w:lang w:val="en-CA"/>
          <w14:ligatures w14:val="none"/>
        </w:rPr>
        <w:fldChar w:fldCharType="end"/>
      </w:r>
      <w:r>
        <w:rPr>
          <w:rFonts w:ascii="Arial" w:eastAsia="Calibri" w:hAnsi="Arial" w:cs="Arial"/>
          <w:kern w:val="0"/>
          <w:sz w:val="21"/>
          <w:szCs w:val="21"/>
          <w:lang w:val="fr-FR"/>
          <w14:ligatures w14:val="none"/>
        </w:rPr>
        <w:t>).</w:t>
      </w:r>
    </w:p>
    <w:p w14:paraId="231EDCB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7206E8EB"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Les meilleures pratiques internationales stipulent que les promoteurs doivent adopter une approche de précaution pour protéger et préserver le patrimoine culturel. Cependant, la méthode de gestion privilégiée pour ce patrimoine est l'évitement. Il existe un certain nombre de techniques pour éviter les impacts sur les biens du patrimoine culturel, notamment :</w:t>
      </w:r>
    </w:p>
    <w:p w14:paraId="0E226A4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954A0E0" w14:textId="77777777" w:rsidR="00F31D6C" w:rsidRPr="00F31D6C" w:rsidRDefault="00F31D6C" w:rsidP="00F31D6C">
      <w:pPr>
        <w:numPr>
          <w:ilvl w:val="0"/>
          <w:numId w:val="11"/>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Choisir une option d’itinéraire qui évite autant de sites que possible ;</w:t>
      </w:r>
    </w:p>
    <w:p w14:paraId="1EACA537" w14:textId="77777777" w:rsidR="00F31D6C" w:rsidRPr="00F31D6C" w:rsidRDefault="00F31D6C" w:rsidP="00F31D6C">
      <w:pPr>
        <w:numPr>
          <w:ilvl w:val="0"/>
          <w:numId w:val="11"/>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Réduire ou déplacer les éléments du projet pour éviter les ressources ; et</w:t>
      </w:r>
    </w:p>
    <w:p w14:paraId="604B01C6" w14:textId="77777777" w:rsidR="00F31D6C" w:rsidRPr="00F31D6C" w:rsidRDefault="00F31D6C" w:rsidP="00F31D6C">
      <w:pPr>
        <w:numPr>
          <w:ilvl w:val="0"/>
          <w:numId w:val="11"/>
        </w:numPr>
        <w:spacing w:after="0" w:line="276" w:lineRule="auto"/>
        <w:ind w:left="714" w:hanging="357"/>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Réaliser des inspections techniques pendant la construction pour éviter et/ou minimiser les impacts.</w:t>
      </w:r>
    </w:p>
    <w:p w14:paraId="388FFE1E"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0714A20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D9904A4"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43" w:name="_Toc182911028"/>
      <w:bookmarkStart w:id="244" w:name="_Toc184282233"/>
      <w:bookmarkStart w:id="245" w:name="_Toc191545750"/>
      <w:bookmarkStart w:id="246" w:name="_Toc194299235"/>
      <w:r>
        <w:rPr>
          <w:rFonts w:ascii="Arial" w:eastAsia="Times New Roman" w:hAnsi="Arial" w:cs="Arial"/>
          <w:b/>
          <w:kern w:val="0"/>
          <w:sz w:val="21"/>
          <w:szCs w:val="21"/>
          <w:lang w:val="fr-FR"/>
          <w14:ligatures w14:val="none"/>
        </w:rPr>
        <w:t>Application de la hiérarchie des mesures d’atténuation</w:t>
      </w:r>
      <w:bookmarkEnd w:id="243"/>
      <w:bookmarkEnd w:id="244"/>
      <w:bookmarkEnd w:id="245"/>
      <w:bookmarkEnd w:id="246"/>
    </w:p>
    <w:p w14:paraId="3253EB75"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87CC636"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L’application de la hiérarchie des mesures d’atténuation pour le patrimoine culturel implique un certain nombre de mesures graduelles, commençant par l’évitement et passant au réaménagement en premier lieu. Lorsque l’évitement n’est pas possible, les impacts doivent être minimisés. Si les impacts directs ne peuvent être évités ou minimisés, des techniques telles que la découverte fortuite et l’enregistrement doivent être utilisées pour atténuer l’effet.</w:t>
      </w:r>
    </w:p>
    <w:p w14:paraId="45CCF63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30F35DC"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47" w:name="_Toc182911029"/>
      <w:bookmarkStart w:id="248" w:name="_Toc184282234"/>
      <w:bookmarkStart w:id="249" w:name="_Toc191545751"/>
      <w:bookmarkStart w:id="250" w:name="_Toc194299236"/>
      <w:r>
        <w:rPr>
          <w:rFonts w:ascii="Arial" w:eastAsia="Times New Roman" w:hAnsi="Arial" w:cs="Arial"/>
          <w:b/>
          <w:kern w:val="0"/>
          <w:sz w:val="21"/>
          <w:szCs w:val="21"/>
          <w:lang w:val="fr-FR"/>
          <w14:ligatures w14:val="none"/>
        </w:rPr>
        <w:t xml:space="preserve">Mesures visant à atténuer l’impact du projet sur le patrimoine culturel matériel</w:t>
      </w:r>
      <w:bookmarkEnd w:id="247"/>
      <w:bookmarkEnd w:id="248"/>
      <w:bookmarkEnd w:id="249"/>
      <w:bookmarkEnd w:id="250"/>
    </w:p>
    <w:p w14:paraId="59921F7F" w14:textId="77777777" w:rsidR="00F31D6C" w:rsidRPr="00F31D6C" w:rsidRDefault="00F31D6C" w:rsidP="00F31D6C">
      <w:pPr>
        <w:spacing w:after="0" w:line="276" w:lineRule="auto"/>
        <w:jc w:val="both"/>
        <w:rPr>
          <w:rFonts w:ascii="Arial" w:eastAsia="Calibri" w:hAnsi="Arial" w:cs="Arial"/>
          <w:kern w:val="0"/>
          <w:sz w:val="21"/>
          <w:szCs w:val="21"/>
          <w:lang w:val="fr-FR" w:eastAsia="zh-CN"/>
          <w14:ligatures w14:val="none"/>
        </w:rPr>
      </w:pPr>
    </w:p>
    <w:p w14:paraId="55CF3E86" w14:textId="77777777" w:rsidR="00C90F6D" w:rsidRDefault="00C90F6D" w:rsidP="00C90F6D">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Étant donné que le site de Taloukhouré-Daranta (PC-260424-1) est situé dans l’emprise du parc à boues rouges, que Fé-ra (PC-260423-1) se trouve dans l’emprise de la raffinerie d’alumine, que Douba-Yabi (PC-260423-4) est situé à environ 50 m de la raffinerie d’alumine et que Dawakaré (PC-260423-3) se trouve à environ 200 m de la centrale électrique, ces sites sont susceptibles d’être directement ou indirectement affectés par les activités du Projet, avec un risque potentiel de destruction ou d’altération de leur intégrité et de leur valeur culturelle.</w:t>
      </w:r>
    </w:p>
    <w:p w14:paraId="0A9E9065" w14:textId="77777777" w:rsidR="00C90F6D" w:rsidRPr="00C90F6D" w:rsidRDefault="00C90F6D" w:rsidP="00C90F6D">
      <w:pPr>
        <w:spacing w:after="0" w:line="276" w:lineRule="auto"/>
        <w:jc w:val="both"/>
        <w:rPr>
          <w:rFonts w:ascii="Arial" w:eastAsia="Calibri" w:hAnsi="Arial" w:cs="Arial"/>
          <w:kern w:val="0"/>
          <w:sz w:val="21"/>
          <w:szCs w:val="21"/>
          <w:lang w:val="fr-FR"/>
          <w14:ligatures w14:val="none"/>
        </w:rPr>
      </w:pPr>
    </w:p>
    <w:p w14:paraId="001633E2" w14:textId="75FD3682" w:rsidR="00C90F6D" w:rsidRPr="00C90F6D" w:rsidRDefault="00C90F6D" w:rsidP="00C90F6D">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Compte tenu de l’importance de ces sites </w:t>
      </w:r>
      <w:del w:id="251" w:author="Jerry Kalonji" w:date="2026-08-10T14:22:00Z">
        <w:r>
          <w:rPr>
            <w:rFonts w:ascii="Arial" w:eastAsia="Calibri" w:hAnsi="Arial" w:cs="Arial"/>
            <w:kern w:val="0"/>
            <w:sz w:val="21"/>
            <w:szCs w:val="21"/>
            <w:lang w:val="fr-FR"/>
            <w14:ligatures w14:val="none"/>
          </w:rPr>
          <w:delText xml:space="preserve">et de leur importance </w:delText>
        </w:r>
      </w:del>
      <w:r>
        <w:rPr>
          <w:rFonts w:ascii="Arial" w:eastAsia="Calibri" w:hAnsi="Arial" w:cs="Arial"/>
          <w:kern w:val="0"/>
          <w:sz w:val="21"/>
          <w:szCs w:val="21"/>
          <w:lang w:val="fr-FR"/>
          <w14:ligatures w14:val="none"/>
        </w:rPr>
        <w:t>pour les communautés concernées, il est recommandé d’organiser, en amont des travaux</w:t>
      </w:r>
      <w:del w:id="252" w:author="Jerry Kalonji" w:date="2026-08-10T14:23:00Z">
        <w:r>
          <w:rPr>
            <w:rFonts w:ascii="Arial" w:eastAsia="Calibri" w:hAnsi="Arial" w:cs="Arial"/>
            <w:kern w:val="0"/>
            <w:sz w:val="21"/>
            <w:szCs w:val="21"/>
            <w:lang w:val="fr-FR"/>
            <w14:ligatures w14:val="none"/>
          </w:rPr>
          <w:delText>,</w:delText>
        </w:r>
      </w:del>
      <w:r>
        <w:rPr>
          <w:rFonts w:ascii="Arial" w:eastAsia="Calibri" w:hAnsi="Arial" w:cs="Arial"/>
          <w:kern w:val="0"/>
          <w:sz w:val="21"/>
          <w:szCs w:val="21"/>
          <w:lang w:val="fr-FR"/>
          <w14:ligatures w14:val="none"/>
        </w:rPr>
        <w:t xml:space="preserve"> des consultations spécifiques avec les détenteurs des traditions, les autorités locales et les communautés concernées afin de déterminer et de valider les mesures rituelles et culturelles appropriées, y compris, le cas échéant, les sacrifices ou autres cérémonies traditionnellement requis. Ces mesures devront être mises en œuvre en conformité avec les pratiques culturelles locales et selon la procédure de compensation et de gestion des sites sacrés du Projet WCAG.</w:t>
      </w:r>
    </w:p>
    <w:p w14:paraId="6ED119A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6D0F5A0"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53" w:name="_Toc182911030"/>
      <w:bookmarkStart w:id="254" w:name="_Toc184282235"/>
      <w:bookmarkStart w:id="255" w:name="_Toc191545752"/>
      <w:bookmarkStart w:id="256" w:name="_Toc194299237"/>
      <w:r>
        <w:rPr>
          <w:rFonts w:ascii="Arial" w:eastAsia="Times New Roman" w:hAnsi="Arial" w:cs="Arial"/>
          <w:b/>
          <w:kern w:val="0"/>
          <w:sz w:val="21"/>
          <w:szCs w:val="21"/>
          <w:lang w:val="fr-FR"/>
          <w14:ligatures w14:val="none"/>
        </w:rPr>
        <w:t>Mesures visant à atténuer l’impact du projet sur le patrimoine culturel immatériel</w:t>
      </w:r>
      <w:bookmarkEnd w:id="253"/>
      <w:bookmarkEnd w:id="254"/>
      <w:bookmarkEnd w:id="255"/>
      <w:bookmarkEnd w:id="256"/>
    </w:p>
    <w:p w14:paraId="796BF554"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3DAFA189"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Le processus d’atténuation du patrimoine culturel immatériel est similaire à celui du patrimoine culturel matériel, exigeant l’évitement et la minimisation lorsque cela est possible, ainsi que la documentation et, de préférence, la relocalisation lorsque cela n’est pas possible.</w:t>
      </w:r>
    </w:p>
    <w:p w14:paraId="15D4CEB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00B73C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commentRangeStart w:id="367"/>
      <w:r>
        <w:rPr>
          <w:rFonts w:ascii="Arial" w:eastAsia="Calibri" w:hAnsi="Arial" w:cs="Arial"/>
          <w:kern w:val="0"/>
          <w:sz w:val="21"/>
          <w:szCs w:val="21"/>
          <w:lang w:val="fr-FR"/>
          <w14:ligatures w14:val="none"/>
        </w:rPr>
        <w:t xml:space="preserve">L'évitement peut consister à déplacer le moins possible les infrastructures du projet pour les éloigner des sites d'importance culturelle particulière où, par exemple, des pratiques sociales, des </w:t>
        <w:lastRenderedPageBreak/>
        <w:t>rituels, des événements festifs ou de l'artisanat sont pratiqués. La minimisation peut consister à minimiser les perturbations en garantissant l'accès aux sites sacrés pendant la mise en œuvre du projet.</w:t>
      </w:r>
      <w:commentRangeEnd w:id="367"/>
      <w:r>
        <w:rPr>
          <w:rStyle w:val="Marquedecommentaire"/>
        </w:rPr>
        <w:commentReference w:id="367"/>
      </w:r>
      <w:bookmarkStart w:id="257" w:name="_Toc89424233"/>
    </w:p>
    <w:p w14:paraId="7264D089"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0A109AA"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5CFC75D4" w14:textId="77777777" w:rsidR="00F31D6C" w:rsidRPr="00F31D6C" w:rsidRDefault="00F31D6C"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bookmarkStart w:id="258" w:name="_Toc182911031"/>
      <w:bookmarkStart w:id="259" w:name="_Toc184282236"/>
      <w:bookmarkStart w:id="260" w:name="_Toc191545753"/>
      <w:bookmarkStart w:id="261" w:name="_Toc194299238"/>
      <w:r>
        <w:rPr>
          <w:rFonts w:ascii="Arial" w:eastAsia="Times New Roman" w:hAnsi="Arial" w:cs="Arial"/>
          <w:b/>
          <w:kern w:val="0"/>
          <w:sz w:val="21"/>
          <w:szCs w:val="21"/>
          <w:lang w:val="fr-FR"/>
          <w14:ligatures w14:val="none"/>
        </w:rPr>
        <w:t>Autres mesures de gestion d’atténuation</w:t>
      </w:r>
      <w:bookmarkEnd w:id="257"/>
      <w:bookmarkEnd w:id="258"/>
      <w:bookmarkEnd w:id="259"/>
      <w:bookmarkEnd w:id="260"/>
      <w:bookmarkEnd w:id="261"/>
    </w:p>
    <w:p w14:paraId="5C413342"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4C5864BC"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 xml:space="preserve">Outre les mesures d'atténuation décrites ci-dessus, des plans et procédures spécifiques ont été élaborés par la WCAG pour compléter le plan de gestion du patrimoine culturel. Il s'agit notamment de :</w:t>
      </w:r>
    </w:p>
    <w:p w14:paraId="761D6080"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600C1764"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Procédure relative à la suppression ou à l’altération du patrimoine culturel et des sites sacrés ;</w:t>
      </w:r>
    </w:p>
    <w:p w14:paraId="4AEA5223"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Procédures d’indemnisation pour le patrimoine culturel et les sites sacrés ;</w:t>
      </w:r>
    </w:p>
    <w:p w14:paraId="1A5DD764"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Prévoyez des découvertes fortuites ; et</w:t>
      </w:r>
    </w:p>
    <w:p w14:paraId="1D1CE688" w14:textId="77777777" w:rsidR="00F31D6C" w:rsidRPr="00F31D6C" w:rsidRDefault="00F31D6C" w:rsidP="00F31D6C">
      <w:pPr>
        <w:numPr>
          <w:ilvl w:val="0"/>
          <w:numId w:val="12"/>
        </w:numPr>
        <w:spacing w:after="0" w:line="276" w:lineRule="auto"/>
        <w:contextualSpacing/>
        <w:jc w:val="both"/>
        <w:rPr>
          <w:rFonts w:ascii="Arial" w:eastAsia="Calibri" w:hAnsi="Arial" w:cs="Arial"/>
          <w:kern w:val="0"/>
          <w:sz w:val="21"/>
          <w:szCs w:val="21"/>
          <w:lang w:val="fr-FR"/>
          <w14:ligatures w14:val="none"/>
        </w:rPr>
      </w:pPr>
      <w:commentRangeStart w:id="365"/>
      <w:r>
        <w:rPr>
          <w:rFonts w:ascii="Arial" w:eastAsia="Calibri" w:hAnsi="Arial" w:cs="Arial"/>
          <w:kern w:val="0"/>
          <w:sz w:val="21"/>
          <w:szCs w:val="21"/>
          <w:lang w:val="fr-FR"/>
          <w14:ligatures w14:val="none"/>
        </w:rPr>
        <w:t xml:space="preserve">Mécanisme de gestion des plaintes (voir chapitre </w:t>
      </w:r>
      <w:commentRangeEnd w:id="365"/>
      <w:r>
        <w:rPr>
          <w:rStyle w:val="Marquedecommentaire"/>
        </w:rPr>
        <w:commentReference w:id="365"/>
      </w:r>
      <w:r>
        <w:rPr>
          <w:rFonts w:ascii="Arial" w:eastAsia="Calibri" w:hAnsi="Arial" w:cs="Arial"/>
          <w:kern w:val="0"/>
          <w:sz w:val="21"/>
          <w:szCs w:val="21"/>
          <w:lang w:val="en-CA"/>
          <w14:ligatures w14:val="none"/>
        </w:rPr>
        <w:fldChar w:fldCharType="begin"/>
      </w:r>
      <w:r>
        <w:rPr>
          <w:rFonts w:ascii="Arial" w:eastAsia="Calibri" w:hAnsi="Arial" w:cs="Arial"/>
          <w:kern w:val="0"/>
          <w:sz w:val="21"/>
          <w:szCs w:val="21"/>
          <w:lang w:val="fr-FR"/>
          <w14:ligatures w14:val="none"/>
        </w:rPr>
        <w:instrText xml:space="preserve"> REF _Ref184166888 \w \h  \* MERGEFORMAT </w:instrText>
      </w:r>
      <w:r>
        <w:rPr>
          <w:rFonts w:ascii="Arial" w:eastAsia="Calibri" w:hAnsi="Arial" w:cs="Arial"/>
          <w:kern w:val="0"/>
          <w:sz w:val="21"/>
          <w:szCs w:val="21"/>
          <w:lang w:val="en-CA"/>
          <w14:ligatures w14:val="none"/>
        </w:rPr>
        <w:fldChar w:fldCharType="separate"/>
      </w:r>
      <w:r>
        <w:rPr>
          <w:rFonts w:ascii="Arial" w:eastAsia="Calibri" w:hAnsi="Arial" w:cs="Arial"/>
          <w:b/>
          <w:bCs/>
          <w:kern w:val="0"/>
          <w:sz w:val="21"/>
          <w:szCs w:val="21"/>
          <w:lang w:val="fr-FR"/>
          <w14:ligatures w14:val="none"/>
        </w:rPr>
        <w:t>18.</w:t>
      </w:r>
      <w:r>
        <w:rPr>
          <w:rFonts w:ascii="Arial" w:eastAsia="Calibri" w:hAnsi="Arial" w:cs="Arial"/>
          <w:kern w:val="0"/>
          <w:sz w:val="21"/>
          <w:szCs w:val="21"/>
          <w:lang w:val="en-CA"/>
          <w14:ligatures w14:val="none"/>
        </w:rPr>
        <w:fldChar w:fldCharType="end"/>
      </w:r>
      <w:r>
        <w:rPr>
          <w:rFonts w:ascii="Arial" w:eastAsia="Calibri" w:hAnsi="Arial" w:cs="Arial"/>
          <w:kern w:val="0"/>
          <w:sz w:val="21"/>
          <w:szCs w:val="21"/>
          <w:lang w:val="fr-FR"/>
          <w14:ligatures w14:val="none"/>
        </w:rPr>
        <w:t>)</w:t>
      </w:r>
    </w:p>
    <w:p w14:paraId="78C4A2A7" w14:textId="77777777" w:rsidR="00F31D6C" w:rsidRDefault="00F31D6C" w:rsidP="00F31D6C">
      <w:pPr>
        <w:spacing w:after="0" w:line="276" w:lineRule="auto"/>
        <w:jc w:val="both"/>
        <w:rPr>
          <w:rFonts w:ascii="Arial" w:eastAsia="Calibri" w:hAnsi="Arial" w:cs="Arial"/>
          <w:kern w:val="0"/>
          <w:sz w:val="21"/>
          <w:szCs w:val="21"/>
          <w:lang w:val="fr-FR"/>
          <w14:ligatures w14:val="none"/>
        </w:rPr>
      </w:pPr>
    </w:p>
    <w:p w14:paraId="2AA0EA2A" w14:textId="77777777" w:rsidR="00C90F6D" w:rsidRPr="00F31D6C" w:rsidRDefault="00C90F6D" w:rsidP="00F31D6C">
      <w:pPr>
        <w:spacing w:after="0" w:line="276" w:lineRule="auto"/>
        <w:jc w:val="both"/>
        <w:rPr>
          <w:rFonts w:ascii="Arial" w:eastAsia="Calibri" w:hAnsi="Arial" w:cs="Arial"/>
          <w:kern w:val="0"/>
          <w:sz w:val="21"/>
          <w:szCs w:val="21"/>
          <w:lang w:val="fr-FR"/>
          <w14:ligatures w14:val="none"/>
        </w:rPr>
      </w:pPr>
    </w:p>
    <w:p w14:paraId="7A440CB8"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Ce plan de gestion du patrimoine culturel a été élaboré pour gérer les biens du patrimoine culturel matériel et immatériel identifiés dans la zone du projet. Il identifie et décrit les différents types de sites sacrés, évalue les impacts sur ces sites et propose des mesures d'atténuation.</w:t>
      </w:r>
    </w:p>
    <w:p w14:paraId="1FA8E947"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p>
    <w:p w14:paraId="2E0A1B24" w14:textId="6E25F427" w:rsidR="00F31D6C" w:rsidRPr="00F31D6C" w:rsidRDefault="00F31D6C" w:rsidP="00F31D6C">
      <w:pPr>
        <w:spacing w:after="0" w:line="276" w:lineRule="auto"/>
        <w:jc w:val="both"/>
        <w:rPr>
          <w:rFonts w:ascii="Arial" w:eastAsia="Calibri" w:hAnsi="Arial" w:cs="Arial"/>
          <w:kern w:val="0"/>
          <w:sz w:val="21"/>
          <w:szCs w:val="21"/>
          <w:lang w:val="fr-FR" w:eastAsia="x-none"/>
          <w14:ligatures w14:val="none"/>
        </w:rPr>
        <w:sectPr w:rsidR="00F31D6C" w:rsidRPr="00F31D6C" w:rsidSect="00AD27E4">
          <w:type w:val="nextColumn"/>
          <w:pgSz w:w="11906" w:h="16838"/>
          <w:pgMar w:top="1418" w:right="1418" w:bottom="1418" w:left="1418" w:header="709" w:footer="709" w:gutter="0"/>
          <w:paperSrc w:first="15" w:other="15"/>
          <w:cols w:space="708"/>
          <w:docGrid w:linePitch="360"/>
        </w:sectPr>
      </w:pPr>
      <w:r>
        <w:rPr>
          <w:rFonts w:ascii="Arial" w:eastAsia="Calibri" w:hAnsi="Arial" w:cs="Arial"/>
          <w:kern w:val="0"/>
          <w:sz w:val="21"/>
          <w:szCs w:val="21"/>
          <w:lang w:val="fr-FR"/>
          <w14:ligatures w14:val="none"/>
        </w:rPr>
        <w:t xml:space="preserve">Le </w:t>
        <w:fldChar w:fldCharType="begin"/>
        <w:instrText xml:space="preserve"> REF _Ref191658378 \h  \* MERGEFORMAT </w:instrText>
        <w:fldChar w:fldCharType="separate"/>
      </w:r>
      <w:ins w:id="262" w:author="Ismael SAMBY" w:date="2026-08-10T16:25:00Z">
        <w:r>
          <w:rPr>
            <w:rFonts w:ascii="Arial" w:eastAsia="Calibri" w:hAnsi="Arial" w:cs="Arial"/>
            <w:kern w:val="0"/>
            <w:sz w:val="21"/>
            <w:szCs w:val="21"/>
            <w:lang w:val="fr-FR"/>
            <w14:ligatures w14:val="none"/>
            <w:rPrChange w:id="263" w:author="Ismael SAMBY" w:date="2026-08-10T16:25:00Z">
              <w:rPr>
                <w:rFonts w:ascii="Arial" w:eastAsia="Calibri" w:hAnsi="Arial" w:cs="Arial"/>
                <w:kern w:val="0"/>
                <w:sz w:val="20"/>
                <w:szCs w:val="20"/>
                <w:lang w:val="fr-FR"/>
                <w14:ligatures w14:val="none"/>
              </w:rPr>
            </w:rPrChange>
          </w:rPr>
          <w:t xml:space="preserve">Tableau </w:t>
        </w:r>
        <w:r>
          <w:rPr>
            <w:rFonts w:ascii="Arial" w:eastAsia="Calibri" w:hAnsi="Arial" w:cs="Arial"/>
            <w:kern w:val="0"/>
            <w:sz w:val="21"/>
            <w:szCs w:val="21"/>
            <w:lang w:val="fr-FR"/>
            <w14:ligatures w14:val="none"/>
            <w:rPrChange w:id="264" w:author="Ismael SAMBY" w:date="2026-08-10T16:25:00Z">
              <w:rPr>
                <w:rFonts w:ascii="Arial" w:eastAsia="Calibri" w:hAnsi="Arial" w:cs="Arial"/>
                <w:noProof/>
                <w:kern w:val="0"/>
                <w:sz w:val="20"/>
                <w:szCs w:val="20"/>
                <w:lang w:val="fr-FR"/>
                <w14:ligatures w14:val="none"/>
              </w:rPr>
            </w:rPrChange>
          </w:rPr>
          <w:t>5</w:t>
        </w:r>
      </w:ins>
      <w:del w:id="265" w:author="Ismael SAMBY" w:date="2026-08-10T16:25:00Z">
        <w:r>
          <w:rPr>
            <w:rFonts w:ascii="Arial" w:eastAsia="Calibri" w:hAnsi="Arial" w:cs="Arial"/>
            <w:kern w:val="0"/>
            <w:sz w:val="21"/>
            <w:szCs w:val="21"/>
            <w:lang w:val="fr-FR"/>
            <w14:ligatures w14:val="none"/>
          </w:rPr>
          <w:delText>Tableau 3</w:delText>
        </w:r>
      </w:del>
      <w:r>
        <w:rPr>
          <w:rFonts w:ascii="Arial" w:eastAsia="Calibri" w:hAnsi="Arial" w:cs="Arial"/>
          <w:kern w:val="0"/>
          <w:sz w:val="21"/>
          <w:szCs w:val="21"/>
          <w:lang w:val="fr-FR"/>
          <w14:ligatures w14:val="none"/>
        </w:rPr>
        <w:fldChar w:fldCharType="end"/>
        <w:t xml:space="preserve"> </w:t>
      </w:r>
      <w:r>
        <w:rPr>
          <w:rFonts w:ascii="Arial" w:eastAsia="Calibri" w:hAnsi="Arial" w:cs="Arial"/>
          <w:kern w:val="0"/>
          <w:sz w:val="21"/>
          <w:szCs w:val="21"/>
          <w:lang w:val="fr-FR" w:eastAsia="x-none"/>
          <w14:ligatures w14:val="none"/>
        </w:rPr>
        <w:t>montre</w:t>
      </w:r>
      <w:r>
        <w:rPr>
          <w:rFonts w:ascii="Arial" w:eastAsia="Calibri" w:hAnsi="Arial" w:cs="Arial"/>
          <w:kern w:val="0"/>
          <w:sz w:val="21"/>
          <w:szCs w:val="21"/>
          <w:lang w:val="fr-FR"/>
          <w14:ligatures w14:val="none"/>
        </w:rPr>
        <w:t xml:space="preserve"> </w:t>
      </w:r>
      <w:r>
        <w:rPr>
          <w:rFonts w:ascii="Arial" w:eastAsia="Calibri" w:hAnsi="Arial" w:cs="Arial"/>
          <w:kern w:val="0"/>
          <w:sz w:val="21"/>
          <w:szCs w:val="21"/>
          <w:lang w:val="fr-FR" w:eastAsia="x-none"/>
          <w14:ligatures w14:val="none"/>
        </w:rPr>
        <w:t>le plan de gestion du patrimoine culturel.</w:t>
      </w:r>
    </w:p>
    <w:p w14:paraId="54BFFF74" w14:textId="38335988" w:rsidR="00F31D6C" w:rsidRPr="00F31D6C" w:rsidRDefault="00F31D6C" w:rsidP="00F31D6C">
      <w:pPr>
        <w:spacing w:after="0" w:line="276" w:lineRule="auto"/>
        <w:jc w:val="both"/>
        <w:rPr>
          <w:rFonts w:ascii="Arial" w:eastAsia="Calibri" w:hAnsi="Arial" w:cs="Arial"/>
          <w:kern w:val="0"/>
          <w:sz w:val="20"/>
          <w:szCs w:val="20"/>
          <w:lang w:val="fr-FR"/>
          <w14:ligatures w14:val="none"/>
        </w:rPr>
      </w:pPr>
      <w:bookmarkStart w:id="266" w:name="_Ref191658378"/>
      <w:bookmarkStart w:id="267" w:name="_Toc191553466"/>
      <w:bookmarkStart w:id="268" w:name="_Toc194299429"/>
      <w:r>
        <w:rPr>
          <w:rFonts w:ascii="Arial" w:eastAsia="Calibri" w:hAnsi="Arial" w:cs="Arial"/>
          <w:kern w:val="0"/>
          <w:sz w:val="20"/>
          <w:szCs w:val="20"/>
          <w:lang w:val="fr-FR"/>
          <w14:ligatures w14:val="none"/>
        </w:rPr>
        <w:lastRenderedPageBreak/>
        <w:t xml:space="preserve">Tableau </w:t>
        <w:fldChar w:fldCharType="begin"/>
        <w:instrText xml:space="preserve"> SEQ Tableau \* ARABIC </w:instrText>
        <w:fldChar w:fldCharType="separate"/>
      </w:r>
      <w:ins w:id="269" w:author="Ismael SAMBY" w:date="2026-08-10T16:24:00Z">
        <w:r>
          <w:rPr>
            <w:rFonts w:ascii="Arial" w:eastAsia="Calibri" w:hAnsi="Arial" w:cs="Arial"/>
            <w:noProof/>
            <w:kern w:val="0"/>
            <w:sz w:val="20"/>
            <w:szCs w:val="20"/>
            <w:lang w:val="fr-FR"/>
            <w14:ligatures w14:val="none"/>
          </w:rPr>
          <w:t>5</w:t>
        </w:r>
      </w:ins>
      <w:del w:id="270" w:author="Ismael SAMBY" w:date="2026-08-10T16:23:00Z">
        <w:r>
          <w:rPr>
            <w:rFonts w:ascii="Arial" w:eastAsia="Calibri" w:hAnsi="Arial" w:cs="Arial"/>
            <w:noProof/>
            <w:kern w:val="0"/>
            <w:sz w:val="20"/>
            <w:szCs w:val="20"/>
            <w:lang w:val="fr-FR"/>
            <w14:ligatures w14:val="none"/>
          </w:rPr>
          <w:delText>3</w:delText>
        </w:r>
      </w:del>
      <w:r>
        <w:rPr>
          <w:rFonts w:ascii="Arial" w:eastAsia="Calibri" w:hAnsi="Arial" w:cs="Arial"/>
          <w:kern w:val="0"/>
          <w:sz w:val="20"/>
          <w:szCs w:val="20"/>
          <w:lang w:val="fr-FR"/>
          <w14:ligatures w14:val="none"/>
        </w:rPr>
        <w:fldChar w:fldCharType="end"/>
      </w:r>
      <w:bookmarkEnd w:id="266"/>
      <w:r>
        <w:rPr>
          <w:rFonts w:ascii="Arial" w:eastAsia="Calibri" w:hAnsi="Arial" w:cs="Arial"/>
          <w:kern w:val="0"/>
          <w:sz w:val="20"/>
          <w:szCs w:val="20"/>
          <w:lang w:val="fr-FR"/>
          <w14:ligatures w14:val="none"/>
        </w:rPr>
        <w:t xml:space="preserve"> : Résumé du plan de gestion du patrimoine culturel</w:t>
      </w:r>
      <w:bookmarkEnd w:id="267"/>
      <w:r>
        <w:rPr>
          <w:rFonts w:ascii="Arial" w:eastAsia="Calibri" w:hAnsi="Arial" w:cs="Arial"/>
          <w:kern w:val="0"/>
          <w:sz w:val="20"/>
          <w:szCs w:val="20"/>
          <w:lang w:val="fr-FR"/>
          <w14:ligatures w14:val="none"/>
        </w:rPr>
        <w:t>.</w:t>
      </w:r>
      <w:bookmarkEnd w:id="268"/>
    </w:p>
    <w:p w14:paraId="64B7FB00" w14:textId="77777777" w:rsidR="00F31D6C" w:rsidRPr="00F31D6C" w:rsidRDefault="00F31D6C" w:rsidP="00F31D6C">
      <w:pPr>
        <w:spacing w:after="0" w:line="240" w:lineRule="auto"/>
        <w:jc w:val="both"/>
        <w:rPr>
          <w:rFonts w:ascii="Arial" w:eastAsia="Calibri" w:hAnsi="Arial" w:cs="Arial"/>
          <w:kern w:val="0"/>
          <w:sz w:val="21"/>
          <w:szCs w:val="21"/>
          <w:lang w:val="fr-FR"/>
          <w14:ligatures w14:val="none"/>
        </w:rPr>
      </w:pPr>
    </w:p>
    <w:tbl>
      <w:tblPr>
        <w:tblpPr w:leftFromText="141" w:rightFromText="141" w:vertAnchor="text" w:tblpY="1"/>
        <w:tblOverlap w:val="neve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113" w:type="dxa"/>
          <w:bottom w:w="57" w:type="dxa"/>
          <w:right w:w="113" w:type="dxa"/>
        </w:tblCellMar>
        <w:tblLook w:val="04A0" w:firstRow="1" w:lastRow="0" w:firstColumn="1" w:lastColumn="0" w:noHBand="0" w:noVBand="1"/>
        <w:tblPrChange w:id="271" w:author="Ismael SAMBY" w:date="2026-08-10T16:22:00Z">
          <w:tblPr>
            <w:tblpPr w:leftFromText="141" w:rightFromText="141" w:vertAnchor="text" w:tblpY="1"/>
            <w:tblOverlap w:val="never"/>
            <w:tblW w:w="7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113" w:type="dxa"/>
              <w:bottom w:w="57" w:type="dxa"/>
              <w:right w:w="113" w:type="dxa"/>
            </w:tblCellMar>
            <w:tblLook w:val="04A0" w:firstRow="1" w:lastRow="0" w:firstColumn="1" w:lastColumn="0" w:noHBand="0" w:noVBand="1"/>
          </w:tblPr>
        </w:tblPrChange>
      </w:tblPr>
      <w:tblGrid>
        <w:gridCol w:w="1418"/>
        <w:gridCol w:w="1276"/>
        <w:gridCol w:w="1270"/>
        <w:gridCol w:w="1246"/>
        <w:gridCol w:w="3432"/>
        <w:tblGridChange w:id="272">
          <w:tblGrid>
            <w:gridCol w:w="1418"/>
            <w:gridCol w:w="1276"/>
            <w:gridCol w:w="975"/>
            <w:gridCol w:w="1541"/>
            <w:gridCol w:w="2431"/>
          </w:tblGrid>
        </w:tblGridChange>
      </w:tblGrid>
      <w:tr w:rsidR="00E00527" w:rsidRPr="00F31D6C" w14:paraId="32E566AD" w14:textId="77777777" w:rsidTr="008A5A48">
        <w:trPr>
          <w:trHeight w:val="152"/>
          <w:tblHeader/>
          <w:trPrChange w:id="273" w:author="Ismael SAMBY" w:date="2026-08-10T16:22:00Z">
            <w:trPr>
              <w:trHeight w:val="152"/>
              <w:tblHeader/>
            </w:trPr>
          </w:trPrChange>
        </w:trPr>
        <w:tc>
          <w:tcPr>
            <w:tcW w:w="1418" w:type="dxa"/>
            <w:noWrap/>
            <w:hideMark/>
            <w:tcPrChange w:id="274" w:author="Ismael SAMBY" w:date="2026-08-10T16:22:00Z">
              <w:tcPr>
                <w:tcW w:w="1418" w:type="dxa"/>
                <w:noWrap/>
                <w:hideMark/>
              </w:tcPr>
            </w:tcPrChange>
          </w:tcPr>
          <w:p w14:paraId="0125247E"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Sites</w:t>
            </w:r>
          </w:p>
        </w:tc>
        <w:tc>
          <w:tcPr>
            <w:tcW w:w="1276" w:type="dxa"/>
            <w:tcPrChange w:id="275" w:author="Ismael SAMBY" w:date="2026-08-10T16:22:00Z">
              <w:tcPr>
                <w:tcW w:w="1276" w:type="dxa"/>
              </w:tcPr>
            </w:tcPrChange>
          </w:tcPr>
          <w:p w14:paraId="08F5A20F"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Village</w:t>
            </w:r>
          </w:p>
        </w:tc>
        <w:tc>
          <w:tcPr>
            <w:tcW w:w="1270" w:type="dxa"/>
            <w:tcPrChange w:id="276" w:author="Ismael SAMBY" w:date="2026-08-10T16:22:00Z">
              <w:tcPr>
                <w:tcW w:w="975" w:type="dxa"/>
              </w:tcPr>
            </w:tcPrChange>
          </w:tcPr>
          <w:p w14:paraId="5256DA56"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Impact du projet</w:t>
            </w:r>
          </w:p>
        </w:tc>
        <w:tc>
          <w:tcPr>
            <w:tcW w:w="1246" w:type="dxa"/>
            <w:tcPrChange w:id="277" w:author="Ismael SAMBY" w:date="2026-08-10T16:22:00Z">
              <w:tcPr>
                <w:tcW w:w="1541" w:type="dxa"/>
              </w:tcPr>
            </w:tcPrChange>
          </w:tcPr>
          <w:p w14:paraId="6903061F"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Approche</w:t>
            </w:r>
          </w:p>
        </w:tc>
        <w:tc>
          <w:tcPr>
            <w:tcW w:w="3432" w:type="dxa"/>
            <w:noWrap/>
            <w:hideMark/>
            <w:tcPrChange w:id="278" w:author="Ismael SAMBY" w:date="2026-08-10T16:22:00Z">
              <w:tcPr>
                <w:tcW w:w="2431" w:type="dxa"/>
                <w:noWrap/>
                <w:hideMark/>
              </w:tcPr>
            </w:tcPrChange>
          </w:tcPr>
          <w:p w14:paraId="340EB292"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Mesures d'atténuation / coût estimé de la relocalisation</w:t>
            </w:r>
          </w:p>
        </w:tc>
      </w:tr>
      <w:tr w:rsidR="00E00527" w:rsidRPr="00F31D6C" w14:paraId="175E78F3" w14:textId="77777777" w:rsidTr="008A5A48">
        <w:trPr>
          <w:trHeight w:val="20"/>
          <w:trPrChange w:id="279" w:author="Ismael SAMBY" w:date="2026-08-10T16:22:00Z">
            <w:trPr>
              <w:trHeight w:val="20"/>
            </w:trPr>
          </w:trPrChange>
        </w:trPr>
        <w:tc>
          <w:tcPr>
            <w:tcW w:w="1418" w:type="dxa"/>
            <w:noWrap/>
            <w:tcPrChange w:id="280" w:author="Ismael SAMBY" w:date="2026-08-10T16:22:00Z">
              <w:tcPr>
                <w:tcW w:w="1418" w:type="dxa"/>
                <w:noWrap/>
              </w:tcPr>
            </w:tcPrChange>
          </w:tcPr>
          <w:p w14:paraId="25A0DA4F"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Dawakaré (PC-260423-3)</w:t>
            </w:r>
          </w:p>
        </w:tc>
        <w:tc>
          <w:tcPr>
            <w:tcW w:w="1276" w:type="dxa"/>
            <w:tcPrChange w:id="281" w:author="Ismael SAMBY" w:date="2026-08-10T16:22:00Z">
              <w:tcPr>
                <w:tcW w:w="1276" w:type="dxa"/>
              </w:tcPr>
            </w:tcPrChange>
          </w:tcPr>
          <w:p w14:paraId="26E3CBE9"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Kakourounty</w:t>
            </w:r>
          </w:p>
        </w:tc>
        <w:tc>
          <w:tcPr>
            <w:tcW w:w="1270" w:type="dxa"/>
            <w:tcPrChange w:id="282" w:author="Ismael SAMBY" w:date="2026-08-10T16:22:00Z">
              <w:tcPr>
                <w:tcW w:w="975" w:type="dxa"/>
              </w:tcPr>
            </w:tcPrChange>
          </w:tcPr>
          <w:p w14:paraId="0C1280DD"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283" w:author="Ismael SAMBY" w:date="2026-08-10T16:22:00Z">
              <w:tcPr>
                <w:tcW w:w="1541" w:type="dxa"/>
              </w:tcPr>
            </w:tcPrChange>
          </w:tcPr>
          <w:p w14:paraId="3CE6623F"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Évitement</w:t>
            </w:r>
          </w:p>
        </w:tc>
        <w:tc>
          <w:tcPr>
            <w:tcW w:w="3432" w:type="dxa"/>
            <w:noWrap/>
            <w:tcPrChange w:id="284" w:author="Ismael SAMBY" w:date="2026-08-10T16:22:00Z">
              <w:tcPr>
                <w:tcW w:w="2431" w:type="dxa"/>
                <w:noWrap/>
              </w:tcPr>
            </w:tcPrChange>
          </w:tcPr>
          <w:p w14:paraId="6D53DB0F"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Organiser des réunions régulières avec les communautés locales ;</w:t>
            </w:r>
          </w:p>
          <w:p w14:paraId="4507B5ED"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Définir une zone tampon autour des sites sacrés afin de minimiser l’impact direct des activités du projet ;</w:t>
            </w:r>
          </w:p>
          <w:p w14:paraId="53DB1917" w14:textId="77777777" w:rsidR="00E00527" w:rsidRPr="002A4804" w:rsidRDefault="00E00527" w:rsidP="00F31D6C">
            <w:pPr>
              <w:spacing w:after="0" w:line="276" w:lineRule="auto"/>
              <w:jc w:val="both"/>
              <w:rPr>
                <w:rFonts w:ascii="Arial" w:eastAsia="Calibri" w:hAnsi="Arial" w:cs="Arial"/>
                <w:kern w:val="0"/>
                <w:sz w:val="20"/>
                <w:szCs w:val="20"/>
                <w:lang w:val="fr-FR" w:eastAsia="zh-CN"/>
                <w14:ligatures w14:val="none"/>
              </w:rPr>
            </w:pPr>
            <w:commentRangeStart w:id="364"/>
            <w:r>
              <w:rPr>
                <w:rFonts w:ascii="Arial" w:eastAsia="Calibri" w:hAnsi="Arial" w:cs="Arial"/>
                <w:kern w:val="0"/>
                <w:sz w:val="20"/>
                <w:szCs w:val="20"/>
                <w:lang w:val="fr-FR" w:eastAsia="zh-CN"/>
                <w14:ligatures w14:val="none"/>
              </w:rPr>
              <w:t>Mettre en place une signalisation appropriée pour signaler les sites sacrés et réglementer l’accès afin de préserver leur intégrité.</w:t>
            </w:r>
            <w:commentRangeEnd w:id="364"/>
            <w:r>
              <w:rPr>
                <w:rStyle w:val="Marquedecommentaire"/>
              </w:rPr>
              <w:commentReference w:id="364"/>
            </w:r>
          </w:p>
        </w:tc>
      </w:tr>
      <w:tr w:rsidR="00E00527" w:rsidRPr="00F31D6C" w14:paraId="7215B521" w14:textId="77777777" w:rsidTr="008A5A48">
        <w:trPr>
          <w:trHeight w:val="20"/>
          <w:trPrChange w:id="285" w:author="Ismael SAMBY" w:date="2026-08-10T16:22:00Z">
            <w:trPr>
              <w:trHeight w:val="20"/>
            </w:trPr>
          </w:trPrChange>
        </w:trPr>
        <w:tc>
          <w:tcPr>
            <w:tcW w:w="1418" w:type="dxa"/>
            <w:noWrap/>
            <w:tcPrChange w:id="286" w:author="Ismael SAMBY" w:date="2026-08-10T16:22:00Z">
              <w:tcPr>
                <w:tcW w:w="1418" w:type="dxa"/>
                <w:noWrap/>
              </w:tcPr>
            </w:tcPrChange>
          </w:tcPr>
          <w:p w14:paraId="1E52C3D8"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Fé-ra (PC-260423-1)</w:t>
            </w:r>
          </w:p>
        </w:tc>
        <w:tc>
          <w:tcPr>
            <w:tcW w:w="1276" w:type="dxa"/>
            <w:tcPrChange w:id="287" w:author="Ismael SAMBY" w:date="2026-08-10T16:22:00Z">
              <w:tcPr>
                <w:tcW w:w="1276" w:type="dxa"/>
              </w:tcPr>
            </w:tcPrChange>
          </w:tcPr>
          <w:p w14:paraId="682FE678"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Katchafn</w:t>
            </w:r>
          </w:p>
        </w:tc>
        <w:tc>
          <w:tcPr>
            <w:tcW w:w="1270" w:type="dxa"/>
            <w:tcPrChange w:id="288" w:author="Ismael SAMBY" w:date="2026-08-10T16:22:00Z">
              <w:tcPr>
                <w:tcW w:w="975" w:type="dxa"/>
              </w:tcPr>
            </w:tcPrChange>
          </w:tcPr>
          <w:p w14:paraId="10A981DB"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289" w:author="Ismael SAMBY" w:date="2026-08-10T16:22:00Z">
              <w:tcPr>
                <w:tcW w:w="1541" w:type="dxa"/>
              </w:tcPr>
            </w:tcPrChange>
          </w:tcPr>
          <w:p w14:paraId="51E7767D"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Compensation</w:t>
            </w:r>
          </w:p>
        </w:tc>
        <w:tc>
          <w:tcPr>
            <w:tcW w:w="3432" w:type="dxa"/>
            <w:noWrap/>
            <w:tcPrChange w:id="290" w:author="Ismael SAMBY" w:date="2026-08-10T16:22:00Z">
              <w:tcPr>
                <w:tcW w:w="2431" w:type="dxa"/>
                <w:noWrap/>
              </w:tcPr>
            </w:tcPrChange>
          </w:tcPr>
          <w:p w14:paraId="37B981A3" w14:textId="77777777" w:rsidR="002A4804"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Etant donné que le site est susceptible d’être détruit, il est essentiel d’organiser des consultations pour parvenir à un consensus et valider les rituels à réaliser (sacrifice nécessaire).</w:t>
            </w:r>
          </w:p>
          <w:p w14:paraId="62AF1717" w14:textId="77777777" w:rsidR="00E00527"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Appliquer la procédure d'indemnisation pour ce site</w:t>
            </w:r>
          </w:p>
        </w:tc>
      </w:tr>
      <w:tr w:rsidR="00E00527" w:rsidRPr="00F31D6C" w14:paraId="08B2F635" w14:textId="77777777" w:rsidTr="008A5A48">
        <w:trPr>
          <w:trHeight w:val="1306"/>
          <w:trPrChange w:id="291" w:author="Ismael SAMBY" w:date="2026-08-10T16:22:00Z">
            <w:trPr>
              <w:trHeight w:val="1306"/>
            </w:trPr>
          </w:trPrChange>
        </w:trPr>
        <w:tc>
          <w:tcPr>
            <w:tcW w:w="1418" w:type="dxa"/>
            <w:noWrap/>
            <w:tcPrChange w:id="292" w:author="Ismael SAMBY" w:date="2026-08-10T16:22:00Z">
              <w:tcPr>
                <w:tcW w:w="1418" w:type="dxa"/>
                <w:noWrap/>
              </w:tcPr>
            </w:tcPrChange>
          </w:tcPr>
          <w:p w14:paraId="45D2A2C8"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Douba-Yabi (PC-260423-4)</w:t>
            </w:r>
          </w:p>
        </w:tc>
        <w:tc>
          <w:tcPr>
            <w:tcW w:w="1276" w:type="dxa"/>
            <w:tcPrChange w:id="293" w:author="Ismael SAMBY" w:date="2026-08-10T16:22:00Z">
              <w:tcPr>
                <w:tcW w:w="1276" w:type="dxa"/>
              </w:tcPr>
            </w:tcPrChange>
          </w:tcPr>
          <w:p w14:paraId="3CBBACCC"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Dossolon</w:t>
            </w:r>
          </w:p>
        </w:tc>
        <w:tc>
          <w:tcPr>
            <w:tcW w:w="1270" w:type="dxa"/>
            <w:tcPrChange w:id="294" w:author="Ismael SAMBY" w:date="2026-08-10T16:22:00Z">
              <w:tcPr>
                <w:tcW w:w="975" w:type="dxa"/>
              </w:tcPr>
            </w:tcPrChange>
          </w:tcPr>
          <w:p w14:paraId="06E0D54C"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295" w:author="Ismael SAMBY" w:date="2026-08-10T16:22:00Z">
              <w:tcPr>
                <w:tcW w:w="1541" w:type="dxa"/>
              </w:tcPr>
            </w:tcPrChange>
          </w:tcPr>
          <w:p w14:paraId="7A636726"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Compensation</w:t>
            </w:r>
          </w:p>
        </w:tc>
        <w:tc>
          <w:tcPr>
            <w:tcW w:w="3432" w:type="dxa"/>
            <w:noWrap/>
            <w:tcPrChange w:id="296" w:author="Ismael SAMBY" w:date="2026-08-10T16:22:00Z">
              <w:tcPr>
                <w:tcW w:w="2431" w:type="dxa"/>
                <w:noWrap/>
              </w:tcPr>
            </w:tcPrChange>
          </w:tcPr>
          <w:p w14:paraId="527912E4" w14:textId="77777777" w:rsidR="002A4804"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Etant donné que le site est susceptible d’être détruit, il est essentiel d’organiser des consultations pour parvenir à un consensus et valider les rituels à réaliser (sacrifice nécessaire).</w:t>
            </w:r>
          </w:p>
          <w:p w14:paraId="09D698DC" w14:textId="77777777" w:rsidR="00E00527" w:rsidRPr="00F31D6C" w:rsidRDefault="002A4804" w:rsidP="002A4804">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Appliquer la procédure d'indemnisation pour ce site</w:t>
            </w:r>
          </w:p>
        </w:tc>
      </w:tr>
      <w:tr w:rsidR="00E00527" w:rsidRPr="00F31D6C" w14:paraId="2498D6E8" w14:textId="77777777" w:rsidTr="008A5A48">
        <w:trPr>
          <w:trHeight w:val="20"/>
          <w:trPrChange w:id="297" w:author="Ismael SAMBY" w:date="2026-08-10T16:22:00Z">
            <w:trPr>
              <w:trHeight w:val="20"/>
            </w:trPr>
          </w:trPrChange>
        </w:trPr>
        <w:tc>
          <w:tcPr>
            <w:tcW w:w="1418" w:type="dxa"/>
            <w:noWrap/>
            <w:tcPrChange w:id="298" w:author="Ismael SAMBY" w:date="2026-08-10T16:22:00Z">
              <w:tcPr>
                <w:tcW w:w="1418" w:type="dxa"/>
                <w:noWrap/>
              </w:tcPr>
            </w:tcPrChange>
          </w:tcPr>
          <w:p w14:paraId="549C1144"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Taloukhouré-Daranta (PC-260424-1)</w:t>
            </w:r>
          </w:p>
        </w:tc>
        <w:tc>
          <w:tcPr>
            <w:tcW w:w="1276" w:type="dxa"/>
            <w:tcPrChange w:id="299" w:author="Ismael SAMBY" w:date="2026-08-10T16:22:00Z">
              <w:tcPr>
                <w:tcW w:w="1276" w:type="dxa"/>
              </w:tcPr>
            </w:tcPrChange>
          </w:tcPr>
          <w:p w14:paraId="024F3885"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Taloukhouré</w:t>
            </w:r>
          </w:p>
        </w:tc>
        <w:tc>
          <w:tcPr>
            <w:tcW w:w="1270" w:type="dxa"/>
            <w:tcPrChange w:id="300" w:author="Ismael SAMBY" w:date="2026-08-10T16:22:00Z">
              <w:tcPr>
                <w:tcW w:w="975" w:type="dxa"/>
              </w:tcPr>
            </w:tcPrChange>
          </w:tcPr>
          <w:p w14:paraId="3437FF7D"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Haut</w:t>
            </w:r>
          </w:p>
        </w:tc>
        <w:tc>
          <w:tcPr>
            <w:tcW w:w="1246" w:type="dxa"/>
            <w:tcPrChange w:id="301" w:author="Ismael SAMBY" w:date="2026-08-10T16:22:00Z">
              <w:tcPr>
                <w:tcW w:w="1541" w:type="dxa"/>
              </w:tcPr>
            </w:tcPrChange>
          </w:tcPr>
          <w:p w14:paraId="63512897"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Compensation</w:t>
            </w:r>
          </w:p>
        </w:tc>
        <w:tc>
          <w:tcPr>
            <w:tcW w:w="3432" w:type="dxa"/>
            <w:noWrap/>
            <w:tcPrChange w:id="302" w:author="Ismael SAMBY" w:date="2026-08-10T16:22:00Z">
              <w:tcPr>
                <w:tcW w:w="2431" w:type="dxa"/>
                <w:noWrap/>
              </w:tcPr>
            </w:tcPrChange>
          </w:tcPr>
          <w:p w14:paraId="3B8F12F4"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Etant donné que le site est susceptible d’être détruit, il est essentiel d’organiser des consultations pour parvenir à un consensus et valider les rituels à réaliser (sacrifice nécessaire).</w:t>
            </w:r>
          </w:p>
          <w:p w14:paraId="7AD6FC45"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 xml:space="preserve">Appliquer la procédure d'indemnisation pour ce site</w:t>
            </w:r>
          </w:p>
        </w:tc>
      </w:tr>
      <w:tr w:rsidR="00E00527" w:rsidRPr="00F31D6C" w14:paraId="32302806" w14:textId="77777777" w:rsidTr="008A5A48">
        <w:trPr>
          <w:trHeight w:val="20"/>
          <w:trPrChange w:id="303" w:author="Ismael SAMBY" w:date="2026-08-10T16:22:00Z">
            <w:trPr>
              <w:trHeight w:val="20"/>
            </w:trPr>
          </w:trPrChange>
        </w:trPr>
        <w:tc>
          <w:tcPr>
            <w:tcW w:w="1418" w:type="dxa"/>
            <w:noWrap/>
            <w:tcPrChange w:id="304" w:author="Ismael SAMBY" w:date="2026-08-10T16:22:00Z">
              <w:tcPr>
                <w:tcW w:w="1418" w:type="dxa"/>
                <w:noWrap/>
              </w:tcPr>
            </w:tcPrChange>
          </w:tcPr>
          <w:p w14:paraId="1679553B"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 xml:space="preserve">Touguikérin (PC-260423-2)</w:t>
            </w:r>
          </w:p>
        </w:tc>
        <w:tc>
          <w:tcPr>
            <w:tcW w:w="1276" w:type="dxa"/>
            <w:tcPrChange w:id="305" w:author="Ismael SAMBY" w:date="2026-08-10T16:22:00Z">
              <w:tcPr>
                <w:tcW w:w="1276" w:type="dxa"/>
              </w:tcPr>
            </w:tcPrChange>
          </w:tcPr>
          <w:p w14:paraId="47C76ED5" w14:textId="77777777" w:rsidR="00E00527" w:rsidRPr="00F31D6C" w:rsidRDefault="002A4804" w:rsidP="00F31D6C">
            <w:pPr>
              <w:spacing w:after="0" w:line="276" w:lineRule="auto"/>
              <w:jc w:val="both"/>
              <w:rPr>
                <w:rFonts w:ascii="Arial" w:eastAsia="Calibri" w:hAnsi="Arial" w:cs="Arial"/>
                <w:kern w:val="0"/>
                <w:sz w:val="20"/>
                <w:szCs w:val="20"/>
                <w:lang w:val="fr-FR" w:eastAsia="zh-CN"/>
                <w14:ligatures w14:val="none"/>
              </w:rPr>
            </w:pPr>
            <w:r>
              <w:rPr>
                <w:rFonts w:ascii="Arial" w:eastAsia="Arial" w:hAnsi="Arial" w:cs="Arial"/>
                <w:kern w:val="0"/>
                <w:sz w:val="18"/>
                <w:szCs w:val="18"/>
                <w:lang w:val="fr-FR" w:eastAsia="fr-FR"/>
                <w14:ligatures w14:val="none"/>
              </w:rPr>
              <w:t>Difiyarè</w:t>
            </w:r>
          </w:p>
        </w:tc>
        <w:tc>
          <w:tcPr>
            <w:tcW w:w="1270" w:type="dxa"/>
            <w:tcPrChange w:id="306" w:author="Ismael SAMBY" w:date="2026-08-10T16:22:00Z">
              <w:tcPr>
                <w:tcW w:w="975" w:type="dxa"/>
              </w:tcPr>
            </w:tcPrChange>
          </w:tcPr>
          <w:p w14:paraId="48F3B646"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Faible</w:t>
            </w:r>
          </w:p>
        </w:tc>
        <w:tc>
          <w:tcPr>
            <w:tcW w:w="1246" w:type="dxa"/>
            <w:tcPrChange w:id="307" w:author="Ismael SAMBY" w:date="2026-08-10T16:22:00Z">
              <w:tcPr>
                <w:tcW w:w="1541" w:type="dxa"/>
              </w:tcPr>
            </w:tcPrChange>
          </w:tcPr>
          <w:p w14:paraId="48A46D8D"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Évitement</w:t>
            </w:r>
          </w:p>
        </w:tc>
        <w:tc>
          <w:tcPr>
            <w:tcW w:w="3432" w:type="dxa"/>
            <w:noWrap/>
            <w:tcPrChange w:id="308" w:author="Ismael SAMBY" w:date="2026-08-10T16:22:00Z">
              <w:tcPr>
                <w:tcW w:w="2431" w:type="dxa"/>
                <w:noWrap/>
              </w:tcPr>
            </w:tcPrChange>
          </w:tcPr>
          <w:p w14:paraId="670B970F"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Organiser des réunions régulières avec les communautés locales ;</w:t>
            </w:r>
          </w:p>
          <w:p w14:paraId="42AEF650"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Définir une zone tampon autour des sites sacrés afin de minimiser l’impact direct des activités du projet ;</w:t>
            </w:r>
          </w:p>
          <w:p w14:paraId="4D2C2910" w14:textId="77777777" w:rsidR="00E00527" w:rsidRPr="00F31D6C" w:rsidRDefault="00E00527" w:rsidP="00F31D6C">
            <w:pPr>
              <w:spacing w:after="0" w:line="276" w:lineRule="auto"/>
              <w:jc w:val="both"/>
              <w:rPr>
                <w:rFonts w:ascii="Arial" w:eastAsia="Calibri" w:hAnsi="Arial" w:cs="Arial"/>
                <w:kern w:val="0"/>
                <w:sz w:val="20"/>
                <w:szCs w:val="20"/>
                <w:lang w:val="fr-FR" w:eastAsia="zh-CN"/>
                <w14:ligatures w14:val="none"/>
              </w:rPr>
            </w:pPr>
            <w:r>
              <w:rPr>
                <w:rFonts w:ascii="Arial" w:eastAsia="Calibri" w:hAnsi="Arial" w:cs="Arial"/>
                <w:kern w:val="0"/>
                <w:sz w:val="20"/>
                <w:szCs w:val="20"/>
                <w:lang w:val="fr-FR" w:eastAsia="zh-CN"/>
                <w14:ligatures w14:val="none"/>
              </w:rPr>
              <w:t>Prévoir une signalisation appropriée pour indiquer les sites sacrés et réglementer l’accès afin de préserver leur intégrité.</w:t>
            </w:r>
          </w:p>
        </w:tc>
      </w:tr>
    </w:tbl>
    <w:p w14:paraId="7C7C4684" w14:textId="77777777" w:rsidR="00F31D6C" w:rsidDel="008A5A48" w:rsidRDefault="00F31D6C" w:rsidP="00F31D6C">
      <w:pPr>
        <w:spacing w:after="0" w:line="276" w:lineRule="auto"/>
        <w:jc w:val="both"/>
        <w:rPr>
          <w:del w:id="309" w:author="Ismael SAMBY" w:date="2026-08-10T16:22:00Z"/>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br/>
      </w:r>
    </w:p>
    <w:p w14:paraId="46AA3C13" w14:textId="210E0BE6" w:rsidR="00E00527" w:rsidDel="008A5A48" w:rsidRDefault="00E00527" w:rsidP="00F31D6C">
      <w:pPr>
        <w:spacing w:after="0" w:line="276" w:lineRule="auto"/>
        <w:jc w:val="both"/>
        <w:rPr>
          <w:del w:id="310" w:author="Ismael SAMBY" w:date="2026-08-10T16:22:00Z"/>
          <w:rFonts w:ascii="Arial" w:eastAsia="Calibri" w:hAnsi="Arial" w:cs="Arial"/>
          <w:kern w:val="0"/>
          <w:sz w:val="21"/>
          <w:szCs w:val="21"/>
          <w:lang w:val="fr-FR"/>
          <w14:ligatures w14:val="none"/>
        </w:rPr>
      </w:pPr>
    </w:p>
    <w:p w14:paraId="0BCF8424" w14:textId="32EB39C4" w:rsidR="00E00527" w:rsidDel="008A5A48" w:rsidRDefault="00E00527" w:rsidP="00F31D6C">
      <w:pPr>
        <w:spacing w:after="0" w:line="276" w:lineRule="auto"/>
        <w:jc w:val="both"/>
        <w:rPr>
          <w:del w:id="311" w:author="Ismael SAMBY" w:date="2026-08-10T16:22:00Z"/>
          <w:rFonts w:ascii="Arial" w:eastAsia="Calibri" w:hAnsi="Arial" w:cs="Arial"/>
          <w:kern w:val="0"/>
          <w:sz w:val="21"/>
          <w:szCs w:val="21"/>
          <w:lang w:val="fr-FR"/>
          <w14:ligatures w14:val="none"/>
        </w:rPr>
      </w:pPr>
    </w:p>
    <w:p w14:paraId="330D0763" w14:textId="0513EB6C" w:rsidR="00E00527" w:rsidDel="008A5A48" w:rsidRDefault="00E00527" w:rsidP="00F31D6C">
      <w:pPr>
        <w:spacing w:after="0" w:line="276" w:lineRule="auto"/>
        <w:jc w:val="both"/>
        <w:rPr>
          <w:del w:id="312" w:author="Ismael SAMBY" w:date="2026-08-10T16:22:00Z"/>
          <w:rFonts w:ascii="Arial" w:eastAsia="Calibri" w:hAnsi="Arial" w:cs="Arial"/>
          <w:kern w:val="0"/>
          <w:sz w:val="21"/>
          <w:szCs w:val="21"/>
          <w:lang w:val="fr-FR"/>
          <w14:ligatures w14:val="none"/>
        </w:rPr>
      </w:pPr>
    </w:p>
    <w:p w14:paraId="15E11E2F" w14:textId="683B5231" w:rsidR="00E00527" w:rsidDel="008A5A48" w:rsidRDefault="00E00527" w:rsidP="00F31D6C">
      <w:pPr>
        <w:spacing w:after="0" w:line="276" w:lineRule="auto"/>
        <w:jc w:val="both"/>
        <w:rPr>
          <w:del w:id="313" w:author="Ismael SAMBY" w:date="2026-08-10T16:22:00Z"/>
          <w:rFonts w:ascii="Arial" w:eastAsia="Calibri" w:hAnsi="Arial" w:cs="Arial"/>
          <w:kern w:val="0"/>
          <w:sz w:val="21"/>
          <w:szCs w:val="21"/>
          <w:lang w:val="fr-FR"/>
          <w14:ligatures w14:val="none"/>
        </w:rPr>
      </w:pPr>
    </w:p>
    <w:p w14:paraId="784FB3E8" w14:textId="46CD1856" w:rsidR="00E00527" w:rsidDel="008A5A48" w:rsidRDefault="00E00527" w:rsidP="00F31D6C">
      <w:pPr>
        <w:spacing w:after="0" w:line="276" w:lineRule="auto"/>
        <w:jc w:val="both"/>
        <w:rPr>
          <w:del w:id="314" w:author="Ismael SAMBY" w:date="2026-08-10T16:22:00Z"/>
          <w:rFonts w:ascii="Arial" w:eastAsia="Calibri" w:hAnsi="Arial" w:cs="Arial"/>
          <w:kern w:val="0"/>
          <w:sz w:val="21"/>
          <w:szCs w:val="21"/>
          <w:lang w:val="fr-FR"/>
          <w14:ligatures w14:val="none"/>
        </w:rPr>
      </w:pPr>
    </w:p>
    <w:p w14:paraId="24B5CC62" w14:textId="452B82B8" w:rsidR="00E00527" w:rsidDel="008A5A48" w:rsidRDefault="00E00527" w:rsidP="00F31D6C">
      <w:pPr>
        <w:spacing w:after="0" w:line="276" w:lineRule="auto"/>
        <w:jc w:val="both"/>
        <w:rPr>
          <w:del w:id="315" w:author="Ismael SAMBY" w:date="2026-08-10T16:22:00Z"/>
          <w:rFonts w:ascii="Arial" w:eastAsia="Calibri" w:hAnsi="Arial" w:cs="Arial"/>
          <w:kern w:val="0"/>
          <w:sz w:val="21"/>
          <w:szCs w:val="21"/>
          <w:lang w:val="fr-FR"/>
          <w14:ligatures w14:val="none"/>
        </w:rPr>
      </w:pPr>
    </w:p>
    <w:p w14:paraId="6D6EA43D" w14:textId="3142A0C4" w:rsidR="00E00527" w:rsidDel="008A5A48" w:rsidRDefault="00E00527" w:rsidP="00F31D6C">
      <w:pPr>
        <w:spacing w:after="0" w:line="276" w:lineRule="auto"/>
        <w:jc w:val="both"/>
        <w:rPr>
          <w:del w:id="316" w:author="Ismael SAMBY" w:date="2026-08-10T16:22:00Z"/>
          <w:rFonts w:ascii="Arial" w:eastAsia="Calibri" w:hAnsi="Arial" w:cs="Arial"/>
          <w:kern w:val="0"/>
          <w:sz w:val="21"/>
          <w:szCs w:val="21"/>
          <w:lang w:val="fr-FR"/>
          <w14:ligatures w14:val="none"/>
        </w:rPr>
      </w:pPr>
    </w:p>
    <w:p w14:paraId="489FB3CB" w14:textId="641E4376" w:rsidR="00E00527" w:rsidDel="008A5A48" w:rsidRDefault="00E00527" w:rsidP="00F31D6C">
      <w:pPr>
        <w:spacing w:after="0" w:line="276" w:lineRule="auto"/>
        <w:jc w:val="both"/>
        <w:rPr>
          <w:del w:id="317" w:author="Ismael SAMBY" w:date="2026-08-10T16:22:00Z"/>
          <w:rFonts w:ascii="Arial" w:eastAsia="Calibri" w:hAnsi="Arial" w:cs="Arial"/>
          <w:kern w:val="0"/>
          <w:sz w:val="21"/>
          <w:szCs w:val="21"/>
          <w:lang w:val="fr-FR"/>
          <w14:ligatures w14:val="none"/>
        </w:rPr>
      </w:pPr>
    </w:p>
    <w:p w14:paraId="31C1417F" w14:textId="780EF1E9" w:rsidR="00E00527" w:rsidDel="008A5A48" w:rsidRDefault="00E00527" w:rsidP="00F31D6C">
      <w:pPr>
        <w:spacing w:after="0" w:line="276" w:lineRule="auto"/>
        <w:jc w:val="both"/>
        <w:rPr>
          <w:del w:id="318" w:author="Ismael SAMBY" w:date="2026-08-10T16:22:00Z"/>
          <w:rFonts w:ascii="Arial" w:eastAsia="Calibri" w:hAnsi="Arial" w:cs="Arial"/>
          <w:kern w:val="0"/>
          <w:sz w:val="21"/>
          <w:szCs w:val="21"/>
          <w:lang w:val="fr-FR"/>
          <w14:ligatures w14:val="none"/>
        </w:rPr>
      </w:pPr>
    </w:p>
    <w:p w14:paraId="5DFA7B4E" w14:textId="706374FF" w:rsidR="00E00527" w:rsidDel="008A5A48" w:rsidRDefault="00E00527" w:rsidP="00F31D6C">
      <w:pPr>
        <w:spacing w:after="0" w:line="276" w:lineRule="auto"/>
        <w:jc w:val="both"/>
        <w:rPr>
          <w:del w:id="319" w:author="Ismael SAMBY" w:date="2026-08-10T16:22:00Z"/>
          <w:rFonts w:ascii="Arial" w:eastAsia="Calibri" w:hAnsi="Arial" w:cs="Arial"/>
          <w:kern w:val="0"/>
          <w:sz w:val="21"/>
          <w:szCs w:val="21"/>
          <w:lang w:val="fr-FR"/>
          <w14:ligatures w14:val="none"/>
        </w:rPr>
      </w:pPr>
    </w:p>
    <w:p w14:paraId="6D5934D4" w14:textId="328C567F" w:rsidR="00E00527" w:rsidDel="008A5A48" w:rsidRDefault="00E00527" w:rsidP="00F31D6C">
      <w:pPr>
        <w:spacing w:after="0" w:line="276" w:lineRule="auto"/>
        <w:jc w:val="both"/>
        <w:rPr>
          <w:del w:id="320" w:author="Ismael SAMBY" w:date="2026-08-10T16:22:00Z"/>
          <w:rFonts w:ascii="Arial" w:eastAsia="Calibri" w:hAnsi="Arial" w:cs="Arial"/>
          <w:kern w:val="0"/>
          <w:sz w:val="21"/>
          <w:szCs w:val="21"/>
          <w:lang w:val="fr-FR"/>
          <w14:ligatures w14:val="none"/>
        </w:rPr>
      </w:pPr>
    </w:p>
    <w:p w14:paraId="124C8C86" w14:textId="4CDF035A" w:rsidR="00E00527" w:rsidDel="008A5A48" w:rsidRDefault="00E00527" w:rsidP="00F31D6C">
      <w:pPr>
        <w:spacing w:after="0" w:line="276" w:lineRule="auto"/>
        <w:jc w:val="both"/>
        <w:rPr>
          <w:del w:id="321" w:author="Ismael SAMBY" w:date="2026-08-10T16:22:00Z"/>
          <w:rFonts w:ascii="Arial" w:eastAsia="Calibri" w:hAnsi="Arial" w:cs="Arial"/>
          <w:kern w:val="0"/>
          <w:sz w:val="21"/>
          <w:szCs w:val="21"/>
          <w:lang w:val="fr-FR"/>
          <w14:ligatures w14:val="none"/>
        </w:rPr>
      </w:pPr>
    </w:p>
    <w:p w14:paraId="1DB7AC8D" w14:textId="22907CE6" w:rsidR="00E00527" w:rsidDel="008A5A48" w:rsidRDefault="00E00527" w:rsidP="00F31D6C">
      <w:pPr>
        <w:spacing w:after="0" w:line="276" w:lineRule="auto"/>
        <w:jc w:val="both"/>
        <w:rPr>
          <w:del w:id="322" w:author="Ismael SAMBY" w:date="2026-08-10T16:22:00Z"/>
          <w:rFonts w:ascii="Arial" w:eastAsia="Calibri" w:hAnsi="Arial" w:cs="Arial"/>
          <w:kern w:val="0"/>
          <w:sz w:val="21"/>
          <w:szCs w:val="21"/>
          <w:lang w:val="fr-FR"/>
          <w14:ligatures w14:val="none"/>
        </w:rPr>
      </w:pPr>
    </w:p>
    <w:p w14:paraId="2A6355B8" w14:textId="1C1437EF" w:rsidR="00E00527" w:rsidDel="008A5A48" w:rsidRDefault="00E00527" w:rsidP="00F31D6C">
      <w:pPr>
        <w:spacing w:after="0" w:line="276" w:lineRule="auto"/>
        <w:jc w:val="both"/>
        <w:rPr>
          <w:del w:id="323" w:author="Ismael SAMBY" w:date="2026-08-10T16:22:00Z"/>
          <w:rFonts w:ascii="Arial" w:eastAsia="Calibri" w:hAnsi="Arial" w:cs="Arial"/>
          <w:kern w:val="0"/>
          <w:sz w:val="21"/>
          <w:szCs w:val="21"/>
          <w:lang w:val="fr-FR"/>
          <w14:ligatures w14:val="none"/>
        </w:rPr>
      </w:pPr>
    </w:p>
    <w:p w14:paraId="3FDC4C09" w14:textId="4EB27E07" w:rsidR="00E00527" w:rsidDel="008A5A48" w:rsidRDefault="00E00527" w:rsidP="00F31D6C">
      <w:pPr>
        <w:spacing w:after="0" w:line="276" w:lineRule="auto"/>
        <w:jc w:val="both"/>
        <w:rPr>
          <w:del w:id="324" w:author="Ismael SAMBY" w:date="2026-08-10T16:22:00Z"/>
          <w:rFonts w:ascii="Arial" w:eastAsia="Calibri" w:hAnsi="Arial" w:cs="Arial"/>
          <w:kern w:val="0"/>
          <w:sz w:val="21"/>
          <w:szCs w:val="21"/>
          <w:lang w:val="fr-FR"/>
          <w14:ligatures w14:val="none"/>
        </w:rPr>
      </w:pPr>
    </w:p>
    <w:p w14:paraId="015DC718" w14:textId="3099A0D8" w:rsidR="00E00527" w:rsidRPr="00F31D6C" w:rsidDel="008A5A48" w:rsidRDefault="00E00527" w:rsidP="00F31D6C">
      <w:pPr>
        <w:spacing w:after="0" w:line="276" w:lineRule="auto"/>
        <w:jc w:val="both"/>
        <w:rPr>
          <w:del w:id="325" w:author="Ismael SAMBY" w:date="2026-08-10T16:22:00Z"/>
          <w:rFonts w:ascii="Arial" w:eastAsia="Calibri" w:hAnsi="Arial" w:cs="Arial"/>
          <w:kern w:val="0"/>
          <w:sz w:val="21"/>
          <w:szCs w:val="21"/>
          <w:lang w:val="fr-FR"/>
          <w14:ligatures w14:val="none"/>
        </w:rPr>
      </w:pPr>
    </w:p>
    <w:p w14:paraId="05ABA4AF" w14:textId="10BC5131" w:rsidR="00E00527" w:rsidRPr="00E00527" w:rsidDel="008A5A48" w:rsidRDefault="00E00527" w:rsidP="00E00527">
      <w:pPr>
        <w:keepNext/>
        <w:keepLines/>
        <w:spacing w:after="0" w:line="276" w:lineRule="auto"/>
        <w:ind w:left="360"/>
        <w:jc w:val="both"/>
        <w:outlineLvl w:val="0"/>
        <w:rPr>
          <w:del w:id="326" w:author="Ismael SAMBY" w:date="2026-08-10T16:22:00Z"/>
          <w:rFonts w:ascii="Arial" w:eastAsia="Times New Roman" w:hAnsi="Arial" w:cs="Arial"/>
          <w:color w:val="2E74B5"/>
          <w:kern w:val="0"/>
          <w:sz w:val="21"/>
          <w:szCs w:val="21"/>
          <w:lang w:val="fr-FR"/>
          <w14:ligatures w14:val="none"/>
        </w:rPr>
      </w:pPr>
      <w:bookmarkStart w:id="327" w:name="_Toc194299240"/>
      <w:bookmarkStart w:id="328" w:name="_Toc89424237"/>
      <w:bookmarkStart w:id="329" w:name="_Toc89424241"/>
    </w:p>
    <w:p w14:paraId="24D9938F" w14:textId="23838CA9" w:rsidR="00E00527" w:rsidRPr="00E00527" w:rsidDel="008A5A48" w:rsidRDefault="00E00527" w:rsidP="00E00527">
      <w:pPr>
        <w:keepNext/>
        <w:keepLines/>
        <w:spacing w:after="0" w:line="276" w:lineRule="auto"/>
        <w:ind w:left="360"/>
        <w:jc w:val="both"/>
        <w:outlineLvl w:val="0"/>
        <w:rPr>
          <w:del w:id="330" w:author="Ismael SAMBY" w:date="2026-08-10T16:22:00Z"/>
          <w:rFonts w:ascii="Arial" w:eastAsia="Times New Roman" w:hAnsi="Arial" w:cs="Arial"/>
          <w:color w:val="2E74B5"/>
          <w:kern w:val="0"/>
          <w:sz w:val="21"/>
          <w:szCs w:val="21"/>
          <w:lang w:val="fr-FR"/>
          <w14:ligatures w14:val="none"/>
        </w:rPr>
      </w:pPr>
    </w:p>
    <w:p w14:paraId="49FEACF3" w14:textId="77777777" w:rsidR="00F31D6C" w:rsidRPr="00F31D6C" w:rsidRDefault="00F31D6C" w:rsidP="00F31D6C">
      <w:pPr>
        <w:spacing w:after="0" w:line="276" w:lineRule="auto"/>
        <w:jc w:val="both"/>
        <w:rPr>
          <w:rFonts w:ascii="Arial" w:eastAsia="Calibri" w:hAnsi="Arial" w:cs="Arial"/>
          <w:kern w:val="0"/>
          <w:sz w:val="21"/>
          <w:szCs w:val="21"/>
          <w:lang w:val="fr-FR"/>
          <w14:ligatures w14:val="none"/>
        </w:rPr>
      </w:pPr>
      <w:bookmarkStart w:id="331" w:name="_Toc89424232"/>
      <w:bookmarkEnd w:id="327"/>
    </w:p>
    <w:p w14:paraId="4A3DB238" w14:textId="77777777" w:rsidR="00F31D6C" w:rsidRDefault="00972147" w:rsidP="00F31D6C">
      <w:pPr>
        <w:keepNext/>
        <w:keepLines/>
        <w:numPr>
          <w:ilvl w:val="1"/>
          <w:numId w:val="1"/>
        </w:numPr>
        <w:spacing w:after="0" w:line="276" w:lineRule="auto"/>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lastRenderedPageBreak/>
        <w:t xml:space="preserve">Procédure de gestion des découvertes fortuites </w:t>
      </w:r>
    </w:p>
    <w:p w14:paraId="3BEAD886" w14:textId="77777777" w:rsidR="00972147" w:rsidRPr="00AC3B94" w:rsidRDefault="00972147" w:rsidP="00AC3B94">
      <w:pPr>
        <w:spacing w:after="0" w:line="240" w:lineRule="auto"/>
        <w:contextualSpacing/>
      </w:pPr>
    </w:p>
    <w:p w14:paraId="3B815FC7" w14:textId="77777777" w:rsidR="00AC3B94" w:rsidRPr="00AC3B94" w:rsidRDefault="00AC3B94" w:rsidP="00AC3B94">
      <w:pPr>
        <w:spacing w:after="0" w:line="276" w:lineRule="auto"/>
        <w:jc w:val="both"/>
        <w:rPr>
          <w:rFonts w:ascii="Arial" w:eastAsia="Calibri" w:hAnsi="Arial" w:cs="Arial"/>
          <w:kern w:val="0"/>
          <w:sz w:val="21"/>
          <w:szCs w:val="21"/>
          <w:lang w:val="fr-FR"/>
          <w14:ligatures w14:val="none"/>
        </w:rPr>
      </w:pPr>
      <w:commentRangeStart w:id="355"/>
      <w:r>
        <w:rPr>
          <w:rFonts w:ascii="Arial" w:eastAsia="Calibri" w:hAnsi="Arial" w:cs="Arial"/>
          <w:kern w:val="0"/>
          <w:sz w:val="21"/>
          <w:szCs w:val="21"/>
          <w:lang w:val="fr-FR"/>
          <w14:ligatures w14:val="none"/>
        </w:rPr>
        <w:t xml:space="preserve">Les travaux de terrassement profonds dans une zone à forte densité culturelle Baga et Nalou (histoire multiséculaire) présentent un risque de mise à jour fortuite de vestiges non répertoriés : sépultures anciennes, artefacts, sites rituels inconnus, objets archéologiques. L'inventaire d'avril 2026 n'est pas exhaustif – il a porté sur les sites identifiés dans les zones d'implantation des composantes du Projet. La procédure de découverte fortuite est applicable à toutes les activités de terrassement, d'excavation et de construction dans l'emprise du Projet.</w:t>
      </w:r>
      <w:commentRangeEnd w:id="355"/>
      <w:r>
        <w:rPr>
          <w:rStyle w:val="Marquedecommentaire"/>
        </w:rPr>
        <w:commentReference w:id="355"/>
      </w:r>
    </w:p>
    <w:p w14:paraId="6D4419A0" w14:textId="77777777" w:rsidR="00F31D6C" w:rsidRPr="00AC3B94" w:rsidRDefault="00F31D6C" w:rsidP="00F31D6C">
      <w:pPr>
        <w:spacing w:after="0" w:line="276" w:lineRule="auto"/>
        <w:jc w:val="both"/>
        <w:rPr>
          <w:rFonts w:ascii="Arial" w:eastAsia="Calibri" w:hAnsi="Arial" w:cs="Arial"/>
          <w:kern w:val="0"/>
          <w:sz w:val="21"/>
          <w:szCs w:val="21"/>
          <w:highlight w:val="red"/>
          <w14:ligatures w14:val="none"/>
        </w:rPr>
      </w:pPr>
    </w:p>
    <w:bookmarkEnd w:id="328"/>
    <w:bookmarkEnd w:id="329"/>
    <w:bookmarkEnd w:id="331"/>
    <w:p w14:paraId="68980223" w14:textId="77777777" w:rsidR="00AC3B94" w:rsidRPr="00AC3B94" w:rsidRDefault="00AC3B94" w:rsidP="002F0306">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Procédure opérationnelle étape par étape </w:t>
      </w:r>
    </w:p>
    <w:p w14:paraId="2A96F206" w14:textId="77777777" w:rsidR="002F0306" w:rsidRDefault="002F0306" w:rsidP="002F0306">
      <w:pPr>
        <w:spacing w:after="0" w:line="276" w:lineRule="auto"/>
        <w:jc w:val="both"/>
        <w:rPr>
          <w:rFonts w:ascii="Arial" w:eastAsia="Calibri" w:hAnsi="Arial" w:cs="Arial"/>
          <w:kern w:val="0"/>
          <w:sz w:val="21"/>
          <w:szCs w:val="21"/>
          <w:lang w:val="fr-FR"/>
          <w14:ligatures w14:val="none"/>
        </w:rPr>
      </w:pPr>
    </w:p>
    <w:p w14:paraId="7BCFACF0" w14:textId="77777777" w:rsidR="00AC3B94" w:rsidRPr="00AC3B94" w:rsidRDefault="00AC3B94" w:rsidP="002F0306">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La procédure ci-dessous précise, étape par étape, les actions à entreprendre par le personnel du Projet en cas de découverte fortuite d'un élément de patrimoine culturel (matériel ou immatériel) au cours des travaux, conformément à la procédure de découverte fortuite.</w:t>
      </w:r>
    </w:p>
    <w:p w14:paraId="692A6E71" w14:textId="77777777" w:rsidR="00AC3B94" w:rsidRPr="00AC3B94" w:rsidRDefault="00AC3B94" w:rsidP="00AC3B94">
      <w:pPr>
        <w:spacing w:before="80" w:after="80" w:line="276" w:lineRule="auto"/>
        <w:jc w:val="both"/>
        <w:rPr>
          <w:rFonts w:ascii="Arial" w:eastAsia="Arial" w:hAnsi="Arial" w:cs="Arial"/>
          <w:color w:val="000000"/>
          <w:kern w:val="0"/>
          <w:sz w:val="21"/>
          <w:szCs w:val="21"/>
          <w:lang w:val="fr-FR" w:eastAsia="fr-FR"/>
          <w14:ligatures w14:val="none"/>
        </w:rPr>
      </w:pPr>
    </w:p>
    <w:tbl>
      <w:tblPr>
        <w:tblStyle w:val="Grilledutableau3"/>
        <w:tblW w:w="10060" w:type="dxa"/>
        <w:tblLook w:val="0000" w:firstRow="0" w:lastRow="0" w:firstColumn="0" w:lastColumn="0" w:noHBand="0" w:noVBand="0"/>
      </w:tblPr>
      <w:tblGrid>
        <w:gridCol w:w="707"/>
        <w:gridCol w:w="2123"/>
        <w:gridCol w:w="5898"/>
        <w:gridCol w:w="1332"/>
      </w:tblGrid>
      <w:tr w:rsidR="00AC3B94" w:rsidRPr="00AC3B94" w14:paraId="14A1D048" w14:textId="77777777" w:rsidTr="002C6A25">
        <w:trPr>
          <w:trHeight w:val="326"/>
        </w:trPr>
        <w:tc>
          <w:tcPr>
            <w:tcW w:w="707" w:type="dxa"/>
            <w:vAlign w:val="center"/>
          </w:tcPr>
          <w:p w14:paraId="1BDBDD9D" w14:textId="77777777" w:rsidR="00AC3B94" w:rsidRPr="00AC3B94" w:rsidRDefault="00AC3B94" w:rsidP="00AC3B94">
            <w:pPr>
              <w:rPr>
                <w:sz w:val="18"/>
                <w:szCs w:val="18"/>
                <w:lang w:val="fr-FR"/>
              </w:rPr>
            </w:pPr>
            <w:r>
              <w:rPr>
                <w:b/>
                <w:bCs/>
                <w:sz w:val="18"/>
                <w:szCs w:val="18"/>
                <w:lang w:val="fr-FR"/>
              </w:rPr>
              <w:t>Étape</w:t>
            </w:r>
          </w:p>
        </w:tc>
        <w:tc>
          <w:tcPr>
            <w:tcW w:w="2123" w:type="dxa"/>
            <w:vAlign w:val="center"/>
          </w:tcPr>
          <w:p w14:paraId="5CD18D7A" w14:textId="77777777" w:rsidR="00AC3B94" w:rsidRPr="00AC3B94" w:rsidRDefault="00AC3B94" w:rsidP="00AC3B94">
            <w:pPr>
              <w:rPr>
                <w:sz w:val="18"/>
                <w:szCs w:val="18"/>
                <w:lang w:val="fr-FR"/>
              </w:rPr>
            </w:pPr>
            <w:r>
              <w:rPr>
                <w:b/>
                <w:bCs/>
                <w:sz w:val="18"/>
                <w:szCs w:val="18"/>
                <w:lang w:val="fr-FR"/>
              </w:rPr>
              <w:t>Action</w:t>
            </w:r>
          </w:p>
        </w:tc>
        <w:tc>
          <w:tcPr>
            <w:tcW w:w="5898" w:type="dxa"/>
            <w:vAlign w:val="center"/>
          </w:tcPr>
          <w:p w14:paraId="6E2D590F" w14:textId="77777777" w:rsidR="00AC3B94" w:rsidRPr="00AC3B94" w:rsidRDefault="00AC3B94" w:rsidP="00AC3B94">
            <w:pPr>
              <w:rPr>
                <w:sz w:val="18"/>
                <w:szCs w:val="18"/>
                <w:lang w:val="fr-FR"/>
              </w:rPr>
            </w:pPr>
            <w:r>
              <w:rPr>
                <w:b/>
                <w:bCs/>
                <w:sz w:val="18"/>
                <w:szCs w:val="18"/>
                <w:lang w:val="fr-FR"/>
              </w:rPr>
              <w:t>Description</w:t>
            </w:r>
          </w:p>
        </w:tc>
        <w:tc>
          <w:tcPr>
            <w:tcW w:w="1332" w:type="dxa"/>
            <w:vAlign w:val="center"/>
          </w:tcPr>
          <w:p w14:paraId="5CBE8930" w14:textId="77777777" w:rsidR="00AC3B94" w:rsidRPr="00AC3B94" w:rsidRDefault="00AC3B94" w:rsidP="00AC3B94">
            <w:pPr>
              <w:rPr>
                <w:sz w:val="18"/>
                <w:szCs w:val="18"/>
                <w:lang w:val="fr-FR"/>
              </w:rPr>
            </w:pPr>
            <w:r>
              <w:rPr>
                <w:b/>
                <w:bCs/>
                <w:sz w:val="18"/>
                <w:szCs w:val="18"/>
                <w:lang w:val="fr-FR"/>
              </w:rPr>
              <w:t>Délai</w:t>
            </w:r>
          </w:p>
        </w:tc>
      </w:tr>
      <w:tr w:rsidR="00AC3B94" w:rsidRPr="00AC3B94" w14:paraId="635FEABC" w14:textId="77777777" w:rsidTr="002C6A25">
        <w:trPr>
          <w:trHeight w:val="698"/>
        </w:trPr>
        <w:tc>
          <w:tcPr>
            <w:tcW w:w="707" w:type="dxa"/>
            <w:vAlign w:val="center"/>
          </w:tcPr>
          <w:p w14:paraId="1EC00578" w14:textId="77777777" w:rsidR="00AC3B94" w:rsidRPr="00AC3B94" w:rsidRDefault="00AC3B94" w:rsidP="00AC3B94">
            <w:pPr>
              <w:rPr>
                <w:sz w:val="18"/>
                <w:szCs w:val="18"/>
                <w:lang w:val="fr-FR"/>
              </w:rPr>
            </w:pPr>
            <w:r>
              <w:rPr>
                <w:b/>
                <w:bCs/>
                <w:sz w:val="18"/>
                <w:szCs w:val="18"/>
                <w:lang w:val="fr-FR"/>
              </w:rPr>
              <w:t>1</w:t>
            </w:r>
          </w:p>
        </w:tc>
        <w:tc>
          <w:tcPr>
            <w:tcW w:w="2123" w:type="dxa"/>
            <w:vAlign w:val="center"/>
          </w:tcPr>
          <w:p w14:paraId="479E7F9F" w14:textId="77777777" w:rsidR="00AC3B94" w:rsidRPr="00AC3B94" w:rsidRDefault="00AC3B94" w:rsidP="00AC3B94">
            <w:pPr>
              <w:rPr>
                <w:sz w:val="18"/>
                <w:szCs w:val="18"/>
                <w:lang w:val="fr-FR"/>
              </w:rPr>
            </w:pPr>
            <w:r>
              <w:rPr>
                <w:sz w:val="18"/>
                <w:szCs w:val="18"/>
                <w:lang w:val="fr-FR"/>
              </w:rPr>
              <w:t>Arrêt immédiat des travaux</w:t>
            </w:r>
          </w:p>
        </w:tc>
        <w:tc>
          <w:tcPr>
            <w:tcW w:w="5898" w:type="dxa"/>
            <w:vAlign w:val="center"/>
          </w:tcPr>
          <w:p w14:paraId="2692C4FD" w14:textId="77777777" w:rsidR="00AC3B94" w:rsidRPr="00AC3B94" w:rsidRDefault="00AC3B94" w:rsidP="00AC3B94">
            <w:pPr>
              <w:rPr>
                <w:sz w:val="18"/>
                <w:szCs w:val="18"/>
                <w:lang w:val="fr-FR"/>
              </w:rPr>
            </w:pPr>
            <w:commentRangeStart w:id="353"/>
            <w:r>
              <w:rPr>
                <w:sz w:val="18"/>
                <w:szCs w:val="18"/>
                <w:lang w:val="fr-FR"/>
              </w:rPr>
              <w:t>Dès la découverte d'un vestige potentiel (objet, structure, ossement), arrêt immédiat de tous les travaux dans un rayon de 50 m autour de la découverte. Aucune exception n'est tolérée.</w:t>
            </w:r>
            <w:commentRangeEnd w:id="353"/>
            <w:r>
              <w:rPr>
                <w:rStyle w:val="Marquedecommentaire"/>
              </w:rPr>
              <w:commentReference w:id="353"/>
            </w:r>
          </w:p>
        </w:tc>
        <w:tc>
          <w:tcPr>
            <w:tcW w:w="1332" w:type="dxa"/>
            <w:vAlign w:val="center"/>
          </w:tcPr>
          <w:p w14:paraId="679BE9A9" w14:textId="77777777" w:rsidR="00AC3B94" w:rsidRPr="00AC3B94" w:rsidRDefault="00AC3B94" w:rsidP="00AC3B94">
            <w:pPr>
              <w:rPr>
                <w:sz w:val="18"/>
                <w:szCs w:val="18"/>
                <w:lang w:val="fr-FR"/>
              </w:rPr>
            </w:pPr>
            <w:r>
              <w:rPr>
                <w:sz w:val="18"/>
                <w:szCs w:val="18"/>
                <w:lang w:val="fr-FR"/>
              </w:rPr>
              <w:t>Immédiat</w:t>
            </w:r>
          </w:p>
        </w:tc>
      </w:tr>
      <w:tr w:rsidR="00AC3B94" w:rsidRPr="00AC3B94" w14:paraId="56DFFCE7" w14:textId="77777777" w:rsidTr="002C6A25">
        <w:trPr>
          <w:trHeight w:val="695"/>
        </w:trPr>
        <w:tc>
          <w:tcPr>
            <w:tcW w:w="707" w:type="dxa"/>
            <w:vAlign w:val="center"/>
          </w:tcPr>
          <w:p w14:paraId="71BD0F2D" w14:textId="77777777" w:rsidR="00AC3B94" w:rsidRPr="00AC3B94" w:rsidRDefault="00AC3B94" w:rsidP="00AC3B94">
            <w:pPr>
              <w:rPr>
                <w:sz w:val="18"/>
                <w:szCs w:val="18"/>
                <w:lang w:val="fr-FR"/>
              </w:rPr>
            </w:pPr>
            <w:r>
              <w:rPr>
                <w:b/>
                <w:bCs/>
                <w:sz w:val="18"/>
                <w:szCs w:val="18"/>
                <w:lang w:val="fr-FR"/>
              </w:rPr>
              <w:t>2</w:t>
            </w:r>
          </w:p>
        </w:tc>
        <w:tc>
          <w:tcPr>
            <w:tcW w:w="2123" w:type="dxa"/>
            <w:vAlign w:val="center"/>
          </w:tcPr>
          <w:p w14:paraId="7CFC2C3A" w14:textId="77777777" w:rsidR="00AC3B94" w:rsidRPr="00AC3B94" w:rsidRDefault="00AC3B94" w:rsidP="00AC3B94">
            <w:pPr>
              <w:rPr>
                <w:sz w:val="18"/>
                <w:szCs w:val="18"/>
                <w:lang w:val="fr-FR"/>
              </w:rPr>
            </w:pPr>
            <w:r>
              <w:rPr>
                <w:sz w:val="18"/>
                <w:szCs w:val="18"/>
                <w:lang w:val="fr-FR"/>
              </w:rPr>
              <w:t>Sécurisation du site</w:t>
            </w:r>
          </w:p>
        </w:tc>
        <w:tc>
          <w:tcPr>
            <w:tcW w:w="5898" w:type="dxa"/>
            <w:vAlign w:val="center"/>
          </w:tcPr>
          <w:p w14:paraId="7139A913" w14:textId="77777777" w:rsidR="00AC3B94" w:rsidRPr="00AC3B94" w:rsidRDefault="00AC3B94" w:rsidP="00AC3B94">
            <w:pPr>
              <w:rPr>
                <w:sz w:val="18"/>
                <w:szCs w:val="18"/>
                <w:lang w:val="fr-FR"/>
              </w:rPr>
            </w:pPr>
            <w:r>
              <w:rPr>
                <w:sz w:val="18"/>
                <w:szCs w:val="18"/>
                <w:lang w:val="fr-FR"/>
              </w:rPr>
              <w:t xml:space="preserve">Délimiter la zone de découverte avec des rubans de signalisation. Interdire l'accès à toute personne non autorisée. Photographier </w:t>
            </w:r>
            <w:r>
              <w:rPr>
                <w:i/>
                <w:iCs/>
                <w:sz w:val="18"/>
                <w:szCs w:val="18"/>
                <w:lang w:val="fr-FR"/>
              </w:rPr>
              <w:t xml:space="preserve">in situ </w:t>
            </w:r>
            <w:r>
              <w:rPr>
                <w:sz w:val="18"/>
                <w:szCs w:val="18"/>
                <w:lang w:val="fr-FR"/>
              </w:rPr>
              <w:t>tous les éléments découverts sans les déplacer.</w:t>
            </w:r>
          </w:p>
        </w:tc>
        <w:tc>
          <w:tcPr>
            <w:tcW w:w="1332" w:type="dxa"/>
            <w:vAlign w:val="center"/>
          </w:tcPr>
          <w:p w14:paraId="4C182F6B" w14:textId="77777777" w:rsidR="00AC3B94" w:rsidRPr="00AC3B94" w:rsidRDefault="00AC3B94" w:rsidP="00AC3B94">
            <w:pPr>
              <w:rPr>
                <w:sz w:val="18"/>
                <w:szCs w:val="18"/>
                <w:lang w:val="fr-FR"/>
              </w:rPr>
            </w:pPr>
            <w:r>
              <w:rPr>
                <w:sz w:val="18"/>
                <w:szCs w:val="18"/>
                <w:lang w:val="fr-FR"/>
              </w:rPr>
              <w:t>Immédiat</w:t>
            </w:r>
          </w:p>
        </w:tc>
      </w:tr>
      <w:tr w:rsidR="00AC3B94" w:rsidRPr="00AC3B94" w14:paraId="21312D84" w14:textId="77777777" w:rsidTr="002C6A25">
        <w:trPr>
          <w:trHeight w:val="691"/>
        </w:trPr>
        <w:tc>
          <w:tcPr>
            <w:tcW w:w="707" w:type="dxa"/>
            <w:vAlign w:val="center"/>
          </w:tcPr>
          <w:p w14:paraId="69F60C5F" w14:textId="77777777" w:rsidR="00AC3B94" w:rsidRPr="00AC3B94" w:rsidRDefault="00AC3B94" w:rsidP="00AC3B94">
            <w:pPr>
              <w:rPr>
                <w:sz w:val="18"/>
                <w:szCs w:val="18"/>
                <w:lang w:val="fr-FR"/>
              </w:rPr>
            </w:pPr>
            <w:r>
              <w:rPr>
                <w:b/>
                <w:bCs/>
                <w:sz w:val="18"/>
                <w:szCs w:val="18"/>
                <w:lang w:val="fr-FR"/>
              </w:rPr>
              <w:t>3</w:t>
            </w:r>
          </w:p>
        </w:tc>
        <w:tc>
          <w:tcPr>
            <w:tcW w:w="2123" w:type="dxa"/>
            <w:vAlign w:val="center"/>
          </w:tcPr>
          <w:p w14:paraId="1F458C47" w14:textId="77777777" w:rsidR="00AC3B94" w:rsidRPr="00AC3B94" w:rsidRDefault="00AC3B94" w:rsidP="00AC3B94">
            <w:pPr>
              <w:rPr>
                <w:sz w:val="18"/>
                <w:szCs w:val="18"/>
                <w:lang w:val="fr-FR"/>
              </w:rPr>
            </w:pPr>
            <w:r>
              <w:rPr>
                <w:sz w:val="18"/>
                <w:szCs w:val="18"/>
                <w:lang w:val="fr-FR"/>
              </w:rPr>
              <w:t>Notification de l’agent des relations communautaires</w:t>
            </w:r>
          </w:p>
        </w:tc>
        <w:tc>
          <w:tcPr>
            <w:tcW w:w="5898" w:type="dxa"/>
            <w:vAlign w:val="center"/>
          </w:tcPr>
          <w:p w14:paraId="4A234B9F" w14:textId="77777777" w:rsidR="00AC3B94" w:rsidRPr="00AC3B94" w:rsidRDefault="00AC3B94" w:rsidP="00AC3B94">
            <w:pPr>
              <w:rPr>
                <w:sz w:val="18"/>
                <w:szCs w:val="18"/>
                <w:lang w:val="fr-FR"/>
              </w:rPr>
            </w:pPr>
            <w:r>
              <w:rPr>
                <w:sz w:val="18"/>
                <w:szCs w:val="18"/>
                <w:lang w:val="fr-FR"/>
              </w:rPr>
              <w:t>Le chef de chantier notifie immédiatement le l’agent des relations communautaires par téléphone (numéro disponible 24h/24) et par écrit (formulaire de découverte fortuite standardisé).</w:t>
            </w:r>
          </w:p>
        </w:tc>
        <w:tc>
          <w:tcPr>
            <w:tcW w:w="1332" w:type="dxa"/>
            <w:vAlign w:val="center"/>
          </w:tcPr>
          <w:p w14:paraId="4718E5B5" w14:textId="77777777" w:rsidR="00AC3B94" w:rsidRPr="00AC3B94" w:rsidRDefault="00AC3B94" w:rsidP="00AC3B94">
            <w:pPr>
              <w:rPr>
                <w:sz w:val="18"/>
                <w:szCs w:val="18"/>
                <w:lang w:val="fr-FR"/>
              </w:rPr>
            </w:pPr>
            <w:r>
              <w:rPr>
                <w:sz w:val="18"/>
                <w:szCs w:val="18"/>
                <w:lang w:val="fr-FR"/>
              </w:rPr>
              <w:t>Dans l'heure</w:t>
            </w:r>
          </w:p>
        </w:tc>
      </w:tr>
      <w:tr w:rsidR="00AC3B94" w:rsidRPr="00AC3B94" w14:paraId="460C3513" w14:textId="77777777" w:rsidTr="002C6A25">
        <w:trPr>
          <w:trHeight w:val="701"/>
        </w:trPr>
        <w:tc>
          <w:tcPr>
            <w:tcW w:w="707" w:type="dxa"/>
            <w:vAlign w:val="center"/>
          </w:tcPr>
          <w:p w14:paraId="76ABF5D8" w14:textId="77777777" w:rsidR="00AC3B94" w:rsidRPr="00AC3B94" w:rsidRDefault="00AC3B94" w:rsidP="00AC3B94">
            <w:pPr>
              <w:rPr>
                <w:sz w:val="18"/>
                <w:szCs w:val="18"/>
                <w:lang w:val="fr-FR"/>
              </w:rPr>
            </w:pPr>
            <w:r>
              <w:rPr>
                <w:b/>
                <w:bCs/>
                <w:sz w:val="18"/>
                <w:szCs w:val="18"/>
                <w:lang w:val="fr-FR"/>
              </w:rPr>
              <w:t>4</w:t>
            </w:r>
          </w:p>
        </w:tc>
        <w:tc>
          <w:tcPr>
            <w:tcW w:w="2123" w:type="dxa"/>
            <w:vAlign w:val="center"/>
          </w:tcPr>
          <w:p w14:paraId="3E0357F4" w14:textId="77777777" w:rsidR="00AC3B94" w:rsidRPr="00AC3B94" w:rsidRDefault="00AC3B94" w:rsidP="00AC3B94">
            <w:pPr>
              <w:rPr>
                <w:sz w:val="18"/>
                <w:szCs w:val="18"/>
                <w:lang w:val="fr-FR"/>
              </w:rPr>
            </w:pPr>
            <w:r>
              <w:rPr>
                <w:sz w:val="18"/>
                <w:szCs w:val="18"/>
                <w:lang w:val="fr-FR"/>
              </w:rPr>
              <w:t>Évaluation préliminaire de l’agent des relations communautaires</w:t>
            </w:r>
          </w:p>
        </w:tc>
        <w:tc>
          <w:tcPr>
            <w:tcW w:w="5898" w:type="dxa"/>
            <w:vAlign w:val="center"/>
          </w:tcPr>
          <w:p w14:paraId="2152087B" w14:textId="77777777" w:rsidR="00AC3B94" w:rsidRPr="00AC3B94" w:rsidRDefault="00AC3B94" w:rsidP="00AC3B94">
            <w:pPr>
              <w:rPr>
                <w:sz w:val="18"/>
                <w:szCs w:val="18"/>
                <w:lang w:val="fr-FR"/>
              </w:rPr>
            </w:pPr>
            <w:r>
              <w:rPr>
                <w:sz w:val="18"/>
                <w:szCs w:val="18"/>
                <w:lang w:val="fr-FR"/>
              </w:rPr>
              <w:t>L’agent se rend sur le site, évalue la nature et le potentiel patrimonial de la découverte, décide si la procédure complète doit être activée ou si les travaux peuvent reprendre.</w:t>
            </w:r>
          </w:p>
        </w:tc>
        <w:tc>
          <w:tcPr>
            <w:tcW w:w="1332" w:type="dxa"/>
            <w:vAlign w:val="center"/>
          </w:tcPr>
          <w:p w14:paraId="631C0C2E" w14:textId="77777777" w:rsidR="00AC3B94" w:rsidRPr="00AC3B94" w:rsidRDefault="00AC3B94" w:rsidP="00AC3B94">
            <w:pPr>
              <w:rPr>
                <w:sz w:val="18"/>
                <w:szCs w:val="18"/>
                <w:lang w:val="fr-FR"/>
              </w:rPr>
            </w:pPr>
            <w:r>
              <w:rPr>
                <w:sz w:val="18"/>
                <w:szCs w:val="18"/>
                <w:lang w:val="fr-FR"/>
              </w:rPr>
              <w:t>Dans les 24 h</w:t>
            </w:r>
          </w:p>
        </w:tc>
      </w:tr>
      <w:tr w:rsidR="00AC3B94" w:rsidRPr="00AC3B94" w14:paraId="104E9A6C" w14:textId="77777777" w:rsidTr="002C6A25">
        <w:trPr>
          <w:trHeight w:val="994"/>
        </w:trPr>
        <w:tc>
          <w:tcPr>
            <w:tcW w:w="707" w:type="dxa"/>
            <w:vAlign w:val="center"/>
          </w:tcPr>
          <w:p w14:paraId="5D5CF71D" w14:textId="77777777" w:rsidR="00AC3B94" w:rsidRPr="00AC3B94" w:rsidRDefault="00AC3B94" w:rsidP="00AC3B94">
            <w:pPr>
              <w:rPr>
                <w:sz w:val="18"/>
                <w:szCs w:val="18"/>
                <w:lang w:val="fr-FR"/>
              </w:rPr>
            </w:pPr>
            <w:r>
              <w:rPr>
                <w:b/>
                <w:bCs/>
                <w:sz w:val="18"/>
                <w:szCs w:val="18"/>
                <w:lang w:val="fr-FR"/>
              </w:rPr>
              <w:t>5</w:t>
            </w:r>
          </w:p>
        </w:tc>
        <w:tc>
          <w:tcPr>
            <w:tcW w:w="2123" w:type="dxa"/>
            <w:vAlign w:val="center"/>
          </w:tcPr>
          <w:p w14:paraId="5280EBE0" w14:textId="77777777" w:rsidR="00AC3B94" w:rsidRPr="00AC3B94" w:rsidRDefault="00AC3B94" w:rsidP="00AC3B94">
            <w:pPr>
              <w:rPr>
                <w:sz w:val="18"/>
                <w:szCs w:val="18"/>
                <w:lang w:val="fr-FR"/>
              </w:rPr>
            </w:pPr>
            <w:r>
              <w:rPr>
                <w:sz w:val="18"/>
                <w:szCs w:val="18"/>
                <w:lang w:val="fr-FR"/>
              </w:rPr>
              <w:t>Notification des autorités</w:t>
            </w:r>
          </w:p>
        </w:tc>
        <w:tc>
          <w:tcPr>
            <w:tcW w:w="5898" w:type="dxa"/>
            <w:vAlign w:val="center"/>
          </w:tcPr>
          <w:p w14:paraId="36E5D022" w14:textId="77777777" w:rsidR="00AC3B94" w:rsidRPr="00AC3B94" w:rsidRDefault="00AC3B94" w:rsidP="00AC3B94">
            <w:pPr>
              <w:rPr>
                <w:sz w:val="18"/>
                <w:szCs w:val="18"/>
                <w:lang w:val="fr-FR"/>
              </w:rPr>
            </w:pPr>
            <w:commentRangeStart w:id="354"/>
            <w:r>
              <w:rPr>
                <w:sz w:val="18"/>
                <w:szCs w:val="18"/>
                <w:lang w:val="fr-FR"/>
              </w:rPr>
              <w:t>En cas de confirmation d'un vestige patrimonial : notification immédiate de la Direction Préfectorale du Tourisme et de l’hôtellerie, chef de village concerné et des détenteurs coutumiers identifiés.</w:t>
            </w:r>
            <w:commentRangeEnd w:id="354"/>
            <w:r>
              <w:rPr>
                <w:rStyle w:val="Marquedecommentaire"/>
              </w:rPr>
              <w:commentReference w:id="354"/>
            </w:r>
          </w:p>
        </w:tc>
        <w:tc>
          <w:tcPr>
            <w:tcW w:w="1332" w:type="dxa"/>
            <w:vAlign w:val="center"/>
          </w:tcPr>
          <w:p w14:paraId="296E8770" w14:textId="77777777" w:rsidR="00AC3B94" w:rsidRPr="00AC3B94" w:rsidRDefault="00AC3B94" w:rsidP="00AC3B94">
            <w:pPr>
              <w:rPr>
                <w:sz w:val="18"/>
                <w:szCs w:val="18"/>
                <w:lang w:val="fr-FR"/>
              </w:rPr>
            </w:pPr>
            <w:r>
              <w:rPr>
                <w:sz w:val="18"/>
                <w:szCs w:val="18"/>
                <w:lang w:val="fr-FR"/>
              </w:rPr>
              <w:t>Dans les 48 h</w:t>
            </w:r>
          </w:p>
        </w:tc>
      </w:tr>
      <w:tr w:rsidR="00AC3B94" w:rsidRPr="00AC3B94" w14:paraId="5889F9B6" w14:textId="77777777" w:rsidTr="002C6A25">
        <w:trPr>
          <w:trHeight w:val="683"/>
        </w:trPr>
        <w:tc>
          <w:tcPr>
            <w:tcW w:w="707" w:type="dxa"/>
            <w:vAlign w:val="center"/>
          </w:tcPr>
          <w:p w14:paraId="3286E6B2" w14:textId="77777777" w:rsidR="00AC3B94" w:rsidRPr="00AC3B94" w:rsidRDefault="00AC3B94" w:rsidP="00AC3B94">
            <w:pPr>
              <w:rPr>
                <w:sz w:val="18"/>
                <w:szCs w:val="18"/>
                <w:lang w:val="fr-FR"/>
              </w:rPr>
            </w:pPr>
            <w:r>
              <w:rPr>
                <w:b/>
                <w:bCs/>
                <w:sz w:val="18"/>
                <w:szCs w:val="18"/>
                <w:lang w:val="fr-FR"/>
              </w:rPr>
              <w:t>6</w:t>
            </w:r>
          </w:p>
        </w:tc>
        <w:tc>
          <w:tcPr>
            <w:tcW w:w="2123" w:type="dxa"/>
            <w:vAlign w:val="center"/>
          </w:tcPr>
          <w:p w14:paraId="7C4CFCBF" w14:textId="77777777" w:rsidR="00AC3B94" w:rsidRPr="00AC3B94" w:rsidRDefault="00AC3B94" w:rsidP="00AC3B94">
            <w:pPr>
              <w:rPr>
                <w:sz w:val="18"/>
                <w:szCs w:val="18"/>
                <w:lang w:val="fr-FR"/>
              </w:rPr>
            </w:pPr>
            <w:r>
              <w:rPr>
                <w:sz w:val="18"/>
                <w:szCs w:val="18"/>
                <w:lang w:val="fr-FR"/>
              </w:rPr>
              <w:t>Consultation des communautés</w:t>
            </w:r>
          </w:p>
        </w:tc>
        <w:tc>
          <w:tcPr>
            <w:tcW w:w="5898" w:type="dxa"/>
            <w:vAlign w:val="center"/>
          </w:tcPr>
          <w:p w14:paraId="30893388" w14:textId="77777777" w:rsidR="00AC3B94" w:rsidRPr="00AC3B94" w:rsidRDefault="00AC3B94" w:rsidP="00AC3B94">
            <w:pPr>
              <w:rPr>
                <w:sz w:val="18"/>
                <w:szCs w:val="18"/>
                <w:lang w:val="fr-FR"/>
              </w:rPr>
            </w:pPr>
            <w:r>
              <w:rPr>
                <w:sz w:val="18"/>
                <w:szCs w:val="18"/>
                <w:lang w:val="fr-FR"/>
              </w:rPr>
              <w:t>Consultation des détenteurs coutumiers et des autorités traditionnelles pour identifier la nature culturelle ou spirituelle de la découverte et les mesures de gestion appropriées.</w:t>
            </w:r>
          </w:p>
        </w:tc>
        <w:tc>
          <w:tcPr>
            <w:tcW w:w="1332" w:type="dxa"/>
            <w:vAlign w:val="center"/>
          </w:tcPr>
          <w:p w14:paraId="1A8AC3E5" w14:textId="77777777" w:rsidR="00AC3B94" w:rsidRPr="00AC3B94" w:rsidRDefault="00AC3B94" w:rsidP="00AC3B94">
            <w:pPr>
              <w:rPr>
                <w:sz w:val="18"/>
                <w:szCs w:val="18"/>
                <w:lang w:val="fr-FR"/>
              </w:rPr>
            </w:pPr>
            <w:r>
              <w:rPr>
                <w:sz w:val="18"/>
                <w:szCs w:val="18"/>
                <w:lang w:val="fr-FR"/>
              </w:rPr>
              <w:t>Dans les 72 h</w:t>
            </w:r>
          </w:p>
        </w:tc>
      </w:tr>
      <w:tr w:rsidR="00AC3B94" w:rsidRPr="00AC3B94" w14:paraId="33B6B3CC" w14:textId="77777777" w:rsidTr="002C6A25">
        <w:trPr>
          <w:trHeight w:val="990"/>
        </w:trPr>
        <w:tc>
          <w:tcPr>
            <w:tcW w:w="707" w:type="dxa"/>
            <w:vAlign w:val="center"/>
          </w:tcPr>
          <w:p w14:paraId="403DACEF" w14:textId="77777777" w:rsidR="00AC3B94" w:rsidRPr="00AC3B94" w:rsidRDefault="00AC3B94" w:rsidP="00AC3B94">
            <w:pPr>
              <w:rPr>
                <w:sz w:val="18"/>
                <w:szCs w:val="18"/>
                <w:lang w:val="fr-FR"/>
              </w:rPr>
            </w:pPr>
            <w:r>
              <w:rPr>
                <w:b/>
                <w:bCs/>
                <w:sz w:val="18"/>
                <w:szCs w:val="18"/>
                <w:lang w:val="fr-FR"/>
              </w:rPr>
              <w:t>7</w:t>
            </w:r>
          </w:p>
        </w:tc>
        <w:tc>
          <w:tcPr>
            <w:tcW w:w="2123" w:type="dxa"/>
            <w:vAlign w:val="center"/>
          </w:tcPr>
          <w:p w14:paraId="1920234B" w14:textId="77777777" w:rsidR="00AC3B94" w:rsidRPr="00AC3B94" w:rsidRDefault="00AC3B94" w:rsidP="00AC3B94">
            <w:pPr>
              <w:rPr>
                <w:sz w:val="18"/>
                <w:szCs w:val="18"/>
                <w:lang w:val="fr-FR"/>
              </w:rPr>
            </w:pPr>
            <w:r>
              <w:rPr>
                <w:sz w:val="18"/>
                <w:szCs w:val="18"/>
                <w:lang w:val="fr-FR"/>
              </w:rPr>
              <w:t>Décision sur les mesures</w:t>
            </w:r>
          </w:p>
        </w:tc>
        <w:tc>
          <w:tcPr>
            <w:tcW w:w="5898" w:type="dxa"/>
            <w:vAlign w:val="center"/>
          </w:tcPr>
          <w:p w14:paraId="00F6BF41" w14:textId="77777777" w:rsidR="00AC3B94" w:rsidRPr="00AC3B94" w:rsidRDefault="00AC3B94" w:rsidP="00AC3B94">
            <w:pPr>
              <w:rPr>
                <w:sz w:val="18"/>
                <w:szCs w:val="18"/>
                <w:lang w:val="fr-FR"/>
              </w:rPr>
            </w:pPr>
            <w:r>
              <w:rPr>
                <w:sz w:val="18"/>
                <w:szCs w:val="18"/>
                <w:lang w:val="fr-FR"/>
              </w:rPr>
              <w:t xml:space="preserve">En concertation avec la Direction Préfectorale du Tourisme et de l’hôtellerie, les détenteurs coutumiers et WCAG : décision sur les mesures à prendre (préservation </w:t>
            </w:r>
            <w:r>
              <w:rPr>
                <w:i/>
                <w:iCs/>
                <w:sz w:val="18"/>
                <w:szCs w:val="18"/>
                <w:lang w:val="fr-FR"/>
              </w:rPr>
              <w:t>in situ</w:t>
            </w:r>
            <w:r>
              <w:rPr>
                <w:sz w:val="18"/>
                <w:szCs w:val="18"/>
                <w:lang w:val="fr-FR"/>
              </w:rPr>
              <w:t>, relocalisation, documentation, traitement rituel). Rédaction d'un rapport de découverte fortuite.</w:t>
            </w:r>
          </w:p>
        </w:tc>
        <w:tc>
          <w:tcPr>
            <w:tcW w:w="1332" w:type="dxa"/>
            <w:vAlign w:val="center"/>
          </w:tcPr>
          <w:p w14:paraId="1513CD46" w14:textId="77777777" w:rsidR="00AC3B94" w:rsidRPr="00AC3B94" w:rsidRDefault="00AC3B94" w:rsidP="00AC3B94">
            <w:pPr>
              <w:rPr>
                <w:sz w:val="18"/>
                <w:szCs w:val="18"/>
                <w:lang w:val="fr-FR"/>
              </w:rPr>
            </w:pPr>
            <w:r>
              <w:rPr>
                <w:sz w:val="18"/>
                <w:szCs w:val="18"/>
                <w:lang w:val="fr-FR"/>
              </w:rPr>
              <w:t>Dans les 5 jours</w:t>
            </w:r>
          </w:p>
        </w:tc>
      </w:tr>
      <w:tr w:rsidR="00AC3B94" w:rsidRPr="00AC3B94" w14:paraId="17900BAF" w14:textId="77777777" w:rsidTr="002C6A25">
        <w:trPr>
          <w:trHeight w:val="693"/>
        </w:trPr>
        <w:tc>
          <w:tcPr>
            <w:tcW w:w="707" w:type="dxa"/>
            <w:vAlign w:val="center"/>
          </w:tcPr>
          <w:p w14:paraId="031C7563" w14:textId="77777777" w:rsidR="00AC3B94" w:rsidRPr="00AC3B94" w:rsidRDefault="00AC3B94" w:rsidP="00AC3B94">
            <w:pPr>
              <w:rPr>
                <w:sz w:val="18"/>
                <w:szCs w:val="18"/>
                <w:lang w:val="fr-FR"/>
              </w:rPr>
            </w:pPr>
            <w:r>
              <w:rPr>
                <w:b/>
                <w:bCs/>
                <w:sz w:val="18"/>
                <w:szCs w:val="18"/>
                <w:lang w:val="fr-FR"/>
              </w:rPr>
              <w:t>8</w:t>
            </w:r>
          </w:p>
        </w:tc>
        <w:tc>
          <w:tcPr>
            <w:tcW w:w="2123" w:type="dxa"/>
            <w:vAlign w:val="center"/>
          </w:tcPr>
          <w:p w14:paraId="75D011BE" w14:textId="77777777" w:rsidR="00AC3B94" w:rsidRPr="00AC3B94" w:rsidRDefault="00AC3B94" w:rsidP="00AC3B94">
            <w:pPr>
              <w:rPr>
                <w:sz w:val="18"/>
                <w:szCs w:val="18"/>
                <w:lang w:val="fr-FR"/>
              </w:rPr>
            </w:pPr>
            <w:r>
              <w:rPr>
                <w:sz w:val="18"/>
                <w:szCs w:val="18"/>
                <w:lang w:val="fr-FR"/>
              </w:rPr>
              <w:t>Reprise des travaux</w:t>
            </w:r>
          </w:p>
        </w:tc>
        <w:tc>
          <w:tcPr>
            <w:tcW w:w="5898" w:type="dxa"/>
            <w:vAlign w:val="center"/>
          </w:tcPr>
          <w:p w14:paraId="4A45A61E" w14:textId="77777777" w:rsidR="00AC3B94" w:rsidRPr="00AC3B94" w:rsidRDefault="00AC3B94" w:rsidP="00AC3B94">
            <w:pPr>
              <w:rPr>
                <w:sz w:val="18"/>
                <w:szCs w:val="18"/>
                <w:lang w:val="fr-FR"/>
              </w:rPr>
            </w:pPr>
            <w:r>
              <w:rPr>
                <w:sz w:val="18"/>
                <w:szCs w:val="18"/>
                <w:lang w:val="fr-FR"/>
              </w:rPr>
              <w:t>La reprise des travaux ne peut avoir lieu qu'après autorisation écrite de la Direction Préfectorale du Tourisme et de l’hôtellerie et de l’agent des relations communautaires, et uniquement après mise en œuvre des mesures convenues.</w:t>
            </w:r>
          </w:p>
        </w:tc>
        <w:tc>
          <w:tcPr>
            <w:tcW w:w="1332" w:type="dxa"/>
            <w:vAlign w:val="center"/>
          </w:tcPr>
          <w:p w14:paraId="6D02980D" w14:textId="77777777" w:rsidR="00AC3B94" w:rsidRPr="00AC3B94" w:rsidRDefault="00AC3B94" w:rsidP="00AC3B94">
            <w:pPr>
              <w:rPr>
                <w:sz w:val="18"/>
                <w:szCs w:val="18"/>
                <w:lang w:val="fr-FR"/>
              </w:rPr>
            </w:pPr>
            <w:r>
              <w:rPr>
                <w:sz w:val="18"/>
                <w:szCs w:val="18"/>
                <w:lang w:val="fr-FR"/>
              </w:rPr>
              <w:t>Sur autorisation</w:t>
            </w:r>
          </w:p>
        </w:tc>
      </w:tr>
    </w:tbl>
    <w:p w14:paraId="0C1CEDDA" w14:textId="77777777" w:rsidR="00AC3B94" w:rsidRPr="00AC3B94" w:rsidRDefault="00AC3B94" w:rsidP="00AC3B94">
      <w:pPr>
        <w:spacing w:before="100" w:after="100" w:line="240" w:lineRule="auto"/>
        <w:rPr>
          <w:rFonts w:ascii="Arial" w:eastAsia="Arial" w:hAnsi="Arial" w:cs="Arial"/>
          <w:kern w:val="0"/>
          <w:sz w:val="21"/>
          <w:szCs w:val="21"/>
          <w:lang w:val="fr-FR" w:eastAsia="fr-FR"/>
          <w14:ligatures w14:val="none"/>
        </w:rPr>
      </w:pPr>
    </w:p>
    <w:p w14:paraId="4CDD7D4A" w14:textId="77777777" w:rsid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Formation du personnel </w:t>
      </w:r>
    </w:p>
    <w:p w14:paraId="681C6974" w14:textId="77777777" w:rsidR="002F0306" w:rsidRPr="00AC3B94" w:rsidRDefault="002F0306" w:rsidP="002F0306">
      <w:pPr>
        <w:keepNext/>
        <w:keepLines/>
        <w:spacing w:after="0" w:line="276" w:lineRule="auto"/>
        <w:jc w:val="both"/>
        <w:outlineLvl w:val="0"/>
        <w:rPr>
          <w:rFonts w:ascii="Arial" w:eastAsia="Times New Roman" w:hAnsi="Arial" w:cs="Arial"/>
          <w:b/>
          <w:kern w:val="0"/>
          <w:sz w:val="21"/>
          <w:szCs w:val="21"/>
          <w:lang w:val="fr-FR"/>
          <w14:ligatures w14:val="none"/>
        </w:rPr>
      </w:pPr>
    </w:p>
    <w:p w14:paraId="250684B9" w14:textId="77777777" w:rsidR="00AC3B94" w:rsidRDefault="00AC3B94" w:rsidP="002F0306">
      <w:pPr>
        <w:spacing w:after="0" w:line="276" w:lineRule="auto"/>
        <w:jc w:val="both"/>
        <w:rPr>
          <w:rFonts w:ascii="Arial" w:eastAsia="Calibri" w:hAnsi="Arial" w:cs="Arial"/>
          <w:kern w:val="0"/>
          <w:sz w:val="21"/>
          <w:szCs w:val="21"/>
          <w:lang w:val="fr-FR"/>
          <w14:ligatures w14:val="none"/>
        </w:rPr>
      </w:pPr>
      <w:r>
        <w:rPr>
          <w:rFonts w:ascii="Arial" w:eastAsia="Calibri" w:hAnsi="Arial" w:cs="Arial"/>
          <w:kern w:val="0"/>
          <w:sz w:val="21"/>
          <w:szCs w:val="21"/>
          <w:lang w:val="fr-FR"/>
          <w14:ligatures w14:val="none"/>
        </w:rPr>
        <w:t>Avant le démarrage des travaux de terrassement, l'ensemble du personnel de chantier (chefs de chantier, conducteurs d'engins, ouvriers) doit recevoir une formation sur la procédure de découverte fortuite comprenant :</w:t>
      </w:r>
    </w:p>
    <w:p w14:paraId="061E712C" w14:textId="77777777" w:rsidR="002F0306" w:rsidRPr="00AC3B94" w:rsidRDefault="002F0306" w:rsidP="002F0306">
      <w:pPr>
        <w:spacing w:after="0" w:line="276" w:lineRule="auto"/>
        <w:jc w:val="both"/>
        <w:rPr>
          <w:rFonts w:ascii="Arial" w:eastAsia="Calibri" w:hAnsi="Arial" w:cs="Arial"/>
          <w:kern w:val="0"/>
          <w:sz w:val="21"/>
          <w:szCs w:val="21"/>
          <w:lang w:val="fr-FR"/>
          <w14:ligatures w14:val="none"/>
        </w:rPr>
      </w:pPr>
    </w:p>
    <w:p w14:paraId="58E84ECB"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Reconnaissance des types de vestiges pouvant être découverts (céramiques, ossements, artefacts métalliques, structures enterrées, tessons de poterie) ;</w:t>
      </w:r>
    </w:p>
    <w:p w14:paraId="6323A938"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Procédure d'arrêt immédiat et de sécurisation de la zone ;</w:t>
      </w:r>
    </w:p>
    <w:p w14:paraId="6A1FC3A0"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lastRenderedPageBreak/>
        <w:t>Coordonnées de l’agent des relations communautaires – numéro de téléphone affiché dans tous les engins et abris de chantier ;</w:t>
      </w:r>
    </w:p>
    <w:p w14:paraId="5FA0BBBF" w14:textId="77777777" w:rsidR="00AC3B94" w:rsidRPr="00AC3B94" w:rsidRDefault="00AC3B94" w:rsidP="002F0306">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Sanctions applicables en cas de non-respect de la procédure (destruction involontaire d'un vestige patrimonial).</w:t>
      </w:r>
    </w:p>
    <w:p w14:paraId="344F7A6F" w14:textId="77777777" w:rsidR="00AC3B94" w:rsidRPr="00AC3B94" w:rsidRDefault="00AC3B94" w:rsidP="00AC3B94">
      <w:pPr>
        <w:spacing w:before="100" w:after="100" w:line="276" w:lineRule="auto"/>
        <w:rPr>
          <w:rFonts w:ascii="Arial" w:eastAsia="Arial" w:hAnsi="Arial" w:cs="Arial"/>
          <w:kern w:val="0"/>
          <w:sz w:val="21"/>
          <w:szCs w:val="21"/>
          <w:lang w:val="fr-FR" w:eastAsia="fr-FR"/>
          <w14:ligatures w14:val="none"/>
        </w:rPr>
      </w:pPr>
    </w:p>
    <w:p w14:paraId="6818CB50" w14:textId="77777777" w:rsidR="00AC3B94" w:rsidRP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Engagement des communautés et parties prenantes</w:t>
      </w:r>
    </w:p>
    <w:p w14:paraId="1A3CB7D9" w14:textId="77777777" w:rsidR="004159C8" w:rsidRDefault="004159C8" w:rsidP="00AC3B94">
      <w:pPr>
        <w:spacing w:before="80" w:after="80" w:line="276" w:lineRule="auto"/>
      </w:pPr>
    </w:p>
    <w:p w14:paraId="2665B602" w14:textId="77777777" w:rsidR="00AC3B94" w:rsidRDefault="00AC3B94" w:rsidP="00AC3B94">
      <w:pPr>
        <w:spacing w:before="80" w:after="80" w:line="276" w:lineRule="auto"/>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 xml:space="preserve">L'engagement des communautés dans le cadre du PGPC repose sur les principes suivants : </w:t>
      </w:r>
    </w:p>
    <w:p w14:paraId="27042AB8" w14:textId="77777777" w:rsidR="004159C8" w:rsidRPr="00AC3B94" w:rsidRDefault="004159C8" w:rsidP="00AC3B94">
      <w:pPr>
        <w:spacing w:before="80" w:after="80" w:line="276" w:lineRule="auto"/>
        <w:rPr>
          <w:rFonts w:ascii="Arial" w:eastAsia="Arial" w:hAnsi="Arial" w:cs="Arial"/>
          <w:kern w:val="0"/>
          <w:sz w:val="21"/>
          <w:szCs w:val="21"/>
          <w:lang w:val="fr-FR" w:eastAsia="fr-FR"/>
          <w14:ligatures w14:val="none"/>
        </w:rPr>
      </w:pPr>
    </w:p>
    <w:p w14:paraId="65E78CF7" w14:textId="77777777" w:rsidR="00AC3B94" w:rsidRP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commentRangeStart w:id="352"/>
      <w:r>
        <w:rPr>
          <w:rFonts w:ascii="Arial" w:eastAsia="Arial" w:hAnsi="Arial" w:cs="Arial"/>
          <w:kern w:val="0"/>
          <w:sz w:val="21"/>
          <w:szCs w:val="21"/>
          <w:lang w:val="fr-FR" w:eastAsia="fr-FR"/>
          <w14:ligatures w14:val="none"/>
        </w:rPr>
        <w:t>Consentement libre, préalable et éclairé : toute décision relative à un site patrimonial doit être précédée d'une consultation véritable et d'un consentement explicite des détenteurs coutumiers concernés ;</w:t>
      </w:r>
      <w:commentRangeEnd w:id="352"/>
      <w:r>
        <w:rPr>
          <w:rStyle w:val="Marquedecommentaire"/>
        </w:rPr>
        <w:commentReference w:id="352"/>
      </w:r>
    </w:p>
    <w:p w14:paraId="7F17BB70" w14:textId="77777777" w:rsidR="00AC3B94" w:rsidRP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Respect des protocoles traditionnels : les consultations sont conduites dans les langues locales (Baga, Peuhl, Landouma) et selon les protocoles de prise de décision traditionnels (implication des anciens, des chefs de village et des officiants) ;</w:t>
      </w:r>
    </w:p>
    <w:p w14:paraId="4C7EC47A" w14:textId="77777777" w:rsidR="00AC3B94" w:rsidRP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Confidentialité : les informations sensibles sur les sites sacrés et les pratiques rituelles sont traitées avec la plus stricte confidentialité, conformément aux souhaits des détenteurs coutumiers ;</w:t>
      </w:r>
    </w:p>
    <w:p w14:paraId="364461D9" w14:textId="77777777" w:rsidR="00AC3B94" w:rsidRDefault="00AC3B94" w:rsidP="004159C8">
      <w:pPr>
        <w:numPr>
          <w:ilvl w:val="0"/>
          <w:numId w:val="19"/>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Transparence : WCAG informe régulièrement les communautés de l'avancement de la mise en œuvre du PGPC et des résultats des suivis patrimoniaux.</w:t>
      </w:r>
    </w:p>
    <w:p w14:paraId="786AA063" w14:textId="77777777" w:rsidR="002F0306" w:rsidRDefault="004159C8" w:rsidP="004159C8">
      <w:pPr>
        <w:tabs>
          <w:tab w:val="left" w:pos="1530"/>
        </w:tabs>
        <w:spacing w:before="60" w:after="60" w:line="276" w:lineRule="auto"/>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ab/>
      </w:r>
    </w:p>
    <w:p w14:paraId="2D97FF03" w14:textId="77777777" w:rsidR="004159C8" w:rsidRDefault="004159C8" w:rsidP="004159C8">
      <w:pPr>
        <w:tabs>
          <w:tab w:val="left" w:pos="1530"/>
        </w:tabs>
        <w:spacing w:before="60" w:after="60" w:line="276" w:lineRule="auto"/>
        <w:rPr>
          <w:rFonts w:ascii="Arial" w:eastAsia="Arial" w:hAnsi="Arial" w:cs="Arial"/>
          <w:kern w:val="0"/>
          <w:sz w:val="21"/>
          <w:szCs w:val="21"/>
          <w:lang w:val="fr-FR" w:eastAsia="fr-FR"/>
          <w14:ligatures w14:val="none"/>
        </w:rPr>
      </w:pPr>
    </w:p>
    <w:p w14:paraId="3B1ED21C" w14:textId="77777777" w:rsidR="002F0306" w:rsidRPr="00AC3B94" w:rsidRDefault="002F0306" w:rsidP="002F0306">
      <w:pPr>
        <w:spacing w:before="60" w:after="60" w:line="276" w:lineRule="auto"/>
        <w:rPr>
          <w:rFonts w:ascii="Arial" w:eastAsia="Arial" w:hAnsi="Arial" w:cs="Arial"/>
          <w:kern w:val="0"/>
          <w:sz w:val="21"/>
          <w:szCs w:val="21"/>
          <w:lang w:val="fr-FR" w:eastAsia="fr-FR"/>
          <w14:ligatures w14:val="none"/>
        </w:rPr>
      </w:pPr>
    </w:p>
    <w:p w14:paraId="286F429B" w14:textId="77777777" w:rsidR="00AC3B94" w:rsidRP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Plan de consultation spécifique au patrimoine culturel</w:t>
      </w:r>
    </w:p>
    <w:p w14:paraId="4F5B0442" w14:textId="77777777" w:rsidR="00AC3B94" w:rsidRPr="00041474" w:rsidRDefault="00AC3B94" w:rsidP="00041474">
      <w:pPr>
        <w:spacing w:before="100" w:beforeAutospacing="1" w:after="100" w:afterAutospacing="1" w:line="276" w:lineRule="auto"/>
        <w:jc w:val="both"/>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Le tableau suivant présente le plan de consultation propre aux enjeux de patrimoine culturel, en complément du dispositif général d'engagement des parties prenantes du Projet, en précisant les publics cibles, les modalités et la fréquence des consultations prévues pour chacun des sites et thématiques identifiés.</w:t>
      </w:r>
    </w:p>
    <w:tbl>
      <w:tblPr>
        <w:tblStyle w:val="Grilledutableau3"/>
        <w:tblW w:w="9360" w:type="dxa"/>
        <w:tblLook w:val="0000" w:firstRow="0" w:lastRow="0" w:firstColumn="0" w:lastColumn="0" w:noHBand="0" w:noVBand="0"/>
      </w:tblPr>
      <w:tblGrid>
        <w:gridCol w:w="1349"/>
        <w:gridCol w:w="4237"/>
        <w:gridCol w:w="2398"/>
        <w:gridCol w:w="1376"/>
      </w:tblGrid>
      <w:tr w:rsidR="00AC3B94" w:rsidRPr="00AC3B94" w14:paraId="106BE06E" w14:textId="77777777" w:rsidTr="002C6A25">
        <w:trPr>
          <w:trHeight w:val="415"/>
        </w:trPr>
        <w:tc>
          <w:tcPr>
            <w:tcW w:w="1800" w:type="dxa"/>
            <w:vAlign w:val="center"/>
          </w:tcPr>
          <w:p w14:paraId="71BF2A8B" w14:textId="77777777" w:rsidR="00AC3B94" w:rsidRPr="00AC3B94" w:rsidRDefault="00AC3B94" w:rsidP="00AC3B94">
            <w:pPr>
              <w:rPr>
                <w:sz w:val="18"/>
                <w:szCs w:val="18"/>
                <w:lang w:val="fr-FR"/>
              </w:rPr>
            </w:pPr>
            <w:r>
              <w:rPr>
                <w:b/>
                <w:bCs/>
                <w:sz w:val="18"/>
                <w:szCs w:val="18"/>
                <w:lang w:val="fr-FR"/>
              </w:rPr>
              <w:t>Phase</w:t>
            </w:r>
          </w:p>
        </w:tc>
        <w:tc>
          <w:tcPr>
            <w:tcW w:w="3560" w:type="dxa"/>
            <w:vAlign w:val="center"/>
          </w:tcPr>
          <w:p w14:paraId="4DD01D24" w14:textId="77777777" w:rsidR="00AC3B94" w:rsidRPr="00AC3B94" w:rsidRDefault="00AC3B94" w:rsidP="00AC3B94">
            <w:pPr>
              <w:rPr>
                <w:sz w:val="18"/>
                <w:szCs w:val="18"/>
                <w:lang w:val="fr-FR"/>
              </w:rPr>
            </w:pPr>
            <w:r>
              <w:rPr>
                <w:b/>
                <w:bCs/>
                <w:sz w:val="18"/>
                <w:szCs w:val="18"/>
                <w:lang w:val="fr-FR"/>
              </w:rPr>
              <w:t>Activités de consultation</w:t>
            </w:r>
          </w:p>
        </w:tc>
        <w:tc>
          <w:tcPr>
            <w:tcW w:w="2000" w:type="dxa"/>
            <w:vAlign w:val="center"/>
          </w:tcPr>
          <w:p w14:paraId="43FAD7A7" w14:textId="77777777" w:rsidR="00AC3B94" w:rsidRPr="00AC3B94" w:rsidRDefault="00AC3B94" w:rsidP="00AC3B94">
            <w:pPr>
              <w:rPr>
                <w:sz w:val="18"/>
                <w:szCs w:val="18"/>
                <w:lang w:val="fr-FR"/>
              </w:rPr>
            </w:pPr>
            <w:r>
              <w:rPr>
                <w:b/>
                <w:bCs/>
                <w:sz w:val="18"/>
                <w:szCs w:val="18"/>
                <w:lang w:val="fr-FR"/>
              </w:rPr>
              <w:t>Participants</w:t>
            </w:r>
          </w:p>
        </w:tc>
        <w:tc>
          <w:tcPr>
            <w:tcW w:w="2000" w:type="dxa"/>
            <w:vAlign w:val="center"/>
          </w:tcPr>
          <w:p w14:paraId="092FF8E3" w14:textId="77777777" w:rsidR="00AC3B94" w:rsidRPr="00AC3B94" w:rsidRDefault="00AC3B94" w:rsidP="00AC3B94">
            <w:pPr>
              <w:rPr>
                <w:sz w:val="18"/>
                <w:szCs w:val="18"/>
                <w:lang w:val="fr-FR"/>
              </w:rPr>
            </w:pPr>
            <w:r>
              <w:rPr>
                <w:b/>
                <w:bCs/>
                <w:sz w:val="18"/>
                <w:szCs w:val="18"/>
                <w:lang w:val="fr-FR"/>
              </w:rPr>
              <w:t>Fréquence</w:t>
            </w:r>
          </w:p>
        </w:tc>
      </w:tr>
      <w:tr w:rsidR="00AC3B94" w:rsidRPr="00AC3B94" w14:paraId="7C8FF288" w14:textId="77777777" w:rsidTr="002C6A25">
        <w:trPr>
          <w:trHeight w:val="988"/>
        </w:trPr>
        <w:tc>
          <w:tcPr>
            <w:tcW w:w="0" w:type="auto"/>
            <w:vAlign w:val="center"/>
          </w:tcPr>
          <w:p w14:paraId="158D85C6" w14:textId="77777777" w:rsidR="00AC3B94" w:rsidRPr="00AC3B94" w:rsidRDefault="00AC3B94" w:rsidP="00AC3B94">
            <w:pPr>
              <w:rPr>
                <w:sz w:val="18"/>
                <w:szCs w:val="18"/>
                <w:lang w:val="fr-FR"/>
              </w:rPr>
            </w:pPr>
            <w:r>
              <w:rPr>
                <w:sz w:val="18"/>
                <w:szCs w:val="18"/>
                <w:lang w:val="fr-FR"/>
              </w:rPr>
              <w:t>Pré-construction</w:t>
            </w:r>
          </w:p>
        </w:tc>
        <w:tc>
          <w:tcPr>
            <w:tcW w:w="0" w:type="auto"/>
            <w:vAlign w:val="center"/>
          </w:tcPr>
          <w:p w14:paraId="7151BE0A" w14:textId="77777777" w:rsidR="00AC3B94" w:rsidRPr="00AC3B94" w:rsidRDefault="00AC3B94" w:rsidP="00AC3B94">
            <w:pPr>
              <w:rPr>
                <w:sz w:val="18"/>
                <w:szCs w:val="18"/>
                <w:lang w:val="fr-FR"/>
              </w:rPr>
            </w:pPr>
            <w:r>
              <w:rPr>
                <w:sz w:val="18"/>
                <w:szCs w:val="18"/>
                <w:lang w:val="fr-FR"/>
              </w:rPr>
              <w:t>Présentation du PGPC aux communautés ; identification des sites d'accueil des génies déplacés ; planification des traitements rituels préalables</w:t>
            </w:r>
          </w:p>
        </w:tc>
        <w:tc>
          <w:tcPr>
            <w:tcW w:w="0" w:type="auto"/>
            <w:vAlign w:val="center"/>
          </w:tcPr>
          <w:p w14:paraId="67F47FEA" w14:textId="77777777" w:rsidR="00AC3B94" w:rsidRPr="00AC3B94" w:rsidRDefault="00AC3B94" w:rsidP="00AC3B94">
            <w:pPr>
              <w:rPr>
                <w:sz w:val="18"/>
                <w:szCs w:val="18"/>
                <w:lang w:val="fr-FR"/>
              </w:rPr>
            </w:pPr>
            <w:r>
              <w:rPr>
                <w:sz w:val="18"/>
                <w:szCs w:val="18"/>
                <w:lang w:val="fr-FR"/>
              </w:rPr>
              <w:t>Familles détentrices, chefs de village, imams, conseils des anciens</w:t>
            </w:r>
          </w:p>
        </w:tc>
        <w:tc>
          <w:tcPr>
            <w:tcW w:w="0" w:type="auto"/>
            <w:vAlign w:val="center"/>
          </w:tcPr>
          <w:p w14:paraId="29DC1EA2" w14:textId="77777777" w:rsidR="00AC3B94" w:rsidRPr="00AC3B94" w:rsidRDefault="00AC3B94" w:rsidP="00AC3B94">
            <w:pPr>
              <w:rPr>
                <w:sz w:val="18"/>
                <w:szCs w:val="18"/>
                <w:lang w:val="fr-FR"/>
              </w:rPr>
            </w:pPr>
            <w:r>
              <w:rPr>
                <w:sz w:val="18"/>
                <w:szCs w:val="18"/>
                <w:lang w:val="fr-FR"/>
              </w:rPr>
              <w:t>Mensuelle</w:t>
            </w:r>
          </w:p>
        </w:tc>
      </w:tr>
      <w:tr w:rsidR="00AC3B94" w:rsidRPr="00AC3B94" w14:paraId="131B6D5B" w14:textId="77777777" w:rsidTr="002C6A25">
        <w:tc>
          <w:tcPr>
            <w:tcW w:w="0" w:type="auto"/>
            <w:vAlign w:val="center"/>
          </w:tcPr>
          <w:p w14:paraId="395848C3" w14:textId="77777777" w:rsidR="00AC3B94" w:rsidRPr="00AC3B94" w:rsidRDefault="00AC3B94" w:rsidP="00AC3B94">
            <w:pPr>
              <w:rPr>
                <w:sz w:val="18"/>
                <w:szCs w:val="18"/>
                <w:lang w:val="fr-FR"/>
              </w:rPr>
            </w:pPr>
            <w:r>
              <w:rPr>
                <w:sz w:val="18"/>
                <w:szCs w:val="18"/>
                <w:lang w:val="fr-FR"/>
              </w:rPr>
              <w:t>Construction</w:t>
            </w:r>
          </w:p>
        </w:tc>
        <w:tc>
          <w:tcPr>
            <w:tcW w:w="0" w:type="auto"/>
            <w:vAlign w:val="center"/>
          </w:tcPr>
          <w:p w14:paraId="0AEC3656" w14:textId="77777777" w:rsidR="00AC3B94" w:rsidRPr="00AC3B94" w:rsidRDefault="00AC3B94" w:rsidP="00AC3B94">
            <w:pPr>
              <w:rPr>
                <w:sz w:val="18"/>
                <w:szCs w:val="18"/>
                <w:lang w:val="fr-FR"/>
              </w:rPr>
            </w:pPr>
            <w:r>
              <w:rPr>
                <w:sz w:val="18"/>
                <w:szCs w:val="18"/>
                <w:lang w:val="fr-FR"/>
              </w:rPr>
              <w:t>Suivi de la mise en œuvre des traitements rituels ; vérification respect des buffers de protection ; gestion des plaintes patrimoine culturel</w:t>
            </w:r>
          </w:p>
        </w:tc>
        <w:tc>
          <w:tcPr>
            <w:tcW w:w="0" w:type="auto"/>
            <w:vAlign w:val="center"/>
          </w:tcPr>
          <w:p w14:paraId="22ED3E63" w14:textId="6A897AE1" w:rsidR="00AC3B94" w:rsidRPr="00AC3B94" w:rsidRDefault="00AC3B94" w:rsidP="00AC3B94">
            <w:pPr>
              <w:rPr>
                <w:sz w:val="18"/>
                <w:szCs w:val="18"/>
                <w:lang w:val="fr-FR"/>
              </w:rPr>
            </w:pPr>
            <w:r>
              <w:rPr>
                <w:sz w:val="18"/>
                <w:szCs w:val="18"/>
                <w:lang w:val="fr-FR"/>
              </w:rPr>
              <w:t>Relations communautaire</w:t>
            </w:r>
            <w:ins w:id="332" w:author="Jerry Kalonji" w:date="2026-08-10T14:24:00Z">
              <w:r>
                <w:rPr>
                  <w:sz w:val="18"/>
                  <w:szCs w:val="18"/>
                  <w:lang w:val="fr-FR"/>
                </w:rPr>
                <w:t>s</w:t>
              </w:r>
            </w:ins>
            <w:r>
              <w:rPr>
                <w:sz w:val="18"/>
                <w:szCs w:val="18"/>
                <w:lang w:val="fr-FR"/>
              </w:rPr>
              <w:t xml:space="preserve"> de WCAG +</w:t>
            </w:r>
          </w:p>
          <w:p w14:paraId="027F17D6" w14:textId="77777777" w:rsidR="00AC3B94" w:rsidRPr="00AC3B94" w:rsidRDefault="00AC3B94" w:rsidP="00AC3B94">
            <w:pPr>
              <w:rPr>
                <w:sz w:val="18"/>
                <w:szCs w:val="18"/>
                <w:lang w:val="fr-FR"/>
              </w:rPr>
            </w:pPr>
            <w:r>
              <w:rPr>
                <w:sz w:val="18"/>
                <w:szCs w:val="18"/>
                <w:lang w:val="fr-FR"/>
              </w:rPr>
              <w:t xml:space="preserve"> familles détentrices</w:t>
            </w:r>
          </w:p>
        </w:tc>
        <w:tc>
          <w:tcPr>
            <w:tcW w:w="0" w:type="auto"/>
            <w:vAlign w:val="center"/>
          </w:tcPr>
          <w:p w14:paraId="60C2253D" w14:textId="77777777" w:rsidR="00AC3B94" w:rsidRPr="00AC3B94" w:rsidRDefault="00AC3B94" w:rsidP="00AC3B94">
            <w:pPr>
              <w:rPr>
                <w:sz w:val="18"/>
                <w:szCs w:val="18"/>
                <w:lang w:val="fr-FR"/>
              </w:rPr>
            </w:pPr>
            <w:r>
              <w:rPr>
                <w:sz w:val="18"/>
                <w:szCs w:val="18"/>
                <w:lang w:val="fr-FR"/>
              </w:rPr>
              <w:t>Trimestrielle</w:t>
            </w:r>
          </w:p>
        </w:tc>
      </w:tr>
      <w:tr w:rsidR="00AC3B94" w:rsidRPr="00AC3B94" w14:paraId="5F611E37" w14:textId="77777777" w:rsidTr="002C6A25">
        <w:trPr>
          <w:trHeight w:val="980"/>
        </w:trPr>
        <w:tc>
          <w:tcPr>
            <w:tcW w:w="0" w:type="auto"/>
            <w:vAlign w:val="center"/>
          </w:tcPr>
          <w:p w14:paraId="1E3EFE86" w14:textId="77777777" w:rsidR="00AC3B94" w:rsidRPr="00AC3B94" w:rsidRDefault="00AC3B94" w:rsidP="00AC3B94">
            <w:pPr>
              <w:rPr>
                <w:sz w:val="18"/>
                <w:szCs w:val="18"/>
                <w:lang w:val="fr-FR"/>
              </w:rPr>
            </w:pPr>
            <w:r>
              <w:rPr>
                <w:sz w:val="18"/>
                <w:szCs w:val="18"/>
                <w:lang w:val="fr-FR"/>
              </w:rPr>
              <w:t>Exploitation</w:t>
            </w:r>
          </w:p>
        </w:tc>
        <w:tc>
          <w:tcPr>
            <w:tcW w:w="0" w:type="auto"/>
            <w:vAlign w:val="center"/>
          </w:tcPr>
          <w:p w14:paraId="71B71293" w14:textId="77777777" w:rsidR="00AC3B94" w:rsidRPr="00AC3B94" w:rsidRDefault="00AC3B94" w:rsidP="00AC3B94">
            <w:pPr>
              <w:rPr>
                <w:sz w:val="18"/>
                <w:szCs w:val="18"/>
                <w:lang w:val="fr-FR"/>
              </w:rPr>
            </w:pPr>
            <w:r>
              <w:rPr>
                <w:sz w:val="18"/>
                <w:szCs w:val="18"/>
                <w:lang w:val="fr-FR"/>
              </w:rPr>
              <w:t xml:space="preserve">Suivi état des sites préservés ; suivi qualité eau mare Dawakaré ; bilan annuel PGPC ; actualisation programme de documentation patrimoine immatériel</w:t>
            </w:r>
          </w:p>
        </w:tc>
        <w:tc>
          <w:tcPr>
            <w:tcW w:w="0" w:type="auto"/>
            <w:vAlign w:val="center"/>
          </w:tcPr>
          <w:p w14:paraId="17507E93" w14:textId="77777777" w:rsidR="00AC3B94" w:rsidRPr="00AC3B94" w:rsidRDefault="00AC3B94" w:rsidP="00AC3B94">
            <w:pPr>
              <w:rPr>
                <w:sz w:val="18"/>
                <w:szCs w:val="18"/>
                <w:lang w:val="fr-FR"/>
              </w:rPr>
            </w:pPr>
            <w:r>
              <w:rPr>
                <w:sz w:val="18"/>
                <w:szCs w:val="18"/>
                <w:lang w:val="fr-FR"/>
              </w:rPr>
              <w:t>Comité de suivi patrimonial (WCAG + DPTH + détenteurs)</w:t>
            </w:r>
          </w:p>
        </w:tc>
        <w:tc>
          <w:tcPr>
            <w:tcW w:w="0" w:type="auto"/>
            <w:vAlign w:val="center"/>
          </w:tcPr>
          <w:p w14:paraId="061499E8" w14:textId="77777777" w:rsidR="00AC3B94" w:rsidRPr="00AC3B94" w:rsidRDefault="00AC3B94" w:rsidP="00AC3B94">
            <w:pPr>
              <w:rPr>
                <w:sz w:val="18"/>
                <w:szCs w:val="18"/>
                <w:lang w:val="fr-FR"/>
              </w:rPr>
            </w:pPr>
            <w:r>
              <w:rPr>
                <w:sz w:val="18"/>
                <w:szCs w:val="18"/>
                <w:lang w:val="fr-FR"/>
              </w:rPr>
              <w:t>Semestrielle</w:t>
            </w:r>
          </w:p>
        </w:tc>
      </w:tr>
      <w:tr w:rsidR="00AC3B94" w:rsidRPr="00AC3B94" w14:paraId="428221CF" w14:textId="77777777" w:rsidTr="002C6A25">
        <w:trPr>
          <w:trHeight w:val="837"/>
        </w:trPr>
        <w:tc>
          <w:tcPr>
            <w:tcW w:w="0" w:type="auto"/>
            <w:vAlign w:val="center"/>
          </w:tcPr>
          <w:p w14:paraId="2BD10204" w14:textId="77777777" w:rsidR="00AC3B94" w:rsidRPr="00AC3B94" w:rsidRDefault="00AC3B94" w:rsidP="00AC3B94">
            <w:pPr>
              <w:rPr>
                <w:sz w:val="18"/>
                <w:szCs w:val="18"/>
                <w:lang w:val="fr-FR"/>
              </w:rPr>
            </w:pPr>
            <w:r>
              <w:rPr>
                <w:sz w:val="18"/>
                <w:szCs w:val="18"/>
                <w:lang w:val="fr-FR"/>
              </w:rPr>
              <w:t>Fermeture</w:t>
            </w:r>
          </w:p>
        </w:tc>
        <w:tc>
          <w:tcPr>
            <w:tcW w:w="0" w:type="auto"/>
            <w:vAlign w:val="center"/>
          </w:tcPr>
          <w:p w14:paraId="0C472BB9" w14:textId="77777777" w:rsidR="00AC3B94" w:rsidRPr="00AC3B94" w:rsidRDefault="00AC3B94" w:rsidP="00AC3B94">
            <w:pPr>
              <w:rPr>
                <w:sz w:val="18"/>
                <w:szCs w:val="18"/>
                <w:lang w:val="fr-FR"/>
              </w:rPr>
            </w:pPr>
            <w:r>
              <w:rPr>
                <w:sz w:val="18"/>
                <w:szCs w:val="18"/>
                <w:lang w:val="fr-FR"/>
              </w:rPr>
              <w:t xml:space="preserve">Vérification intégrité tous les sites ; rapport de clôture PGPC ; transfert de la documentation patrimoniale aux communautés et à la Direction Préfectorale du Tourisme et de l’Hôtellerie </w:t>
            </w:r>
          </w:p>
        </w:tc>
        <w:tc>
          <w:tcPr>
            <w:tcW w:w="0" w:type="auto"/>
            <w:vAlign w:val="center"/>
          </w:tcPr>
          <w:p w14:paraId="21650AA3" w14:textId="77777777" w:rsidR="00AC3B94" w:rsidRPr="00AC3B94" w:rsidRDefault="00AC3B94" w:rsidP="00AC3B94">
            <w:pPr>
              <w:rPr>
                <w:sz w:val="18"/>
                <w:szCs w:val="18"/>
                <w:lang w:val="fr-FR"/>
              </w:rPr>
            </w:pPr>
            <w:r>
              <w:rPr>
                <w:sz w:val="18"/>
                <w:szCs w:val="18"/>
                <w:lang w:val="fr-FR"/>
              </w:rPr>
              <w:t>WCAG + DPTH + communautés + autorités locales</w:t>
            </w:r>
          </w:p>
        </w:tc>
        <w:tc>
          <w:tcPr>
            <w:tcW w:w="0" w:type="auto"/>
            <w:vAlign w:val="center"/>
          </w:tcPr>
          <w:p w14:paraId="3C55CC0F" w14:textId="77777777" w:rsidR="00AC3B94" w:rsidRPr="00AC3B94" w:rsidRDefault="00AC3B94" w:rsidP="00AC3B94">
            <w:pPr>
              <w:rPr>
                <w:sz w:val="18"/>
                <w:szCs w:val="18"/>
                <w:lang w:val="fr-FR"/>
              </w:rPr>
            </w:pPr>
            <w:r>
              <w:rPr>
                <w:sz w:val="18"/>
                <w:szCs w:val="18"/>
                <w:lang w:val="fr-FR"/>
              </w:rPr>
              <w:t>Annuelle</w:t>
            </w:r>
          </w:p>
        </w:tc>
      </w:tr>
    </w:tbl>
    <w:p w14:paraId="1557CB2F" w14:textId="77777777" w:rsidR="00AC3B94" w:rsidRDefault="00AC3B94" w:rsidP="00AC3B94">
      <w:pPr>
        <w:spacing w:before="100" w:after="100" w:line="240" w:lineRule="auto"/>
        <w:rPr>
          <w:rFonts w:ascii="Arial" w:eastAsia="Arial" w:hAnsi="Arial" w:cs="Arial"/>
          <w:kern w:val="0"/>
          <w:sz w:val="21"/>
          <w:szCs w:val="21"/>
          <w:lang w:val="fr-FR" w:eastAsia="fr-FR"/>
          <w14:ligatures w14:val="none"/>
        </w:rPr>
      </w:pPr>
    </w:p>
    <w:p w14:paraId="641A7A67" w14:textId="77777777" w:rsidR="00C50A84" w:rsidRPr="00AC3B94" w:rsidRDefault="00C50A84" w:rsidP="00AC3B94">
      <w:pPr>
        <w:spacing w:before="100" w:after="100" w:line="240" w:lineRule="auto"/>
        <w:rPr>
          <w:rFonts w:ascii="Arial" w:eastAsia="Arial" w:hAnsi="Arial" w:cs="Arial"/>
          <w:kern w:val="0"/>
          <w:sz w:val="21"/>
          <w:szCs w:val="21"/>
          <w:lang w:val="fr-FR" w:eastAsia="fr-FR"/>
          <w14:ligatures w14:val="none"/>
        </w:rPr>
      </w:pPr>
    </w:p>
    <w:p w14:paraId="66D6A153" w14:textId="77777777" w:rsidR="00AC3B94" w:rsidRPr="00AC3B94" w:rsidRDefault="00AC3B94" w:rsidP="0004147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lastRenderedPageBreak/>
        <w:t>Programme de documentation du patrimoine culturel immatériel</w:t>
      </w:r>
    </w:p>
    <w:p w14:paraId="52F7DA2C" w14:textId="77777777" w:rsidR="00041474" w:rsidRDefault="00041474" w:rsidP="00AC3B94">
      <w:pPr>
        <w:spacing w:before="80" w:after="80" w:line="276" w:lineRule="auto"/>
        <w:jc w:val="both"/>
        <w:rPr>
          <w:rFonts w:ascii="Arial" w:eastAsia="Arial" w:hAnsi="Arial" w:cs="Arial"/>
          <w:color w:val="000000"/>
          <w:kern w:val="0"/>
          <w:sz w:val="21"/>
          <w:szCs w:val="21"/>
          <w:lang w:val="fr-FR" w:eastAsia="fr-FR"/>
          <w14:ligatures w14:val="none"/>
        </w:rPr>
      </w:pPr>
    </w:p>
    <w:p w14:paraId="0979AED7" w14:textId="77777777" w:rsidR="00AC3B94" w:rsidRDefault="00AC3B94" w:rsidP="00AC3B94">
      <w:pPr>
        <w:spacing w:before="80" w:after="80" w:line="276" w:lineRule="auto"/>
        <w:jc w:val="both"/>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 xml:space="preserve">En complément des mesures physiques de protection des sites, WCAG pourra envisager de soutenir la documentation et la préservation du patrimoine culturel immatériel des communautés Baga et Nalou de la zone d'influence. Ce programme est réalisé avec le consentement éclairé des communautés et sous la supervision de la Direction Préfectorale du Tourisme et de l’Hôtellerie.</w:t>
      </w:r>
    </w:p>
    <w:p w14:paraId="1C353451" w14:textId="77777777" w:rsidR="00041474" w:rsidRPr="00AC3B94" w:rsidRDefault="00041474" w:rsidP="00AC3B94">
      <w:pPr>
        <w:spacing w:before="80" w:after="80" w:line="276" w:lineRule="auto"/>
        <w:jc w:val="both"/>
        <w:rPr>
          <w:rFonts w:ascii="Arial" w:eastAsia="Arial" w:hAnsi="Arial" w:cs="Arial"/>
          <w:kern w:val="0"/>
          <w:sz w:val="21"/>
          <w:szCs w:val="21"/>
          <w:lang w:val="fr-FR" w:eastAsia="fr-FR"/>
          <w14:ligatures w14:val="none"/>
        </w:rPr>
      </w:pPr>
    </w:p>
    <w:p w14:paraId="4024C278" w14:textId="77777777" w:rsidR="00AC3B94" w:rsidRDefault="00AC3B94" w:rsidP="00041474">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Contenu du programme de documentation</w:t>
      </w:r>
    </w:p>
    <w:p w14:paraId="5D455487" w14:textId="77777777" w:rsidR="00041474" w:rsidRPr="00AC3B94" w:rsidRDefault="00041474" w:rsidP="00041474">
      <w:pPr>
        <w:keepNext/>
        <w:keepLines/>
        <w:spacing w:after="0" w:line="276" w:lineRule="auto"/>
        <w:jc w:val="both"/>
        <w:outlineLvl w:val="0"/>
        <w:rPr>
          <w:rFonts w:ascii="Arial" w:eastAsia="Times New Roman" w:hAnsi="Arial" w:cs="Arial"/>
          <w:b/>
          <w:kern w:val="0"/>
          <w:sz w:val="21"/>
          <w:szCs w:val="21"/>
          <w:lang w:val="fr-FR"/>
          <w14:ligatures w14:val="none"/>
        </w:rPr>
      </w:pPr>
    </w:p>
    <w:p w14:paraId="47C89E34"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commentRangeStart w:id="362"/>
      <w:r>
        <w:rPr>
          <w:rFonts w:ascii="Arial" w:eastAsia="Arial" w:hAnsi="Arial" w:cs="Arial"/>
          <w:kern w:val="0"/>
          <w:sz w:val="21"/>
          <w:szCs w:val="21"/>
          <w:lang w:val="fr-FR" w:eastAsia="fr-FR"/>
          <w14:ligatures w14:val="none"/>
        </w:rPr>
        <w:t>Enregistrement audio-visuel des pratiques rituelles liées aux cinq sites inventoriés (offrandes, cérémonies, chants, prières) avec le consentement explicite des officiants ;</w:t>
      </w:r>
      <w:commentRangeEnd w:id="362"/>
      <w:r>
        <w:rPr>
          <w:rStyle w:val="Marquedecommentaire"/>
        </w:rPr>
        <w:commentReference w:id="362"/>
      </w:r>
    </w:p>
    <w:p w14:paraId="7669FE97"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Collecte des traditions orales et des récits fondateurs associés à chaque site (histoire de la découverte du génie, rôle des lignages fondateurs, signification des interdits) ;</w:t>
      </w:r>
    </w:p>
    <w:p w14:paraId="5B58CE8E"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Documentation des savoirs botaniques associés aux galeries forestières rituelles (espèces végétales sacrées, usages médicinaux et rituels) ;</w:t>
      </w:r>
    </w:p>
    <w:p w14:paraId="78F90668" w14:textId="77777777" w:rsidR="00AC3B94" w:rsidRP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commentRangeStart w:id="361"/>
      <w:r>
        <w:rPr>
          <w:rFonts w:ascii="Arial" w:eastAsia="Arial" w:hAnsi="Arial" w:cs="Arial"/>
          <w:kern w:val="0"/>
          <w:sz w:val="21"/>
          <w:szCs w:val="21"/>
          <w:lang w:val="fr-FR" w:eastAsia="fr-FR"/>
          <w14:ligatures w14:val="none"/>
        </w:rPr>
        <w:t>Cartographie détaillée de l'ensemble des sites patrimoniaux avec coordonnées GPS, photographies, plans et descriptions des habitats naturels associés ;</w:t>
      </w:r>
      <w:commentRangeEnd w:id="361"/>
      <w:r>
        <w:rPr>
          <w:rStyle w:val="Marquedecommentaire"/>
        </w:rPr>
        <w:commentReference w:id="361"/>
      </w:r>
    </w:p>
    <w:p w14:paraId="0477C869" w14:textId="77777777" w:rsidR="00AC3B94" w:rsidRDefault="00AC3B94" w:rsidP="00041474">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Création d'une archive patrimoniale numérique accessible aux communautés, à la DPTH et aux chercheurs, conformément aux souhaits des détenteurs.</w:t>
      </w:r>
    </w:p>
    <w:p w14:paraId="025004BE" w14:textId="77777777" w:rsidR="0004147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52D2A106" w14:textId="77777777" w:rsidR="0004147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75783F44" w14:textId="77777777" w:rsidR="0004147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21200D9D" w14:textId="77777777" w:rsidR="00041474" w:rsidRPr="00AC3B94" w:rsidRDefault="00041474" w:rsidP="00041474">
      <w:pPr>
        <w:spacing w:before="60" w:after="60" w:line="276" w:lineRule="auto"/>
        <w:ind w:left="1080"/>
        <w:jc w:val="both"/>
        <w:rPr>
          <w:rFonts w:ascii="Arial" w:eastAsia="Arial" w:hAnsi="Arial" w:cs="Arial"/>
          <w:kern w:val="0"/>
          <w:sz w:val="21"/>
          <w:szCs w:val="21"/>
          <w:lang w:val="fr-FR" w:eastAsia="fr-FR"/>
          <w14:ligatures w14:val="none"/>
        </w:rPr>
      </w:pPr>
    </w:p>
    <w:p w14:paraId="65B707E4" w14:textId="77777777" w:rsidR="00AC3B94" w:rsidRDefault="00AC3B94" w:rsidP="00C50A84">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Restitution aux communautés</w:t>
      </w:r>
    </w:p>
    <w:p w14:paraId="39B69716" w14:textId="77777777" w:rsidR="003D1953" w:rsidRPr="00AC3B94" w:rsidRDefault="003D1953" w:rsidP="003D1953">
      <w:pPr>
        <w:keepNext/>
        <w:keepLines/>
        <w:spacing w:after="0" w:line="276" w:lineRule="auto"/>
        <w:ind w:left="1080"/>
        <w:jc w:val="both"/>
        <w:outlineLvl w:val="0"/>
        <w:rPr>
          <w:rFonts w:ascii="Arial" w:eastAsia="Times New Roman" w:hAnsi="Arial" w:cs="Arial"/>
          <w:b/>
          <w:kern w:val="0"/>
          <w:sz w:val="21"/>
          <w:szCs w:val="21"/>
          <w:lang w:val="fr-FR"/>
          <w14:ligatures w14:val="none"/>
        </w:rPr>
      </w:pPr>
    </w:p>
    <w:p w14:paraId="2CCEF7FE" w14:textId="77777777" w:rsidR="00AC3B94" w:rsidRPr="00AC3B94" w:rsidRDefault="00AC3B94" w:rsidP="003D1953">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Remise d'une copie de la documentation (supports numériques et imprimés) aux chefs de village et aux familles détentrices concernées ;</w:t>
      </w:r>
    </w:p>
    <w:p w14:paraId="1B0C8C50" w14:textId="77777777" w:rsidR="00AC3B94" w:rsidRPr="00AC3B94" w:rsidRDefault="00AC3B94" w:rsidP="003D1953">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Dépôt d'un exemplaire de l'archive patrimoniale au musée national de Conakry ;</w:t>
      </w:r>
    </w:p>
    <w:p w14:paraId="4B6FA603" w14:textId="77777777" w:rsidR="00AC3B94" w:rsidRDefault="00AC3B94" w:rsidP="003D1953">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Organisation d'une restitution publique dans chaque village concerné à la fin du programme de documentation.</w:t>
      </w:r>
    </w:p>
    <w:p w14:paraId="1540AFD6" w14:textId="77777777" w:rsidR="00C50A84" w:rsidRDefault="00C50A84" w:rsidP="00C50A84">
      <w:pPr>
        <w:spacing w:after="0" w:line="276" w:lineRule="auto"/>
        <w:ind w:left="714"/>
        <w:jc w:val="both"/>
        <w:rPr>
          <w:rFonts w:ascii="Arial" w:eastAsia="Arial" w:hAnsi="Arial" w:cs="Arial"/>
          <w:kern w:val="0"/>
          <w:sz w:val="21"/>
          <w:szCs w:val="21"/>
          <w:lang w:val="fr-FR" w:eastAsia="fr-FR"/>
          <w14:ligatures w14:val="none"/>
        </w:rPr>
      </w:pPr>
    </w:p>
    <w:p w14:paraId="6DA66A0C" w14:textId="77777777" w:rsidR="003D1953" w:rsidRPr="00AC3B94" w:rsidRDefault="003D1953" w:rsidP="003D1953">
      <w:pPr>
        <w:spacing w:after="0" w:line="276" w:lineRule="auto"/>
        <w:ind w:left="714"/>
        <w:jc w:val="both"/>
        <w:rPr>
          <w:rFonts w:ascii="Arial" w:eastAsia="Arial" w:hAnsi="Arial" w:cs="Arial"/>
          <w:kern w:val="0"/>
          <w:sz w:val="21"/>
          <w:szCs w:val="21"/>
          <w:lang w:val="fr-FR" w:eastAsia="fr-FR"/>
          <w14:ligatures w14:val="none"/>
        </w:rPr>
      </w:pPr>
    </w:p>
    <w:p w14:paraId="243F4F3D" w14:textId="77777777" w:rsidR="00AC3B94" w:rsidRPr="00AC3B94" w:rsidRDefault="00AC3B94" w:rsidP="00C50A84">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Code de conduite Patrimoine Culturel – Personnel et sous-traitants</w:t>
      </w:r>
    </w:p>
    <w:p w14:paraId="2BCF9AD2" w14:textId="77777777" w:rsidR="003D1953" w:rsidRPr="00C50A84" w:rsidRDefault="003D1953" w:rsidP="006013A8">
      <w:pPr>
        <w:spacing w:after="0" w:line="240" w:lineRule="auto"/>
        <w:contextualSpacing/>
      </w:pPr>
    </w:p>
    <w:p w14:paraId="567344F4" w14:textId="77777777" w:rsidR="00AC3B94" w:rsidRDefault="00AC3B94" w:rsidP="00C50A84">
      <w:pPr>
        <w:spacing w:after="0" w:line="276" w:lineRule="auto"/>
        <w:jc w:val="both"/>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Tous les membres du personnel de WCAG et de ses sous-traitants opérant dans la zone d'influence du Projet sont tenus de respecter le présent code de conduite relatif au patrimoine culturel.</w:t>
      </w:r>
    </w:p>
    <w:p w14:paraId="1F29163D" w14:textId="77777777" w:rsidR="008C1C27" w:rsidRPr="00AC3B94" w:rsidRDefault="008C1C27" w:rsidP="00C50A84">
      <w:pPr>
        <w:spacing w:after="0" w:line="276" w:lineRule="auto"/>
        <w:jc w:val="both"/>
        <w:rPr>
          <w:rFonts w:ascii="Arial" w:eastAsia="Arial" w:hAnsi="Arial" w:cs="Arial"/>
          <w:kern w:val="0"/>
          <w:sz w:val="21"/>
          <w:szCs w:val="21"/>
          <w:lang w:val="fr-FR" w:eastAsia="fr-FR"/>
          <w14:ligatures w14:val="none"/>
        </w:rPr>
      </w:pPr>
    </w:p>
    <w:p w14:paraId="0646F496" w14:textId="77777777" w:rsidR="00AC3B94" w:rsidRDefault="00AC3B94" w:rsidP="006013A8">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Obligations générales</w:t>
      </w:r>
    </w:p>
    <w:p w14:paraId="6B21CA79" w14:textId="77777777" w:rsidR="008C1C27" w:rsidRDefault="008C1C27" w:rsidP="008C1C27">
      <w:pPr>
        <w:spacing w:before="60" w:after="60" w:line="276" w:lineRule="auto"/>
        <w:ind w:left="720"/>
        <w:rPr>
          <w:rFonts w:ascii="Arial" w:eastAsia="Arial" w:hAnsi="Arial" w:cs="Arial"/>
          <w:kern w:val="0"/>
          <w:sz w:val="21"/>
          <w:szCs w:val="21"/>
          <w:lang w:val="fr-FR" w:eastAsia="fr-FR"/>
          <w14:ligatures w14:val="none"/>
        </w:rPr>
      </w:pPr>
    </w:p>
    <w:p w14:paraId="0A6175B4"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Respecter scrupuleusement les buffers de protection définis autour de chaque site patrimonial ;</w:t>
      </w:r>
    </w:p>
    <w:p w14:paraId="57ED23AD"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Ne jamais pénétrer dans un site patrimonial sans autorisation explicite du gardien désigné par la communauté ;</w:t>
      </w:r>
    </w:p>
    <w:p w14:paraId="3F7E80E9"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Signaler immédiatement toute découverte fortuite ou toute dégradation involontaire d'un site à l’agent des relations communautaires ;</w:t>
      </w:r>
    </w:p>
    <w:p w14:paraId="7324350C" w14:textId="77777777" w:rsidR="00AC3B94" w:rsidRP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lastRenderedPageBreak/>
        <w:t>Traiter avec respect et discrétion toutes les informations relatives aux pratiques rituelles et aux croyances des communautés locales ;</w:t>
      </w:r>
    </w:p>
    <w:p w14:paraId="4F13F55C" w14:textId="77777777" w:rsidR="00AC3B94" w:rsidRDefault="00AC3B94" w:rsidP="008C1C27">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Ne jamais photographier, filmer ou enregistrer des pratiques rituelles sans le consentement explicite des officiants concernés.</w:t>
      </w:r>
    </w:p>
    <w:p w14:paraId="4BB8A8C2" w14:textId="77777777" w:rsidR="006013A8" w:rsidRPr="00AC3B94" w:rsidRDefault="006013A8" w:rsidP="006013A8">
      <w:pPr>
        <w:spacing w:after="0" w:line="276" w:lineRule="auto"/>
        <w:ind w:left="714"/>
        <w:jc w:val="both"/>
        <w:rPr>
          <w:rFonts w:ascii="Arial" w:eastAsia="Arial" w:hAnsi="Arial" w:cs="Arial"/>
          <w:kern w:val="0"/>
          <w:sz w:val="21"/>
          <w:szCs w:val="21"/>
          <w:lang w:val="fr-FR" w:eastAsia="fr-FR"/>
          <w14:ligatures w14:val="none"/>
        </w:rPr>
      </w:pPr>
    </w:p>
    <w:p w14:paraId="062EE842" w14:textId="77777777" w:rsidR="00AC3B94" w:rsidRDefault="00AC3B94" w:rsidP="006013A8">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Interdits spécifiques liés aux sites WCAG </w:t>
      </w:r>
    </w:p>
    <w:p w14:paraId="5090CDEB" w14:textId="77777777" w:rsidR="006013A8" w:rsidRPr="00AC3B94" w:rsidRDefault="006013A8" w:rsidP="006013A8">
      <w:pPr>
        <w:keepNext/>
        <w:keepLines/>
        <w:spacing w:after="0" w:line="276" w:lineRule="auto"/>
        <w:jc w:val="both"/>
        <w:outlineLvl w:val="0"/>
        <w:rPr>
          <w:rFonts w:ascii="Arial" w:eastAsia="Times New Roman" w:hAnsi="Arial" w:cs="Arial"/>
          <w:b/>
          <w:kern w:val="0"/>
          <w:sz w:val="21"/>
          <w:szCs w:val="21"/>
          <w:lang w:val="fr-FR"/>
          <w14:ligatures w14:val="none"/>
        </w:rPr>
      </w:pPr>
    </w:p>
    <w:p w14:paraId="5E389513" w14:textId="77777777" w:rsidR="00AC3B94" w:rsidRPr="00AC3B94" w:rsidRDefault="00AC3B94" w:rsidP="00AC3B94">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Chaque site patrimonial identifié dans la zone d'influence du Projet est associé à des interdits spécifiques, définis par les communautés détentrices et à respecter impérativement par l'ensemble du personnel de WCAG et de ses sous-traitants. Le tableau suivant récapitule ces interdits ainsi que les risques encourus, selon la tradition locale, en cas de transgression.</w:t>
      </w:r>
    </w:p>
    <w:p w14:paraId="3BBBD88A" w14:textId="77777777" w:rsidR="00AC3B94" w:rsidRPr="00AC3B94" w:rsidRDefault="00AC3B94" w:rsidP="00AC3B94">
      <w:pPr>
        <w:spacing w:after="0" w:line="240" w:lineRule="auto"/>
        <w:rPr>
          <w:rFonts w:ascii="Arial" w:eastAsia="Arial" w:hAnsi="Arial" w:cs="Arial"/>
          <w:kern w:val="0"/>
          <w:sz w:val="20"/>
          <w:szCs w:val="20"/>
          <w:lang w:val="fr-FR" w:eastAsia="fr-FR"/>
          <w14:ligatures w14:val="none"/>
        </w:rPr>
      </w:pPr>
    </w:p>
    <w:tbl>
      <w:tblPr>
        <w:tblStyle w:val="Grilledutableau3"/>
        <w:tblW w:w="9360" w:type="dxa"/>
        <w:tblLook w:val="0000" w:firstRow="0" w:lastRow="0" w:firstColumn="0" w:lastColumn="0" w:noHBand="0" w:noVBand="0"/>
      </w:tblPr>
      <w:tblGrid>
        <w:gridCol w:w="1649"/>
        <w:gridCol w:w="4757"/>
        <w:gridCol w:w="2954"/>
      </w:tblGrid>
      <w:tr w:rsidR="00AC3B94" w:rsidRPr="00AC3B94" w14:paraId="45D3766E" w14:textId="77777777" w:rsidTr="002C6A25">
        <w:trPr>
          <w:trHeight w:val="523"/>
        </w:trPr>
        <w:tc>
          <w:tcPr>
            <w:tcW w:w="2000" w:type="dxa"/>
            <w:vAlign w:val="center"/>
          </w:tcPr>
          <w:p w14:paraId="306EE96B" w14:textId="77777777" w:rsidR="00AC3B94" w:rsidRPr="00AC3B94" w:rsidRDefault="00AC3B94" w:rsidP="00AC3B94">
            <w:pPr>
              <w:rPr>
                <w:sz w:val="18"/>
                <w:szCs w:val="18"/>
                <w:lang w:val="fr-FR"/>
              </w:rPr>
            </w:pPr>
            <w:r>
              <w:rPr>
                <w:b/>
                <w:bCs/>
                <w:sz w:val="18"/>
                <w:szCs w:val="18"/>
                <w:lang w:val="fr-FR"/>
              </w:rPr>
              <w:t>Site</w:t>
            </w:r>
          </w:p>
        </w:tc>
        <w:tc>
          <w:tcPr>
            <w:tcW w:w="4560" w:type="dxa"/>
            <w:vAlign w:val="center"/>
          </w:tcPr>
          <w:p w14:paraId="29FD8C0F" w14:textId="77777777" w:rsidR="00AC3B94" w:rsidRPr="00AC3B94" w:rsidRDefault="00AC3B94" w:rsidP="00AC3B94">
            <w:pPr>
              <w:rPr>
                <w:sz w:val="18"/>
                <w:szCs w:val="18"/>
                <w:lang w:val="fr-FR"/>
              </w:rPr>
            </w:pPr>
            <w:r>
              <w:rPr>
                <w:b/>
                <w:bCs/>
                <w:sz w:val="18"/>
                <w:szCs w:val="18"/>
                <w:lang w:val="fr-FR"/>
              </w:rPr>
              <w:t>Interdits spécifiques</w:t>
            </w:r>
          </w:p>
        </w:tc>
        <w:tc>
          <w:tcPr>
            <w:tcW w:w="2800" w:type="dxa"/>
            <w:vAlign w:val="center"/>
          </w:tcPr>
          <w:p w14:paraId="7EF2DB49" w14:textId="77777777" w:rsidR="00AC3B94" w:rsidRPr="00AC3B94" w:rsidRDefault="00AC3B94" w:rsidP="00AC3B94">
            <w:pPr>
              <w:rPr>
                <w:sz w:val="18"/>
                <w:szCs w:val="18"/>
                <w:lang w:val="fr-FR"/>
              </w:rPr>
            </w:pPr>
            <w:r>
              <w:rPr>
                <w:b/>
                <w:bCs/>
                <w:sz w:val="18"/>
                <w:szCs w:val="18"/>
                <w:lang w:val="fr-FR"/>
              </w:rPr>
              <w:t>Risque selon la tradition</w:t>
            </w:r>
          </w:p>
        </w:tc>
      </w:tr>
      <w:tr w:rsidR="00AC3B94" w:rsidRPr="00AC3B94" w14:paraId="3367022E" w14:textId="77777777" w:rsidTr="002C6A25">
        <w:trPr>
          <w:trHeight w:val="843"/>
        </w:trPr>
        <w:tc>
          <w:tcPr>
            <w:tcW w:w="0" w:type="auto"/>
            <w:vAlign w:val="center"/>
          </w:tcPr>
          <w:p w14:paraId="5C733DFD" w14:textId="77777777" w:rsidR="00AC3B94" w:rsidRPr="00AC3B94" w:rsidRDefault="00AC3B94" w:rsidP="00AC3B94">
            <w:pPr>
              <w:rPr>
                <w:sz w:val="18"/>
                <w:szCs w:val="18"/>
                <w:lang w:val="fr-FR"/>
              </w:rPr>
            </w:pPr>
            <w:r>
              <w:rPr>
                <w:sz w:val="18"/>
                <w:szCs w:val="18"/>
                <w:lang w:val="fr-FR"/>
              </w:rPr>
              <w:t xml:space="preserve">Fé-ra (Katchafn)</w:t>
            </w:r>
          </w:p>
        </w:tc>
        <w:tc>
          <w:tcPr>
            <w:tcW w:w="0" w:type="auto"/>
            <w:vAlign w:val="center"/>
          </w:tcPr>
          <w:p w14:paraId="4C1DFF8E" w14:textId="77777777" w:rsidR="00AC3B94" w:rsidRPr="00AC3B94" w:rsidRDefault="00AC3B94" w:rsidP="00AC3B94">
            <w:pPr>
              <w:rPr>
                <w:sz w:val="18"/>
                <w:szCs w:val="18"/>
                <w:lang w:val="fr-FR"/>
              </w:rPr>
            </w:pPr>
            <w:r>
              <w:rPr>
                <w:sz w:val="18"/>
                <w:szCs w:val="18"/>
                <w:lang w:val="fr-FR"/>
              </w:rPr>
              <w:t>Accès avec chaussures interdit – accès autorisé uniquement sous autorisation de la famille Camara – La trahison est interdite</w:t>
            </w:r>
          </w:p>
        </w:tc>
        <w:tc>
          <w:tcPr>
            <w:tcW w:w="0" w:type="auto"/>
            <w:vAlign w:val="center"/>
          </w:tcPr>
          <w:p w14:paraId="35E1D2F6" w14:textId="77777777" w:rsidR="00AC3B94" w:rsidRPr="00AC3B94" w:rsidRDefault="00AC3B94" w:rsidP="00AC3B94">
            <w:pPr>
              <w:rPr>
                <w:sz w:val="18"/>
                <w:szCs w:val="18"/>
                <w:lang w:val="fr-FR"/>
              </w:rPr>
            </w:pPr>
            <w:r>
              <w:rPr>
                <w:sz w:val="18"/>
                <w:szCs w:val="18"/>
                <w:lang w:val="fr-FR"/>
              </w:rPr>
              <w:t>Morsures de serpents / hernie chez les hommes</w:t>
            </w:r>
          </w:p>
        </w:tc>
      </w:tr>
      <w:tr w:rsidR="00AC3B94" w:rsidRPr="00AC3B94" w14:paraId="18338DC4" w14:textId="77777777" w:rsidTr="002C6A25">
        <w:trPr>
          <w:trHeight w:val="840"/>
        </w:trPr>
        <w:tc>
          <w:tcPr>
            <w:tcW w:w="0" w:type="auto"/>
            <w:vAlign w:val="center"/>
          </w:tcPr>
          <w:p w14:paraId="11CB7E3F" w14:textId="77777777" w:rsidR="00AC3B94" w:rsidRPr="00AC3B94" w:rsidRDefault="00AC3B94" w:rsidP="00AC3B94">
            <w:pPr>
              <w:rPr>
                <w:sz w:val="18"/>
                <w:szCs w:val="18"/>
                <w:lang w:val="fr-FR"/>
              </w:rPr>
            </w:pPr>
            <w:r>
              <w:rPr>
                <w:sz w:val="18"/>
                <w:szCs w:val="18"/>
                <w:lang w:val="fr-FR"/>
              </w:rPr>
              <w:t xml:space="preserve">Touguikérin (Difiyarè)</w:t>
            </w:r>
          </w:p>
        </w:tc>
        <w:tc>
          <w:tcPr>
            <w:tcW w:w="0" w:type="auto"/>
            <w:vAlign w:val="center"/>
          </w:tcPr>
          <w:p w14:paraId="46B70111" w14:textId="77777777" w:rsidR="00AC3B94" w:rsidRPr="00AC3B94" w:rsidRDefault="00AC3B94" w:rsidP="00AC3B94">
            <w:pPr>
              <w:rPr>
                <w:sz w:val="18"/>
                <w:szCs w:val="18"/>
                <w:lang w:val="fr-FR"/>
              </w:rPr>
            </w:pPr>
            <w:r>
              <w:rPr>
                <w:sz w:val="18"/>
                <w:szCs w:val="18"/>
                <w:lang w:val="fr-FR"/>
              </w:rPr>
              <w:t xml:space="preserve">Accès aux femmes interdit – accès réservé aux hommes Bagas et étrangers sous autorisation de la famille Katomblé</w:t>
            </w:r>
          </w:p>
        </w:tc>
        <w:tc>
          <w:tcPr>
            <w:tcW w:w="0" w:type="auto"/>
            <w:vAlign w:val="center"/>
          </w:tcPr>
          <w:p w14:paraId="75B0BC45" w14:textId="77777777" w:rsidR="00AC3B94" w:rsidRPr="00AC3B94" w:rsidRDefault="00AC3B94" w:rsidP="00AC3B94">
            <w:pPr>
              <w:rPr>
                <w:sz w:val="18"/>
                <w:szCs w:val="18"/>
                <w:lang w:val="fr-FR"/>
              </w:rPr>
            </w:pPr>
            <w:r>
              <w:rPr>
                <w:sz w:val="18"/>
                <w:szCs w:val="18"/>
                <w:lang w:val="fr-FR"/>
              </w:rPr>
              <w:t>Perte en vie humaine / folie</w:t>
            </w:r>
          </w:p>
        </w:tc>
      </w:tr>
      <w:tr w:rsidR="00AC3B94" w:rsidRPr="00AC3B94" w14:paraId="3DFBEA34" w14:textId="77777777" w:rsidTr="002C6A25">
        <w:trPr>
          <w:trHeight w:val="1122"/>
        </w:trPr>
        <w:tc>
          <w:tcPr>
            <w:tcW w:w="0" w:type="auto"/>
            <w:vAlign w:val="center"/>
          </w:tcPr>
          <w:p w14:paraId="0CD264DC" w14:textId="77777777" w:rsidR="00AC3B94" w:rsidRPr="00AC3B94" w:rsidRDefault="00AC3B94" w:rsidP="00AC3B94">
            <w:pPr>
              <w:rPr>
                <w:sz w:val="18"/>
                <w:szCs w:val="18"/>
                <w:lang w:val="fr-FR"/>
              </w:rPr>
            </w:pPr>
            <w:r>
              <w:rPr>
                <w:sz w:val="18"/>
                <w:szCs w:val="18"/>
                <w:lang w:val="fr-FR"/>
              </w:rPr>
              <w:t xml:space="preserve">Dawakaré (Kakourounty)</w:t>
            </w:r>
          </w:p>
        </w:tc>
        <w:tc>
          <w:tcPr>
            <w:tcW w:w="0" w:type="auto"/>
            <w:vAlign w:val="center"/>
          </w:tcPr>
          <w:p w14:paraId="7E73F86D" w14:textId="77777777" w:rsidR="00AC3B94" w:rsidRPr="00AC3B94" w:rsidRDefault="00AC3B94" w:rsidP="00AC3B94">
            <w:pPr>
              <w:rPr>
                <w:sz w:val="18"/>
                <w:szCs w:val="18"/>
                <w:lang w:val="fr-FR"/>
              </w:rPr>
            </w:pPr>
            <w:r>
              <w:rPr>
                <w:sz w:val="18"/>
                <w:szCs w:val="18"/>
                <w:lang w:val="fr-FR"/>
              </w:rPr>
              <w:t xml:space="preserve">Haine, impureté, chaussures, sorcellerie interdit – accès uniquement sous autorisation des familles Camara Katankom, Karabè et Kasconta</w:t>
            </w:r>
          </w:p>
        </w:tc>
        <w:tc>
          <w:tcPr>
            <w:tcW w:w="0" w:type="auto"/>
            <w:vAlign w:val="center"/>
          </w:tcPr>
          <w:p w14:paraId="420E69C1" w14:textId="77777777" w:rsidR="00AC3B94" w:rsidRPr="00AC3B94" w:rsidRDefault="00AC3B94" w:rsidP="00AC3B94">
            <w:pPr>
              <w:rPr>
                <w:sz w:val="18"/>
                <w:szCs w:val="18"/>
                <w:lang w:val="fr-FR"/>
              </w:rPr>
            </w:pPr>
            <w:r>
              <w:rPr>
                <w:sz w:val="18"/>
                <w:szCs w:val="18"/>
                <w:lang w:val="fr-FR"/>
              </w:rPr>
              <w:t>Représailles des génies sur la communauté et les étrangers</w:t>
            </w:r>
          </w:p>
        </w:tc>
      </w:tr>
      <w:tr w:rsidR="00AC3B94" w:rsidRPr="00AC3B94" w14:paraId="0CBEE237" w14:textId="77777777" w:rsidTr="002C6A25">
        <w:trPr>
          <w:trHeight w:val="557"/>
        </w:trPr>
        <w:tc>
          <w:tcPr>
            <w:tcW w:w="0" w:type="auto"/>
            <w:vAlign w:val="center"/>
          </w:tcPr>
          <w:p w14:paraId="0454A59C" w14:textId="77777777" w:rsidR="00AC3B94" w:rsidRPr="00AC3B94" w:rsidRDefault="00AC3B94" w:rsidP="00AC3B94">
            <w:pPr>
              <w:rPr>
                <w:sz w:val="18"/>
                <w:szCs w:val="18"/>
                <w:lang w:val="fr-FR"/>
              </w:rPr>
            </w:pPr>
            <w:r>
              <w:rPr>
                <w:sz w:val="18"/>
                <w:szCs w:val="18"/>
                <w:lang w:val="fr-FR"/>
              </w:rPr>
              <w:t>Taloukhouré-Daranta</w:t>
            </w:r>
          </w:p>
        </w:tc>
        <w:tc>
          <w:tcPr>
            <w:tcW w:w="0" w:type="auto"/>
            <w:vAlign w:val="center"/>
          </w:tcPr>
          <w:p w14:paraId="3E62078C" w14:textId="77777777" w:rsidR="00AC3B94" w:rsidRPr="00AC3B94" w:rsidRDefault="00AC3B94" w:rsidP="00AC3B94">
            <w:pPr>
              <w:rPr>
                <w:sz w:val="18"/>
                <w:szCs w:val="18"/>
                <w:lang w:val="fr-FR"/>
              </w:rPr>
            </w:pPr>
            <w:r>
              <w:rPr>
                <w:sz w:val="18"/>
                <w:szCs w:val="18"/>
                <w:lang w:val="fr-FR"/>
              </w:rPr>
              <w:t>Coupe de bois interdit – Feu de brousse interdit</w:t>
            </w:r>
          </w:p>
        </w:tc>
        <w:tc>
          <w:tcPr>
            <w:tcW w:w="0" w:type="auto"/>
            <w:vAlign w:val="center"/>
          </w:tcPr>
          <w:p w14:paraId="51C85056" w14:textId="77777777" w:rsidR="00AC3B94" w:rsidRPr="00AC3B94" w:rsidRDefault="00AC3B94" w:rsidP="00AC3B94">
            <w:pPr>
              <w:rPr>
                <w:sz w:val="18"/>
                <w:szCs w:val="18"/>
                <w:lang w:val="fr-FR"/>
              </w:rPr>
            </w:pPr>
            <w:r>
              <w:rPr>
                <w:sz w:val="18"/>
                <w:szCs w:val="18"/>
                <w:lang w:val="fr-FR"/>
              </w:rPr>
              <w:t>Représailles des génies</w:t>
            </w:r>
          </w:p>
        </w:tc>
      </w:tr>
      <w:tr w:rsidR="00AC3B94" w:rsidRPr="00AC3B94" w14:paraId="3EEA6DE6" w14:textId="77777777" w:rsidTr="002C6A25">
        <w:tc>
          <w:tcPr>
            <w:tcW w:w="0" w:type="auto"/>
            <w:vAlign w:val="center"/>
          </w:tcPr>
          <w:p w14:paraId="11F90BD6" w14:textId="77777777" w:rsidR="00AC3B94" w:rsidRPr="00AC3B94" w:rsidRDefault="00AC3B94" w:rsidP="00AC3B94">
            <w:pPr>
              <w:rPr>
                <w:sz w:val="18"/>
                <w:szCs w:val="18"/>
                <w:lang w:val="fr-FR"/>
              </w:rPr>
            </w:pPr>
            <w:r>
              <w:rPr>
                <w:sz w:val="18"/>
                <w:szCs w:val="18"/>
                <w:lang w:val="fr-FR"/>
              </w:rPr>
              <w:t xml:space="preserve">Douba-Yabi (Dossolon)</w:t>
            </w:r>
          </w:p>
        </w:tc>
        <w:tc>
          <w:tcPr>
            <w:tcW w:w="0" w:type="auto"/>
            <w:vAlign w:val="center"/>
          </w:tcPr>
          <w:p w14:paraId="1A47B888" w14:textId="77777777" w:rsidR="00AC3B94" w:rsidRPr="00AC3B94" w:rsidRDefault="00AC3B94" w:rsidP="00AC3B94">
            <w:pPr>
              <w:rPr>
                <w:sz w:val="18"/>
                <w:szCs w:val="18"/>
                <w:lang w:val="fr-FR"/>
              </w:rPr>
            </w:pPr>
            <w:r>
              <w:rPr>
                <w:sz w:val="18"/>
                <w:szCs w:val="18"/>
                <w:lang w:val="fr-FR"/>
              </w:rPr>
              <w:t>Impureté interdit – Alcool interdit – Respect de la sacralité islamique du cimetière</w:t>
            </w:r>
          </w:p>
        </w:tc>
        <w:tc>
          <w:tcPr>
            <w:tcW w:w="0" w:type="auto"/>
            <w:vAlign w:val="center"/>
          </w:tcPr>
          <w:p w14:paraId="4C7EFE31" w14:textId="77777777" w:rsidR="00AC3B94" w:rsidRPr="00AC3B94" w:rsidRDefault="00AC3B94" w:rsidP="00AC3B94">
            <w:pPr>
              <w:rPr>
                <w:sz w:val="18"/>
                <w:szCs w:val="18"/>
                <w:lang w:val="fr-FR"/>
              </w:rPr>
            </w:pPr>
            <w:r>
              <w:rPr>
                <w:sz w:val="18"/>
                <w:szCs w:val="18"/>
                <w:lang w:val="fr-FR"/>
              </w:rPr>
              <w:t>Transgression des règles islamiques / manque de respect aux ancêtres</w:t>
            </w:r>
          </w:p>
        </w:tc>
      </w:tr>
    </w:tbl>
    <w:p w14:paraId="4286F110" w14:textId="77777777" w:rsidR="002F0306" w:rsidRDefault="002F0306" w:rsidP="00AC3B94">
      <w:pPr>
        <w:spacing w:before="100" w:after="100" w:line="240" w:lineRule="auto"/>
        <w:rPr>
          <w:rFonts w:ascii="Arial" w:eastAsia="Arial" w:hAnsi="Arial" w:cs="Arial"/>
          <w:kern w:val="0"/>
          <w:sz w:val="21"/>
          <w:szCs w:val="21"/>
          <w:lang w:val="fr-FR" w:eastAsia="fr-FR"/>
          <w14:ligatures w14:val="none"/>
        </w:rPr>
      </w:pPr>
    </w:p>
    <w:p w14:paraId="4DDACADA" w14:textId="77777777" w:rsidR="006013A8" w:rsidRPr="00AC3B94" w:rsidRDefault="006013A8" w:rsidP="00AC3B94">
      <w:pPr>
        <w:spacing w:before="100" w:after="100" w:line="240" w:lineRule="auto"/>
        <w:rPr>
          <w:rFonts w:ascii="Arial" w:eastAsia="Arial" w:hAnsi="Arial" w:cs="Arial"/>
          <w:kern w:val="0"/>
          <w:sz w:val="21"/>
          <w:szCs w:val="21"/>
          <w:lang w:val="fr-FR" w:eastAsia="fr-FR"/>
          <w14:ligatures w14:val="none"/>
        </w:rPr>
      </w:pPr>
    </w:p>
    <w:p w14:paraId="5DA4F771" w14:textId="77777777" w:rsidR="00AC3B94" w:rsidRDefault="00AC3B94" w:rsidP="006013A8">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Sanctions </w:t>
      </w:r>
    </w:p>
    <w:p w14:paraId="1CB5999F" w14:textId="77777777" w:rsidR="006013A8" w:rsidRPr="00AC3B94" w:rsidRDefault="006013A8" w:rsidP="006013A8">
      <w:pPr>
        <w:keepNext/>
        <w:keepLines/>
        <w:spacing w:after="0" w:line="276" w:lineRule="auto"/>
        <w:jc w:val="both"/>
        <w:outlineLvl w:val="0"/>
        <w:rPr>
          <w:rFonts w:ascii="Arial" w:eastAsia="Times New Roman" w:hAnsi="Arial" w:cs="Arial"/>
          <w:b/>
          <w:kern w:val="0"/>
          <w:sz w:val="21"/>
          <w:szCs w:val="21"/>
          <w:lang w:val="fr-FR"/>
          <w14:ligatures w14:val="none"/>
        </w:rPr>
      </w:pPr>
    </w:p>
    <w:p w14:paraId="7DD32DFE"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Avertissement écrit : pour toute infraction mineure au code de conduite patrimoine culturel ;</w:t>
      </w:r>
    </w:p>
    <w:p w14:paraId="2998632F"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Suspension provisoire : pour toute pénétration non autorisée dans un buffer de protection ou un site patrimonial ;</w:t>
      </w:r>
    </w:p>
    <w:p w14:paraId="5621C9EE"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Licenciement immédiat : pour toute destruction volontaire ou profanation délibérée d'un site patrimonial ;</w:t>
      </w:r>
    </w:p>
    <w:p w14:paraId="694C90B7" w14:textId="77777777" w:rsidR="00AC3B94" w:rsidRPr="00AC3B94" w:rsidRDefault="00AC3B94" w:rsidP="006013A8">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Signalement aux autorités judiciaires : en cas de destruction délibérée d'un site patrimonial protégé par la loi guinéenne.</w:t>
      </w:r>
    </w:p>
    <w:p w14:paraId="3958B3D8" w14:textId="77777777" w:rsidR="00AC3B94" w:rsidRPr="00AC3B94" w:rsidRDefault="00AC3B94" w:rsidP="006013A8">
      <w:pPr>
        <w:spacing w:before="60" w:after="60" w:line="276" w:lineRule="auto"/>
        <w:rPr>
          <w:rFonts w:ascii="Arial" w:eastAsia="Arial" w:hAnsi="Arial" w:cs="Arial"/>
          <w:kern w:val="0"/>
          <w:sz w:val="21"/>
          <w:szCs w:val="21"/>
          <w:lang w:val="fr-FR" w:eastAsia="fr-FR"/>
          <w14:ligatures w14:val="none"/>
        </w:rPr>
      </w:pPr>
    </w:p>
    <w:p w14:paraId="1AF82682" w14:textId="77777777" w:rsidR="00AC3B94" w:rsidRDefault="00AC3B94" w:rsidP="00D14C31">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Plan de suivi et de rapportage </w:t>
      </w:r>
    </w:p>
    <w:p w14:paraId="3CEA162E" w14:textId="77777777" w:rsidR="00D14C31" w:rsidRPr="00AC3B94" w:rsidRDefault="00D14C31" w:rsidP="00D14C31">
      <w:pPr>
        <w:keepNext/>
        <w:keepLines/>
        <w:spacing w:after="0" w:line="276" w:lineRule="auto"/>
        <w:jc w:val="both"/>
        <w:outlineLvl w:val="0"/>
        <w:rPr>
          <w:rFonts w:ascii="Arial" w:eastAsia="Times New Roman" w:hAnsi="Arial" w:cs="Arial"/>
          <w:b/>
          <w:kern w:val="0"/>
          <w:sz w:val="21"/>
          <w:szCs w:val="21"/>
          <w:lang w:val="fr-FR"/>
          <w14:ligatures w14:val="none"/>
        </w:rPr>
      </w:pPr>
    </w:p>
    <w:p w14:paraId="7B61AB17" w14:textId="77777777" w:rsidR="00AC3B94" w:rsidRDefault="00AC3B94" w:rsidP="00550FF5">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 Indicateurs de suivi</w:t>
      </w:r>
    </w:p>
    <w:p w14:paraId="6CED7D06" w14:textId="77777777" w:rsidR="00550FF5" w:rsidRPr="00AC3B94" w:rsidRDefault="00550FF5" w:rsidP="00550FF5">
      <w:pPr>
        <w:keepNext/>
        <w:keepLines/>
        <w:spacing w:after="0" w:line="276" w:lineRule="auto"/>
        <w:jc w:val="both"/>
        <w:outlineLvl w:val="0"/>
        <w:rPr>
          <w:rFonts w:ascii="Arial" w:eastAsia="Times New Roman" w:hAnsi="Arial" w:cs="Arial"/>
          <w:b/>
          <w:kern w:val="0"/>
          <w:sz w:val="21"/>
          <w:szCs w:val="21"/>
          <w:lang w:val="fr-FR"/>
          <w14:ligatures w14:val="none"/>
        </w:rPr>
      </w:pPr>
    </w:p>
    <w:p w14:paraId="6DE25021" w14:textId="77777777" w:rsidR="00AC3B94" w:rsidRPr="00AC3B94" w:rsidRDefault="00AC3B94" w:rsidP="00550FF5">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suivi de la mise en œuvre du présent PGPC repose sur un ensemble d'indicateurs quantitatifs et qualitatifs, couvrant à la fois l'intégrité physique des sites patrimoniaux, le respect des mesures d'atténuation convenues avec les communautés détentrices, et l'efficacité du dispositif de gestion </w:t>
        <w:lastRenderedPageBreak/>
        <w:t>des plaintes et de formation du personnel. Le tableau suivant présente ces indicateurs, leur fréquence de suivi et le responsable de leur collecte.</w:t>
      </w:r>
    </w:p>
    <w:p w14:paraId="1E28F30F" w14:textId="77777777" w:rsidR="00AC3B94" w:rsidRPr="00AC3B94" w:rsidRDefault="00AC3B94" w:rsidP="00AC3B94">
      <w:pPr>
        <w:spacing w:after="0" w:line="240" w:lineRule="auto"/>
        <w:rPr>
          <w:rFonts w:ascii="Arial" w:eastAsia="Arial" w:hAnsi="Arial" w:cs="Arial"/>
          <w:kern w:val="0"/>
          <w:sz w:val="20"/>
          <w:szCs w:val="20"/>
          <w:lang w:val="fr-FR" w:eastAsia="fr-FR"/>
          <w14:ligatures w14:val="none"/>
        </w:rPr>
      </w:pPr>
    </w:p>
    <w:tbl>
      <w:tblPr>
        <w:tblStyle w:val="Grilledutableau3"/>
        <w:tblW w:w="9360" w:type="dxa"/>
        <w:tblLook w:val="0000" w:firstRow="0" w:lastRow="0" w:firstColumn="0" w:lastColumn="0" w:noHBand="0" w:noVBand="0"/>
      </w:tblPr>
      <w:tblGrid>
        <w:gridCol w:w="1629"/>
        <w:gridCol w:w="3529"/>
        <w:gridCol w:w="1856"/>
        <w:gridCol w:w="2346"/>
      </w:tblGrid>
      <w:tr w:rsidR="00AC3B94" w:rsidRPr="00AC3B94" w14:paraId="3B2D04A3" w14:textId="77777777" w:rsidTr="002C6A25">
        <w:trPr>
          <w:trHeight w:val="433"/>
        </w:trPr>
        <w:tc>
          <w:tcPr>
            <w:tcW w:w="2500" w:type="dxa"/>
            <w:vAlign w:val="center"/>
          </w:tcPr>
          <w:p w14:paraId="24013DAC" w14:textId="77777777" w:rsidR="00AC3B94" w:rsidRPr="00AC3B94" w:rsidRDefault="00AC3B94" w:rsidP="00AC3B94">
            <w:pPr>
              <w:rPr>
                <w:sz w:val="18"/>
                <w:szCs w:val="18"/>
                <w:lang w:val="fr-FR"/>
              </w:rPr>
            </w:pPr>
            <w:r>
              <w:rPr>
                <w:b/>
                <w:bCs/>
                <w:sz w:val="18"/>
                <w:szCs w:val="18"/>
                <w:lang w:val="fr-FR"/>
              </w:rPr>
              <w:t>Indicateur</w:t>
            </w:r>
          </w:p>
        </w:tc>
        <w:tc>
          <w:tcPr>
            <w:tcW w:w="3360" w:type="dxa"/>
            <w:vAlign w:val="center"/>
          </w:tcPr>
          <w:p w14:paraId="5EA7C44D" w14:textId="77777777" w:rsidR="00AC3B94" w:rsidRPr="00AC3B94" w:rsidRDefault="00AC3B94" w:rsidP="00AC3B94">
            <w:pPr>
              <w:rPr>
                <w:sz w:val="18"/>
                <w:szCs w:val="18"/>
                <w:lang w:val="fr-FR"/>
              </w:rPr>
            </w:pPr>
            <w:r>
              <w:rPr>
                <w:b/>
                <w:bCs/>
                <w:sz w:val="18"/>
                <w:szCs w:val="18"/>
                <w:lang w:val="fr-FR"/>
              </w:rPr>
              <w:t>Description</w:t>
            </w:r>
          </w:p>
        </w:tc>
        <w:tc>
          <w:tcPr>
            <w:tcW w:w="1500" w:type="dxa"/>
            <w:vAlign w:val="center"/>
          </w:tcPr>
          <w:p w14:paraId="6522AF7D" w14:textId="77777777" w:rsidR="00AC3B94" w:rsidRPr="00AC3B94" w:rsidRDefault="00AC3B94" w:rsidP="00AC3B94">
            <w:pPr>
              <w:rPr>
                <w:sz w:val="18"/>
                <w:szCs w:val="18"/>
                <w:lang w:val="fr-FR"/>
              </w:rPr>
            </w:pPr>
            <w:r>
              <w:rPr>
                <w:b/>
                <w:bCs/>
                <w:sz w:val="18"/>
                <w:szCs w:val="18"/>
                <w:lang w:val="fr-FR"/>
              </w:rPr>
              <w:t>Fréquence</w:t>
            </w:r>
          </w:p>
        </w:tc>
        <w:tc>
          <w:tcPr>
            <w:tcW w:w="2000" w:type="dxa"/>
            <w:vAlign w:val="center"/>
          </w:tcPr>
          <w:p w14:paraId="7EB32F5D" w14:textId="77777777" w:rsidR="00AC3B94" w:rsidRPr="00AC3B94" w:rsidRDefault="00AC3B94" w:rsidP="00AC3B94">
            <w:pPr>
              <w:rPr>
                <w:sz w:val="18"/>
                <w:szCs w:val="18"/>
                <w:lang w:val="fr-FR"/>
              </w:rPr>
            </w:pPr>
            <w:r>
              <w:rPr>
                <w:b/>
                <w:bCs/>
                <w:sz w:val="18"/>
                <w:szCs w:val="18"/>
                <w:lang w:val="fr-FR"/>
              </w:rPr>
              <w:t>Responsable</w:t>
            </w:r>
          </w:p>
        </w:tc>
      </w:tr>
      <w:tr w:rsidR="00AC3B94" w:rsidRPr="00AC3B94" w14:paraId="389A1C8A" w14:textId="77777777" w:rsidTr="002C6A25">
        <w:trPr>
          <w:trHeight w:val="837"/>
        </w:trPr>
        <w:tc>
          <w:tcPr>
            <w:tcW w:w="0" w:type="auto"/>
            <w:vAlign w:val="center"/>
          </w:tcPr>
          <w:p w14:paraId="4917B2D0" w14:textId="77777777" w:rsidR="00AC3B94" w:rsidRPr="00AC3B94" w:rsidRDefault="00AC3B94" w:rsidP="00AC3B94">
            <w:pPr>
              <w:rPr>
                <w:sz w:val="18"/>
                <w:szCs w:val="18"/>
                <w:lang w:val="fr-FR"/>
              </w:rPr>
            </w:pPr>
            <w:r>
              <w:rPr>
                <w:sz w:val="18"/>
                <w:szCs w:val="18"/>
                <w:lang w:val="fr-FR"/>
              </w:rPr>
              <w:t>Intégrité des buffers de protection</w:t>
            </w:r>
          </w:p>
        </w:tc>
        <w:tc>
          <w:tcPr>
            <w:tcW w:w="0" w:type="auto"/>
            <w:vAlign w:val="center"/>
          </w:tcPr>
          <w:p w14:paraId="2D33A7FC" w14:textId="77777777" w:rsidR="00AC3B94" w:rsidRPr="00AC3B94" w:rsidRDefault="00AC3B94" w:rsidP="00AC3B94">
            <w:pPr>
              <w:rPr>
                <w:sz w:val="18"/>
                <w:szCs w:val="18"/>
                <w:lang w:val="fr-FR"/>
              </w:rPr>
            </w:pPr>
            <w:r>
              <w:rPr>
                <w:sz w:val="18"/>
                <w:szCs w:val="18"/>
                <w:lang w:val="fr-FR"/>
              </w:rPr>
              <w:t>Vérification visuelle et GPS de l'intégrité des clôtures et signalisations autour des 5 sites</w:t>
            </w:r>
          </w:p>
        </w:tc>
        <w:tc>
          <w:tcPr>
            <w:tcW w:w="0" w:type="auto"/>
            <w:vAlign w:val="center"/>
          </w:tcPr>
          <w:p w14:paraId="31C040E5" w14:textId="77777777" w:rsidR="00AC3B94" w:rsidRPr="00AC3B94" w:rsidRDefault="00AC3B94" w:rsidP="00AC3B94">
            <w:pPr>
              <w:rPr>
                <w:sz w:val="18"/>
                <w:szCs w:val="18"/>
                <w:lang w:val="fr-FR"/>
              </w:rPr>
            </w:pPr>
            <w:r>
              <w:rPr>
                <w:sz w:val="18"/>
                <w:szCs w:val="18"/>
                <w:lang w:val="fr-FR"/>
              </w:rPr>
              <w:t>Mensuelle</w:t>
            </w:r>
          </w:p>
        </w:tc>
        <w:tc>
          <w:tcPr>
            <w:tcW w:w="0" w:type="auto"/>
            <w:vAlign w:val="center"/>
          </w:tcPr>
          <w:p w14:paraId="37865C92" w14:textId="77777777" w:rsidR="00AC3B94" w:rsidRPr="00AC3B94" w:rsidRDefault="00AC3B94" w:rsidP="00AC3B94">
            <w:pPr>
              <w:rPr>
                <w:sz w:val="18"/>
                <w:szCs w:val="18"/>
                <w:lang w:val="fr-FR"/>
              </w:rPr>
            </w:pPr>
          </w:p>
        </w:tc>
      </w:tr>
      <w:tr w:rsidR="00AC3B94" w:rsidRPr="00AC3B94" w14:paraId="7F6D1E37" w14:textId="77777777" w:rsidTr="002C6A25">
        <w:trPr>
          <w:trHeight w:val="834"/>
        </w:trPr>
        <w:tc>
          <w:tcPr>
            <w:tcW w:w="0" w:type="auto"/>
            <w:vAlign w:val="center"/>
          </w:tcPr>
          <w:p w14:paraId="0B45A943" w14:textId="77777777" w:rsidR="00AC3B94" w:rsidRPr="00AC3B94" w:rsidRDefault="00AC3B94" w:rsidP="00AC3B94">
            <w:pPr>
              <w:rPr>
                <w:sz w:val="18"/>
                <w:szCs w:val="18"/>
                <w:lang w:val="fr-FR"/>
              </w:rPr>
            </w:pPr>
            <w:r>
              <w:rPr>
                <w:sz w:val="18"/>
                <w:szCs w:val="18"/>
                <w:lang w:val="fr-FR"/>
              </w:rPr>
              <w:t xml:space="preserve">Qualité de l'eau de la mare Dawakaré</w:t>
            </w:r>
          </w:p>
        </w:tc>
        <w:tc>
          <w:tcPr>
            <w:tcW w:w="0" w:type="auto"/>
            <w:vAlign w:val="center"/>
          </w:tcPr>
          <w:p w14:paraId="0A7B1BA0" w14:textId="77777777" w:rsidR="00AC3B94" w:rsidRPr="00AC3B94" w:rsidRDefault="00AC3B94" w:rsidP="00AC3B94">
            <w:pPr>
              <w:rPr>
                <w:sz w:val="18"/>
                <w:szCs w:val="18"/>
                <w:lang w:val="fr-FR"/>
              </w:rPr>
            </w:pPr>
            <w:commentRangeStart w:id="357"/>
            <w:r>
              <w:rPr>
                <w:sz w:val="18"/>
                <w:szCs w:val="18"/>
                <w:lang w:val="fr-FR"/>
              </w:rPr>
              <w:t xml:space="preserve">pH, conductivité, turbidité, métaux lourds (As, Pb, Na, Al) dans l'eau de la mare sacrée de Dawakaré</w:t>
            </w:r>
            <w:commentRangeEnd w:id="357"/>
            <w:r>
              <w:rPr>
                <w:rStyle w:val="Marquedecommentaire"/>
              </w:rPr>
              <w:commentReference w:id="357"/>
            </w:r>
          </w:p>
        </w:tc>
        <w:tc>
          <w:tcPr>
            <w:tcW w:w="0" w:type="auto"/>
            <w:vAlign w:val="center"/>
          </w:tcPr>
          <w:p w14:paraId="2FDF8A04" w14:textId="77777777" w:rsidR="00AC3B94" w:rsidRPr="00AC3B94" w:rsidRDefault="00AC3B94" w:rsidP="00AC3B94">
            <w:pPr>
              <w:rPr>
                <w:sz w:val="18"/>
                <w:szCs w:val="18"/>
                <w:lang w:val="fr-FR"/>
              </w:rPr>
            </w:pPr>
            <w:r>
              <w:rPr>
                <w:sz w:val="18"/>
                <w:szCs w:val="18"/>
                <w:lang w:val="fr-FR"/>
              </w:rPr>
              <w:t>Semestrielle</w:t>
            </w:r>
          </w:p>
        </w:tc>
        <w:tc>
          <w:tcPr>
            <w:tcW w:w="0" w:type="auto"/>
            <w:vAlign w:val="center"/>
          </w:tcPr>
          <w:p w14:paraId="2DBE7A78" w14:textId="77777777" w:rsidR="00AC3B94" w:rsidRPr="00AC3B94" w:rsidRDefault="00AC3B94" w:rsidP="00AC3B94">
            <w:pPr>
              <w:rPr>
                <w:sz w:val="18"/>
                <w:szCs w:val="18"/>
                <w:lang w:val="fr-FR"/>
              </w:rPr>
            </w:pPr>
            <w:r>
              <w:rPr>
                <w:sz w:val="18"/>
                <w:szCs w:val="18"/>
                <w:lang w:val="fr-FR"/>
              </w:rPr>
              <w:t>Relations communautaires WCAG + laboratoire accrédité</w:t>
            </w:r>
          </w:p>
        </w:tc>
      </w:tr>
      <w:tr w:rsidR="00AC3B94" w:rsidRPr="00AC3B94" w14:paraId="34FB257A" w14:textId="77777777" w:rsidTr="002C6A25">
        <w:trPr>
          <w:trHeight w:val="989"/>
        </w:trPr>
        <w:tc>
          <w:tcPr>
            <w:tcW w:w="0" w:type="auto"/>
            <w:vAlign w:val="center"/>
          </w:tcPr>
          <w:p w14:paraId="182D0EE8" w14:textId="77777777" w:rsidR="00AC3B94" w:rsidRPr="00AC3B94" w:rsidRDefault="00AC3B94" w:rsidP="00AC3B94">
            <w:pPr>
              <w:rPr>
                <w:sz w:val="18"/>
                <w:szCs w:val="18"/>
                <w:lang w:val="fr-FR"/>
              </w:rPr>
            </w:pPr>
            <w:r>
              <w:rPr>
                <w:sz w:val="18"/>
                <w:szCs w:val="18"/>
                <w:lang w:val="fr-FR"/>
              </w:rPr>
              <w:t xml:space="preserve">État de la galerie forestière Dawakaré</w:t>
            </w:r>
          </w:p>
        </w:tc>
        <w:tc>
          <w:tcPr>
            <w:tcW w:w="0" w:type="auto"/>
            <w:vAlign w:val="center"/>
          </w:tcPr>
          <w:p w14:paraId="13A1958D" w14:textId="77777777" w:rsidR="00AC3B94" w:rsidRPr="00AC3B94" w:rsidRDefault="00AC3B94" w:rsidP="00AC3B94">
            <w:pPr>
              <w:rPr>
                <w:sz w:val="18"/>
                <w:szCs w:val="18"/>
                <w:lang w:val="fr-FR"/>
              </w:rPr>
            </w:pPr>
            <w:r>
              <w:rPr>
                <w:sz w:val="18"/>
                <w:szCs w:val="18"/>
                <w:lang w:val="fr-FR"/>
              </w:rPr>
              <w:t xml:space="preserve">Suivi phytosanitaire de la galerie forestière abritant Dawakaré (densité du couvert, espèces présentes, signes de dégradation)</w:t>
            </w:r>
          </w:p>
        </w:tc>
        <w:tc>
          <w:tcPr>
            <w:tcW w:w="0" w:type="auto"/>
            <w:vAlign w:val="center"/>
          </w:tcPr>
          <w:p w14:paraId="38F30FB3" w14:textId="77777777" w:rsidR="00AC3B94" w:rsidRPr="00AC3B94" w:rsidRDefault="00AC3B94" w:rsidP="00AC3B94">
            <w:pPr>
              <w:rPr>
                <w:sz w:val="18"/>
                <w:szCs w:val="18"/>
                <w:lang w:val="fr-FR"/>
              </w:rPr>
            </w:pPr>
            <w:r>
              <w:rPr>
                <w:sz w:val="18"/>
                <w:szCs w:val="18"/>
                <w:lang w:val="fr-FR"/>
              </w:rPr>
              <w:t>Annuelle</w:t>
            </w:r>
          </w:p>
        </w:tc>
        <w:tc>
          <w:tcPr>
            <w:tcW w:w="0" w:type="auto"/>
            <w:vAlign w:val="center"/>
          </w:tcPr>
          <w:p w14:paraId="5FAE18D2" w14:textId="77777777" w:rsidR="00AC3B94" w:rsidRPr="00AC3B94" w:rsidRDefault="00AC3B94" w:rsidP="00AC3B94">
            <w:pPr>
              <w:rPr>
                <w:sz w:val="18"/>
                <w:szCs w:val="18"/>
                <w:lang w:val="fr-FR"/>
              </w:rPr>
            </w:pPr>
            <w:r>
              <w:rPr>
                <w:sz w:val="18"/>
                <w:szCs w:val="18"/>
                <w:lang w:val="fr-FR"/>
              </w:rPr>
              <w:t>Relations communautaires WCAG + botaniste</w:t>
            </w:r>
          </w:p>
        </w:tc>
      </w:tr>
      <w:tr w:rsidR="00AC3B94" w:rsidRPr="00AC3B94" w14:paraId="426FF668" w14:textId="77777777" w:rsidTr="002C6A25">
        <w:trPr>
          <w:trHeight w:val="833"/>
        </w:trPr>
        <w:tc>
          <w:tcPr>
            <w:tcW w:w="0" w:type="auto"/>
            <w:vAlign w:val="center"/>
          </w:tcPr>
          <w:p w14:paraId="21D99675" w14:textId="77777777" w:rsidR="00AC3B94" w:rsidRPr="00AC3B94" w:rsidRDefault="00AC3B94" w:rsidP="00AC3B94">
            <w:pPr>
              <w:rPr>
                <w:sz w:val="18"/>
                <w:szCs w:val="18"/>
                <w:lang w:val="fr-FR"/>
              </w:rPr>
            </w:pPr>
            <w:r>
              <w:rPr>
                <w:sz w:val="18"/>
                <w:szCs w:val="18"/>
                <w:lang w:val="fr-FR"/>
              </w:rPr>
              <w:t>Niveaux sonores aux sites sensibles</w:t>
            </w:r>
          </w:p>
        </w:tc>
        <w:tc>
          <w:tcPr>
            <w:tcW w:w="0" w:type="auto"/>
            <w:vAlign w:val="center"/>
          </w:tcPr>
          <w:p w14:paraId="336DD7E1" w14:textId="77777777" w:rsidR="00AC3B94" w:rsidRPr="00AC3B94" w:rsidRDefault="00AC3B94" w:rsidP="00AC3B94">
            <w:pPr>
              <w:rPr>
                <w:sz w:val="18"/>
                <w:szCs w:val="18"/>
                <w:lang w:val="fr-FR"/>
              </w:rPr>
            </w:pPr>
            <w:commentRangeStart w:id="358"/>
            <w:r>
              <w:rPr>
                <w:sz w:val="18"/>
                <w:szCs w:val="18"/>
                <w:lang w:val="fr-FR"/>
              </w:rPr>
              <w:t xml:space="preserve">Mesure des niveaux sonores aux limites des buffers de Dawakaré et Touguikérin lors de la mise en service de la centrale</w:t>
            </w:r>
            <w:commentRangeEnd w:id="358"/>
            <w:r>
              <w:rPr>
                <w:rStyle w:val="Marquedecommentaire"/>
              </w:rPr>
              <w:commentReference w:id="358"/>
            </w:r>
          </w:p>
        </w:tc>
        <w:tc>
          <w:tcPr>
            <w:tcW w:w="0" w:type="auto"/>
            <w:vAlign w:val="center"/>
          </w:tcPr>
          <w:p w14:paraId="17FF9042" w14:textId="77777777" w:rsidR="00AC3B94" w:rsidRPr="00AC3B94" w:rsidRDefault="00AC3B94" w:rsidP="00AC3B94">
            <w:pPr>
              <w:rPr>
                <w:sz w:val="18"/>
                <w:szCs w:val="18"/>
                <w:lang w:val="fr-FR"/>
              </w:rPr>
            </w:pPr>
            <w:r>
              <w:rPr>
                <w:sz w:val="18"/>
                <w:szCs w:val="18"/>
                <w:lang w:val="fr-FR"/>
              </w:rPr>
              <w:t>Mise en service + annuelle</w:t>
            </w:r>
          </w:p>
        </w:tc>
        <w:tc>
          <w:tcPr>
            <w:tcW w:w="0" w:type="auto"/>
            <w:vAlign w:val="center"/>
          </w:tcPr>
          <w:p w14:paraId="424DEC53" w14:textId="77777777" w:rsidR="00AC3B94" w:rsidRPr="00AC3B94" w:rsidRDefault="00AC3B94" w:rsidP="00AC3B94">
            <w:pPr>
              <w:rPr>
                <w:sz w:val="18"/>
                <w:szCs w:val="18"/>
                <w:lang w:val="fr-FR"/>
              </w:rPr>
            </w:pPr>
            <w:r>
              <w:rPr>
                <w:sz w:val="18"/>
                <w:szCs w:val="18"/>
                <w:lang w:val="fr-FR"/>
              </w:rPr>
              <w:t>Relations communautaires WCAG + acousticien</w:t>
            </w:r>
          </w:p>
        </w:tc>
      </w:tr>
      <w:tr w:rsidR="00AC3B94" w:rsidRPr="00AC3B94" w14:paraId="6105AC9D" w14:textId="77777777" w:rsidTr="002C6A25">
        <w:trPr>
          <w:trHeight w:val="845"/>
        </w:trPr>
        <w:tc>
          <w:tcPr>
            <w:tcW w:w="0" w:type="auto"/>
            <w:vAlign w:val="center"/>
          </w:tcPr>
          <w:p w14:paraId="5C4CCDD8" w14:textId="77777777" w:rsidR="00AC3B94" w:rsidRPr="00AC3B94" w:rsidRDefault="00AC3B94" w:rsidP="00AC3B94">
            <w:pPr>
              <w:rPr>
                <w:sz w:val="18"/>
                <w:szCs w:val="18"/>
                <w:lang w:val="fr-FR"/>
              </w:rPr>
            </w:pPr>
            <w:r>
              <w:rPr>
                <w:sz w:val="18"/>
                <w:szCs w:val="18"/>
                <w:lang w:val="fr-FR"/>
              </w:rPr>
              <w:t xml:space="preserve">Vibrations à Dawakaré</w:t>
            </w:r>
          </w:p>
        </w:tc>
        <w:tc>
          <w:tcPr>
            <w:tcW w:w="0" w:type="auto"/>
            <w:vAlign w:val="center"/>
          </w:tcPr>
          <w:p w14:paraId="0981BE0D" w14:textId="77777777" w:rsidR="00AC3B94" w:rsidRPr="00AC3B94" w:rsidRDefault="00AC3B94" w:rsidP="00AC3B94">
            <w:pPr>
              <w:rPr>
                <w:sz w:val="18"/>
                <w:szCs w:val="18"/>
                <w:lang w:val="fr-FR"/>
              </w:rPr>
            </w:pPr>
            <w:commentRangeStart w:id="359"/>
            <w:r>
              <w:rPr>
                <w:sz w:val="18"/>
                <w:szCs w:val="18"/>
                <w:lang w:val="fr-FR"/>
              </w:rPr>
              <w:t xml:space="preserve">Mesure des vibrations induites par les travaux de fondation de la centrale au niveau du site Dawakaré (200 m)</w:t>
            </w:r>
            <w:commentRangeEnd w:id="359"/>
            <w:r>
              <w:rPr>
                <w:rStyle w:val="Marquedecommentaire"/>
              </w:rPr>
              <w:commentReference w:id="359"/>
            </w:r>
          </w:p>
        </w:tc>
        <w:tc>
          <w:tcPr>
            <w:tcW w:w="0" w:type="auto"/>
            <w:vAlign w:val="center"/>
          </w:tcPr>
          <w:p w14:paraId="51649F63" w14:textId="77777777" w:rsidR="00AC3B94" w:rsidRPr="00AC3B94" w:rsidRDefault="00AC3B94" w:rsidP="00AC3B94">
            <w:pPr>
              <w:rPr>
                <w:sz w:val="18"/>
                <w:szCs w:val="18"/>
                <w:lang w:val="fr-FR"/>
              </w:rPr>
            </w:pPr>
            <w:r>
              <w:rPr>
                <w:sz w:val="18"/>
                <w:szCs w:val="18"/>
                <w:lang w:val="fr-FR"/>
              </w:rPr>
              <w:t>Pendant la phase de construction</w:t>
            </w:r>
          </w:p>
        </w:tc>
        <w:tc>
          <w:tcPr>
            <w:tcW w:w="0" w:type="auto"/>
            <w:vAlign w:val="center"/>
          </w:tcPr>
          <w:p w14:paraId="1C436851" w14:textId="77777777" w:rsidR="00AC3B94" w:rsidRPr="00AC3B94" w:rsidRDefault="00AC3B94" w:rsidP="00AC3B94">
            <w:pPr>
              <w:rPr>
                <w:sz w:val="18"/>
                <w:szCs w:val="18"/>
                <w:lang w:val="fr-FR"/>
              </w:rPr>
            </w:pPr>
            <w:r>
              <w:rPr>
                <w:sz w:val="18"/>
                <w:szCs w:val="18"/>
                <w:lang w:val="fr-FR"/>
              </w:rPr>
              <w:t>Relations communautaires WCAG + sismologue</w:t>
            </w:r>
          </w:p>
        </w:tc>
      </w:tr>
      <w:tr w:rsidR="00AC3B94" w:rsidRPr="00AC3B94" w14:paraId="395D88BD" w14:textId="77777777" w:rsidTr="002C6A25">
        <w:trPr>
          <w:trHeight w:val="843"/>
        </w:trPr>
        <w:tc>
          <w:tcPr>
            <w:tcW w:w="0" w:type="auto"/>
            <w:vAlign w:val="center"/>
          </w:tcPr>
          <w:p w14:paraId="31BBDDED" w14:textId="77777777" w:rsidR="00AC3B94" w:rsidRPr="00AC3B94" w:rsidRDefault="00AC3B94" w:rsidP="00AC3B94">
            <w:pPr>
              <w:rPr>
                <w:sz w:val="18"/>
                <w:szCs w:val="18"/>
                <w:lang w:val="fr-FR"/>
              </w:rPr>
            </w:pPr>
            <w:r>
              <w:rPr>
                <w:sz w:val="18"/>
                <w:szCs w:val="18"/>
                <w:lang w:val="fr-FR"/>
              </w:rPr>
              <w:t xml:space="preserve">Nb. de traitements rituels réalisés</w:t>
            </w:r>
          </w:p>
        </w:tc>
        <w:tc>
          <w:tcPr>
            <w:tcW w:w="0" w:type="auto"/>
            <w:vAlign w:val="center"/>
          </w:tcPr>
          <w:p w14:paraId="0F3D8D3D" w14:textId="77777777" w:rsidR="00AC3B94" w:rsidRPr="00AC3B94" w:rsidRDefault="00AC3B94" w:rsidP="00AC3B94">
            <w:pPr>
              <w:rPr>
                <w:sz w:val="18"/>
                <w:szCs w:val="18"/>
                <w:lang w:val="fr-FR"/>
              </w:rPr>
            </w:pPr>
            <w:r>
              <w:rPr>
                <w:sz w:val="18"/>
                <w:szCs w:val="18"/>
                <w:lang w:val="fr-FR"/>
              </w:rPr>
              <w:t>Nombre de traitements rituels préalables effectivement réalisés avant démarrage des travaux / nombre requis</w:t>
            </w:r>
          </w:p>
        </w:tc>
        <w:tc>
          <w:tcPr>
            <w:tcW w:w="0" w:type="auto"/>
            <w:vAlign w:val="center"/>
          </w:tcPr>
          <w:p w14:paraId="47602338" w14:textId="77777777" w:rsidR="00AC3B94" w:rsidRPr="00AC3B94" w:rsidRDefault="00AC3B94" w:rsidP="00AC3B94">
            <w:pPr>
              <w:rPr>
                <w:sz w:val="18"/>
                <w:szCs w:val="18"/>
                <w:lang w:val="fr-FR"/>
              </w:rPr>
            </w:pPr>
            <w:r>
              <w:rPr>
                <w:sz w:val="18"/>
                <w:szCs w:val="18"/>
                <w:lang w:val="fr-FR"/>
              </w:rPr>
              <w:t>Avant les travaux</w:t>
            </w:r>
          </w:p>
        </w:tc>
        <w:tc>
          <w:tcPr>
            <w:tcW w:w="0" w:type="auto"/>
            <w:vAlign w:val="center"/>
          </w:tcPr>
          <w:p w14:paraId="4E33EED0" w14:textId="77777777" w:rsidR="00AC3B94" w:rsidRPr="00AC3B94" w:rsidRDefault="00AC3B94" w:rsidP="00AC3B94">
            <w:pPr>
              <w:rPr>
                <w:sz w:val="18"/>
                <w:szCs w:val="18"/>
                <w:lang w:val="fr-FR"/>
              </w:rPr>
            </w:pPr>
            <w:r>
              <w:rPr>
                <w:sz w:val="18"/>
                <w:szCs w:val="18"/>
                <w:lang w:val="fr-FR"/>
              </w:rPr>
              <w:t>Relations communautaires WCAG</w:t>
            </w:r>
          </w:p>
        </w:tc>
      </w:tr>
      <w:tr w:rsidR="00AC3B94" w:rsidRPr="00AC3B94" w14:paraId="7DA35CB4" w14:textId="77777777" w:rsidTr="002C6A25">
        <w:trPr>
          <w:trHeight w:val="841"/>
        </w:trPr>
        <w:tc>
          <w:tcPr>
            <w:tcW w:w="0" w:type="auto"/>
            <w:vAlign w:val="center"/>
          </w:tcPr>
          <w:p w14:paraId="54539912" w14:textId="77777777" w:rsidR="00AC3B94" w:rsidRPr="00AC3B94" w:rsidRDefault="00AC3B94" w:rsidP="00AC3B94">
            <w:pPr>
              <w:rPr>
                <w:sz w:val="18"/>
                <w:szCs w:val="18"/>
                <w:lang w:val="fr-FR"/>
              </w:rPr>
            </w:pPr>
            <w:r>
              <w:rPr>
                <w:sz w:val="18"/>
                <w:szCs w:val="18"/>
                <w:lang w:val="fr-FR"/>
              </w:rPr>
              <w:t xml:space="preserve">Nb. de plaintes patrimoine culturel</w:t>
            </w:r>
          </w:p>
        </w:tc>
        <w:tc>
          <w:tcPr>
            <w:tcW w:w="0" w:type="auto"/>
            <w:vAlign w:val="center"/>
          </w:tcPr>
          <w:p w14:paraId="26241C49" w14:textId="77777777" w:rsidR="00AC3B94" w:rsidRPr="00AC3B94" w:rsidRDefault="00AC3B94" w:rsidP="00AC3B94">
            <w:pPr>
              <w:rPr>
                <w:sz w:val="18"/>
                <w:szCs w:val="18"/>
                <w:lang w:val="fr-FR"/>
              </w:rPr>
            </w:pPr>
            <w:r>
              <w:rPr>
                <w:sz w:val="18"/>
                <w:szCs w:val="18"/>
                <w:lang w:val="fr-FR"/>
              </w:rPr>
              <w:t>Nombre et nature des plaintes reçues relatives au patrimoine culturel via le mécanisme de gestion des plaintes</w:t>
            </w:r>
          </w:p>
        </w:tc>
        <w:tc>
          <w:tcPr>
            <w:tcW w:w="0" w:type="auto"/>
            <w:vAlign w:val="center"/>
          </w:tcPr>
          <w:p w14:paraId="525DE0B4" w14:textId="77777777" w:rsidR="00AC3B94" w:rsidRPr="00AC3B94" w:rsidRDefault="00AC3B94" w:rsidP="00AC3B94">
            <w:pPr>
              <w:rPr>
                <w:sz w:val="18"/>
                <w:szCs w:val="18"/>
                <w:lang w:val="fr-FR"/>
              </w:rPr>
            </w:pPr>
            <w:r>
              <w:rPr>
                <w:sz w:val="18"/>
                <w:szCs w:val="18"/>
                <w:lang w:val="fr-FR"/>
              </w:rPr>
              <w:t>Trimestrielle</w:t>
            </w:r>
          </w:p>
        </w:tc>
        <w:tc>
          <w:tcPr>
            <w:tcW w:w="0" w:type="auto"/>
            <w:vAlign w:val="center"/>
          </w:tcPr>
          <w:p w14:paraId="76823E77" w14:textId="77777777" w:rsidR="00AC3B94" w:rsidRPr="00AC3B94" w:rsidRDefault="00AC3B94" w:rsidP="00AC3B94">
            <w:pPr>
              <w:rPr>
                <w:sz w:val="18"/>
                <w:szCs w:val="18"/>
                <w:lang w:val="fr-FR"/>
              </w:rPr>
            </w:pPr>
            <w:r>
              <w:rPr>
                <w:sz w:val="18"/>
                <w:szCs w:val="18"/>
                <w:lang w:val="fr-FR"/>
              </w:rPr>
              <w:t>Relations communautaires WCAG</w:t>
            </w:r>
          </w:p>
        </w:tc>
      </w:tr>
      <w:tr w:rsidR="00AC3B94" w:rsidRPr="00AC3B94" w14:paraId="398C4A45" w14:textId="77777777" w:rsidTr="002C6A25">
        <w:trPr>
          <w:trHeight w:val="839"/>
        </w:trPr>
        <w:tc>
          <w:tcPr>
            <w:tcW w:w="0" w:type="auto"/>
            <w:vAlign w:val="center"/>
          </w:tcPr>
          <w:p w14:paraId="7F2860CB" w14:textId="77777777" w:rsidR="00AC3B94" w:rsidRPr="00AC3B94" w:rsidRDefault="00AC3B94" w:rsidP="00AC3B94">
            <w:pPr>
              <w:rPr>
                <w:sz w:val="18"/>
                <w:szCs w:val="18"/>
                <w:lang w:val="fr-FR"/>
              </w:rPr>
            </w:pPr>
            <w:r>
              <w:rPr>
                <w:sz w:val="18"/>
                <w:szCs w:val="18"/>
                <w:lang w:val="fr-FR"/>
              </w:rPr>
              <w:t>Formation du personnel</w:t>
            </w:r>
          </w:p>
        </w:tc>
        <w:tc>
          <w:tcPr>
            <w:tcW w:w="0" w:type="auto"/>
            <w:vAlign w:val="center"/>
          </w:tcPr>
          <w:p w14:paraId="4B16523E" w14:textId="77777777" w:rsidR="00AC3B94" w:rsidRPr="00AC3B94" w:rsidRDefault="00AC3B94" w:rsidP="00AC3B94">
            <w:pPr>
              <w:rPr>
                <w:sz w:val="18"/>
                <w:szCs w:val="18"/>
                <w:lang w:val="fr-FR"/>
              </w:rPr>
            </w:pPr>
            <w:commentRangeStart w:id="368"/>
            <w:r>
              <w:rPr>
                <w:sz w:val="18"/>
                <w:szCs w:val="18"/>
                <w:lang w:val="fr-FR"/>
              </w:rPr>
              <w:t>% du personnel de chantier ayant reçu la formation en découverte fortuite et code de conduite patrimoine culturel</w:t>
            </w:r>
            <w:commentRangeEnd w:id="368"/>
            <w:r>
              <w:rPr>
                <w:rStyle w:val="Marquedecommentaire"/>
              </w:rPr>
              <w:commentReference w:id="368"/>
            </w:r>
          </w:p>
        </w:tc>
        <w:tc>
          <w:tcPr>
            <w:tcW w:w="0" w:type="auto"/>
            <w:vAlign w:val="center"/>
          </w:tcPr>
          <w:p w14:paraId="325DF029" w14:textId="77777777" w:rsidR="00AC3B94" w:rsidRPr="00AC3B94" w:rsidRDefault="00AC3B94" w:rsidP="00AC3B94">
            <w:pPr>
              <w:rPr>
                <w:sz w:val="18"/>
                <w:szCs w:val="18"/>
                <w:lang w:val="fr-FR"/>
              </w:rPr>
            </w:pPr>
            <w:r>
              <w:rPr>
                <w:sz w:val="18"/>
                <w:szCs w:val="18"/>
                <w:lang w:val="fr-FR"/>
              </w:rPr>
              <w:t>Avant la phase de construction + semestrielle</w:t>
            </w:r>
          </w:p>
        </w:tc>
        <w:tc>
          <w:tcPr>
            <w:tcW w:w="0" w:type="auto"/>
            <w:vAlign w:val="center"/>
          </w:tcPr>
          <w:p w14:paraId="58D3345A" w14:textId="77777777" w:rsidR="00AC3B94" w:rsidRPr="00AC3B94" w:rsidRDefault="00AC3B94" w:rsidP="00AC3B94">
            <w:pPr>
              <w:rPr>
                <w:sz w:val="18"/>
                <w:szCs w:val="18"/>
                <w:lang w:val="fr-FR"/>
              </w:rPr>
            </w:pPr>
            <w:r>
              <w:rPr>
                <w:sz w:val="18"/>
                <w:szCs w:val="18"/>
                <w:lang w:val="fr-FR"/>
              </w:rPr>
              <w:t>Relations communautaires WCAG</w:t>
            </w:r>
          </w:p>
        </w:tc>
      </w:tr>
    </w:tbl>
    <w:p w14:paraId="560A1048" w14:textId="77777777" w:rsidR="00AC3B94" w:rsidRPr="00AC3B94" w:rsidRDefault="00AC3B94" w:rsidP="00AC3B94">
      <w:pPr>
        <w:spacing w:before="100" w:after="100" w:line="240" w:lineRule="auto"/>
        <w:rPr>
          <w:rFonts w:ascii="Arial" w:eastAsia="Arial" w:hAnsi="Arial" w:cs="Arial"/>
          <w:kern w:val="0"/>
          <w:sz w:val="21"/>
          <w:szCs w:val="21"/>
          <w:lang w:val="fr-FR" w:eastAsia="fr-FR"/>
          <w14:ligatures w14:val="none"/>
        </w:rPr>
      </w:pPr>
    </w:p>
    <w:p w14:paraId="5B1F847A" w14:textId="7B5CB289" w:rsidR="00AC3B94" w:rsidRPr="00AC3B94" w:rsidRDefault="00AC3B94" w:rsidP="008A1C5A">
      <w:pPr>
        <w:keepNext/>
        <w:keepLines/>
        <w:numPr>
          <w:ilvl w:val="2"/>
          <w:numId w:val="1"/>
        </w:numPr>
        <w:spacing w:after="0" w:line="276" w:lineRule="auto"/>
        <w:ind w:left="0" w:firstLine="0"/>
        <w:jc w:val="both"/>
        <w:outlineLvl w:val="0"/>
        <w:rPr>
          <w:rFonts w:ascii="Arial" w:eastAsia="Times New Roman" w:hAnsi="Arial" w:cs="Arial"/>
          <w:b/>
          <w:kern w:val="0"/>
          <w:sz w:val="21"/>
          <w:szCs w:val="21"/>
          <w:lang w:val="fr-FR"/>
          <w14:ligatures w14:val="none"/>
        </w:rPr>
      </w:pPr>
      <w:commentRangeStart w:id="333"/>
      <w:commentRangeStart w:id="334"/>
      <w:del w:id="335" w:author="Ismael SAMBY" w:date="2026-08-10T16:20:00Z">
        <w:r>
          <w:rPr>
            <w:rFonts w:ascii="Arial" w:eastAsia="Times New Roman" w:hAnsi="Arial" w:cs="Arial"/>
            <w:b/>
            <w:kern w:val="0"/>
            <w:sz w:val="21"/>
            <w:szCs w:val="21"/>
            <w:lang w:val="fr-FR"/>
            <w14:ligatures w14:val="none"/>
          </w:rPr>
          <w:delText>Structure</w:delText>
        </w:r>
        <w:commentRangeEnd w:id="333"/>
        <w:r>
          <w:rPr>
            <w:rStyle w:val="Marquedecommentaire"/>
            <w:rFonts w:ascii="Arial" w:eastAsia="Times New Roman" w:hAnsi="Arial" w:cs="Arial"/>
            <w:b/>
            <w:kern w:val="0"/>
            <w:sz w:val="21"/>
            <w:szCs w:val="21"/>
            <w:lang w:val="fr-FR"/>
            <w14:ligatures w14:val="none"/>
          </w:rPr>
          <w:commentReference w:id="333"/>
        </w:r>
      </w:del>
      <w:commentRangeEnd w:id="334"/>
      <w:r>
        <w:rPr>
          <w:rStyle w:val="Marquedecommentaire"/>
        </w:rPr>
        <w:commentReference w:id="334"/>
      </w:r>
      <w:del w:id="336" w:author="Ismael SAMBY" w:date="2026-08-10T16:20:00Z">
        <w:r>
          <w:rPr>
            <w:rFonts w:ascii="Arial" w:eastAsia="Times New Roman" w:hAnsi="Arial" w:cs="Arial"/>
            <w:b/>
            <w:kern w:val="0"/>
            <w:sz w:val="21"/>
            <w:szCs w:val="21"/>
            <w:lang w:val="fr-FR"/>
            <w14:ligatures w14:val="none"/>
          </w:rPr>
          <w:delText xml:space="preserve"> </w:delText>
        </w:r>
      </w:del>
      <w:ins w:id="337" w:author="Ismael SAMBY" w:date="2026-08-10T16:20:00Z">
        <w:r>
          <w:rPr>
            <w:rFonts w:ascii="Arial" w:eastAsia="Times New Roman" w:hAnsi="Arial" w:cs="Arial"/>
            <w:b/>
            <w:kern w:val="0"/>
            <w:sz w:val="21"/>
            <w:szCs w:val="21"/>
            <w:lang w:val="fr-FR"/>
            <w14:ligatures w14:val="none"/>
          </w:rPr>
          <w:t xml:space="preserve">Contenu </w:t>
        </w:r>
      </w:ins>
      <w:r>
        <w:rPr>
          <w:rFonts w:ascii="Arial" w:eastAsia="Times New Roman" w:hAnsi="Arial" w:cs="Arial"/>
          <w:b/>
          <w:kern w:val="0"/>
          <w:sz w:val="21"/>
          <w:szCs w:val="21"/>
          <w:lang w:val="fr-FR"/>
          <w14:ligatures w14:val="none"/>
        </w:rPr>
        <w:t>des rapports de suivi</w:t>
      </w:r>
    </w:p>
    <w:p w14:paraId="632A32DB" w14:textId="77777777" w:rsidR="008A1C5A" w:rsidRDefault="008A1C5A" w:rsidP="00AC3B94">
      <w:pPr>
        <w:spacing w:before="80" w:after="80" w:line="276" w:lineRule="auto"/>
        <w:rPr>
          <w:rFonts w:ascii="Arial" w:eastAsia="Arial" w:hAnsi="Arial" w:cs="Arial"/>
          <w:color w:val="000000"/>
          <w:kern w:val="0"/>
          <w:sz w:val="21"/>
          <w:szCs w:val="21"/>
          <w:lang w:val="fr-FR" w:eastAsia="fr-FR"/>
          <w14:ligatures w14:val="none"/>
        </w:rPr>
      </w:pPr>
    </w:p>
    <w:p w14:paraId="64EDE308" w14:textId="77777777" w:rsidR="00AC3B94" w:rsidRDefault="00AC3B94" w:rsidP="00AC3B94">
      <w:pPr>
        <w:spacing w:before="80" w:after="80" w:line="276" w:lineRule="auto"/>
        <w:rPr>
          <w:rFonts w:ascii="Arial" w:eastAsia="Arial" w:hAnsi="Arial" w:cs="Arial"/>
          <w:color w:val="000000"/>
          <w:kern w:val="0"/>
          <w:sz w:val="21"/>
          <w:szCs w:val="21"/>
          <w:lang w:val="fr-FR" w:eastAsia="fr-FR"/>
          <w14:ligatures w14:val="none"/>
        </w:rPr>
      </w:pPr>
      <w:r>
        <w:rPr>
          <w:rFonts w:ascii="Arial" w:eastAsia="Arial" w:hAnsi="Arial" w:cs="Arial"/>
          <w:color w:val="000000"/>
          <w:kern w:val="0"/>
          <w:sz w:val="21"/>
          <w:szCs w:val="21"/>
          <w:lang w:val="fr-FR" w:eastAsia="fr-FR"/>
          <w14:ligatures w14:val="none"/>
        </w:rPr>
        <w:t>Les rapports de suivi du PGPC sont produits selon le calendrier et la structure suivants :</w:t>
      </w:r>
    </w:p>
    <w:p w14:paraId="152BA431" w14:textId="77777777" w:rsidR="008A1C5A" w:rsidRPr="00AC3B94" w:rsidRDefault="008A1C5A" w:rsidP="00AC3B94">
      <w:pPr>
        <w:spacing w:before="80" w:after="80" w:line="276" w:lineRule="auto"/>
        <w:rPr>
          <w:rFonts w:ascii="Arial" w:eastAsia="Arial" w:hAnsi="Arial" w:cs="Arial"/>
          <w:kern w:val="0"/>
          <w:sz w:val="21"/>
          <w:szCs w:val="21"/>
          <w:lang w:val="fr-FR" w:eastAsia="fr-FR"/>
          <w14:ligatures w14:val="none"/>
        </w:rPr>
      </w:pPr>
    </w:p>
    <w:p w14:paraId="4646B00F"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Rapport mensuel (construction) : état des buffers de protection, incidents ou découvertes fortuites, traitement des plaintes, avancement des traitements rituels ;</w:t>
      </w:r>
    </w:p>
    <w:p w14:paraId="20DD1B7F"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Rapport semestriel (exploitation) : résultats des analyses de l'eau de la mare Dawakaré, état de la galerie forestière, niveaux sonores aux sites sensibles, suivi des pratiques rituelles, bilan des consultations communautaires ;</w:t>
      </w:r>
    </w:p>
    <w:p w14:paraId="5D74AE21"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Rapport annuel consolidé : bilan complet de la mise en œuvre du PGPC, actualisation du programme de documentation du patrimoine immatériel, recommandations pour la période suivante ;</w:t>
      </w:r>
    </w:p>
    <w:p w14:paraId="6048FD68" w14:textId="77777777" w:rsidR="00AC3B94" w:rsidRPr="00AC3B94" w:rsidRDefault="00AC3B94" w:rsidP="008A1C5A">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Rapport de découverte fortuite : produit dans les 5 jours suivant toute découverte fortuite, selon le formulaire standardisé défini dans la procédure de découverte fortuite.</w:t>
      </w:r>
    </w:p>
    <w:p w14:paraId="6B2E5B51" w14:textId="77777777" w:rsidR="00AC3B94" w:rsidRPr="00AC3B94" w:rsidRDefault="00AC3B94" w:rsidP="008A1C5A">
      <w:pPr>
        <w:spacing w:after="0" w:line="276" w:lineRule="auto"/>
        <w:jc w:val="both"/>
        <w:rPr>
          <w:rFonts w:ascii="Arial" w:eastAsia="Arial" w:hAnsi="Arial" w:cs="Arial"/>
          <w:kern w:val="0"/>
          <w:sz w:val="21"/>
          <w:szCs w:val="21"/>
          <w:lang w:val="fr-FR" w:eastAsia="fr-FR"/>
          <w14:ligatures w14:val="none"/>
        </w:rPr>
      </w:pPr>
    </w:p>
    <w:p w14:paraId="6C7218C7" w14:textId="77777777" w:rsidR="00AC3B94" w:rsidRP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Tous les rapports sont transmis à la Direction Préfectorale du Tourisme et de l’Hôtellerie, aux chefs de village concernés et aux familles détentrices des sites, conformément aux engagements de transparence de WCAG.</w:t>
      </w:r>
    </w:p>
    <w:p w14:paraId="702D68ED" w14:textId="77777777" w:rsidR="00AC3B94" w:rsidRPr="00AC3B94" w:rsidRDefault="00AC3B94" w:rsidP="00AC3B94">
      <w:pPr>
        <w:spacing w:before="100" w:after="100" w:line="276" w:lineRule="auto"/>
        <w:jc w:val="both"/>
        <w:rPr>
          <w:rFonts w:ascii="Arial" w:eastAsia="Arial" w:hAnsi="Arial" w:cs="Arial"/>
          <w:kern w:val="0"/>
          <w:sz w:val="21"/>
          <w:szCs w:val="21"/>
          <w:lang w:val="fr-FR" w:eastAsia="fr-FR"/>
          <w14:ligatures w14:val="none"/>
        </w:rPr>
      </w:pPr>
    </w:p>
    <w:p w14:paraId="191F35D3" w14:textId="77777777" w:rsidR="00AC3B94" w:rsidRPr="00AC3B94" w:rsidRDefault="00AC3B94" w:rsidP="00D54A98">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Budget prévisionnel du PGPC</w:t>
      </w:r>
    </w:p>
    <w:p w14:paraId="5D609E84" w14:textId="77777777" w:rsidR="00D54A98" w:rsidRDefault="00D54A98" w:rsidP="008A1C5A">
      <w:pPr>
        <w:spacing w:after="0" w:line="276" w:lineRule="auto"/>
        <w:jc w:val="both"/>
        <w:rPr>
          <w:rFonts w:ascii="Arial" w:eastAsia="Arial" w:hAnsi="Arial" w:cs="Arial"/>
          <w:kern w:val="0"/>
          <w:sz w:val="21"/>
          <w:szCs w:val="21"/>
          <w:lang w:val="fr-FR" w:eastAsia="fr-FR"/>
          <w14:ligatures w14:val="none"/>
        </w:rPr>
      </w:pPr>
    </w:p>
    <w:p w14:paraId="5EAE1700" w14:textId="7AC291FD" w:rsid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La mise en œuvre du présent PGPC nécessite la mobilisation de ressources financières dédiées, réparties sur l'ensemble des phases du Projet.</w:t>
      </w:r>
      <w:del w:id="338" w:author="Ismael SAMBY" w:date="2026-08-10T16:21:00Z">
        <w:r>
          <w:rPr>
            <w:rFonts w:ascii="Arial" w:eastAsia="Arial" w:hAnsi="Arial" w:cs="Arial"/>
            <w:kern w:val="0"/>
            <w:sz w:val="21"/>
            <w:szCs w:val="21"/>
            <w:lang w:val="fr-FR" w:eastAsia="fr-FR"/>
            <w14:ligatures w14:val="none"/>
          </w:rPr>
          <w:delText xml:space="preserve"> </w:delText>
        </w:r>
        <w:commentRangeStart w:id="339"/>
        <w:commentRangeStart w:id="340"/>
        <w:r>
          <w:rPr>
            <w:rFonts w:ascii="Arial" w:eastAsia="Arial" w:hAnsi="Arial" w:cs="Arial"/>
            <w:kern w:val="0"/>
            <w:sz w:val="21"/>
            <w:szCs w:val="21"/>
            <w:lang w:val="fr-FR" w:eastAsia="fr-FR"/>
            <w14:ligatures w14:val="none"/>
          </w:rPr>
          <w:delText xml:space="preserve">Le tableau suivant </w:delText>
        </w:r>
        <w:commentRangeEnd w:id="339"/>
        <w:r>
          <w:rPr>
            <w:rStyle w:val="Marquedecommentaire"/>
            <w:rFonts w:ascii="Arial" w:eastAsia="Arial" w:hAnsi="Arial" w:cs="Arial"/>
            <w:kern w:val="0"/>
            <w:sz w:val="21"/>
            <w:szCs w:val="21"/>
            <w:lang w:val="fr-FR" w:eastAsia="fr-FR"/>
            <w14:ligatures w14:val="none"/>
          </w:rPr>
          <w:commentReference w:id="339"/>
        </w:r>
      </w:del>
      <w:commentRangeEnd w:id="340"/>
      <w:r>
        <w:rPr>
          <w:rStyle w:val="Marquedecommentaire"/>
        </w:rPr>
        <w:commentReference w:id="340"/>
      </w:r>
      <w:del w:id="341" w:author="Ismael SAMBY" w:date="2026-08-10T16:21:00Z">
        <w:r>
          <w:rPr>
            <w:rFonts w:ascii="Arial" w:eastAsia="Arial" w:hAnsi="Arial" w:cs="Arial"/>
            <w:kern w:val="0"/>
            <w:sz w:val="21"/>
            <w:szCs w:val="21"/>
            <w:lang w:val="fr-FR" w:eastAsia="fr-FR"/>
            <w14:ligatures w14:val="none"/>
          </w:rPr>
          <w:delText>présente les principaux postes budgétaires identifiés à ce stade</w:delText>
        </w:r>
      </w:del>
      <w:ins w:id="342" w:author="Ismael SAMBY" w:date="2026-08-10T16:21:00Z">
        <w:r>
          <w:rPr>
            <w:rFonts w:ascii="Arial" w:eastAsia="Arial" w:hAnsi="Arial" w:cs="Arial"/>
            <w:kern w:val="0"/>
            <w:sz w:val="21"/>
            <w:szCs w:val="21"/>
            <w:lang w:val="fr-FR" w:eastAsia="fr-FR"/>
            <w14:ligatures w14:val="none"/>
          </w:rPr>
          <w:t>. Co</w:t>
        </w:r>
      </w:ins>
      <w:del w:id="343" w:author="Ismael SAMBY" w:date="2026-08-10T16:21:00Z">
        <w:r>
          <w:rPr>
            <w:rFonts w:ascii="Arial" w:eastAsia="Arial" w:hAnsi="Arial" w:cs="Arial"/>
            <w:kern w:val="0"/>
            <w:sz w:val="21"/>
            <w:szCs w:val="21"/>
            <w:lang w:val="fr-FR" w:eastAsia="fr-FR"/>
            <w14:ligatures w14:val="none"/>
          </w:rPr>
          <w:delText xml:space="preserve"> ; co</w:delText>
        </w:r>
      </w:del>
      <w:commentRangeStart w:id="360"/>
      <w:r>
        <w:rPr>
          <w:rFonts w:ascii="Arial" w:eastAsia="Arial" w:hAnsi="Arial" w:cs="Arial"/>
          <w:kern w:val="0"/>
          <w:sz w:val="21"/>
          <w:szCs w:val="21"/>
          <w:lang w:val="fr-FR" w:eastAsia="fr-FR"/>
          <w14:ligatures w14:val="none"/>
        </w:rPr>
        <w:t>nformément au principe de proportionnalité retenu pour ce chapitre, les montants précis sont chiffrés dans le PGES.</w:t>
      </w:r>
      <w:commentRangeEnd w:id="360"/>
      <w:r>
        <w:rPr>
          <w:rStyle w:val="Marquedecommentaire"/>
        </w:rPr>
        <w:commentReference w:id="360"/>
      </w:r>
    </w:p>
    <w:p w14:paraId="57B54E2A" w14:textId="77777777" w:rsidR="00D54A98" w:rsidRPr="00AC3B94" w:rsidRDefault="00D54A98" w:rsidP="008A1C5A">
      <w:pPr>
        <w:spacing w:after="0" w:line="276" w:lineRule="auto"/>
        <w:jc w:val="both"/>
        <w:rPr>
          <w:rFonts w:ascii="Arial" w:eastAsia="Arial" w:hAnsi="Arial" w:cs="Arial"/>
          <w:kern w:val="0"/>
          <w:sz w:val="21"/>
          <w:szCs w:val="21"/>
          <w:lang w:val="fr-FR" w:eastAsia="fr-FR"/>
          <w14:ligatures w14:val="none"/>
        </w:rPr>
      </w:pPr>
    </w:p>
    <w:p w14:paraId="61848210" w14:textId="77777777" w:rsidR="00AC3B94" w:rsidRDefault="00AC3B94" w:rsidP="00D54A98">
      <w:pPr>
        <w:keepNext/>
        <w:keepLines/>
        <w:numPr>
          <w:ilvl w:val="1"/>
          <w:numId w:val="1"/>
        </w:numPr>
        <w:spacing w:after="0" w:line="276" w:lineRule="auto"/>
        <w:ind w:left="0" w:firstLine="0"/>
        <w:jc w:val="both"/>
        <w:outlineLvl w:val="0"/>
        <w:rPr>
          <w:rFonts w:ascii="Arial" w:eastAsia="Times New Roman" w:hAnsi="Arial" w:cs="Arial"/>
          <w:b/>
          <w:kern w:val="0"/>
          <w:sz w:val="21"/>
          <w:szCs w:val="21"/>
          <w:lang w:val="fr-FR"/>
          <w14:ligatures w14:val="none"/>
        </w:rPr>
      </w:pPr>
      <w:r>
        <w:rPr>
          <w:rFonts w:ascii="Arial" w:eastAsia="Times New Roman" w:hAnsi="Arial" w:cs="Arial"/>
          <w:b/>
          <w:kern w:val="0"/>
          <w:sz w:val="21"/>
          <w:szCs w:val="21"/>
          <w:lang w:val="fr-FR"/>
          <w14:ligatures w14:val="none"/>
        </w:rPr>
        <w:t xml:space="preserve">Conclusion </w:t>
      </w:r>
    </w:p>
    <w:p w14:paraId="337E93BA" w14:textId="77777777" w:rsidR="00D54A98" w:rsidRPr="00AC3B94" w:rsidRDefault="00D54A98" w:rsidP="00686AEB">
      <w:pPr>
        <w:keepNext/>
        <w:keepLines/>
        <w:spacing w:after="0" w:line="276" w:lineRule="auto"/>
        <w:jc w:val="both"/>
        <w:outlineLvl w:val="0"/>
        <w:rPr>
          <w:rFonts w:ascii="Arial" w:eastAsia="Times New Roman" w:hAnsi="Arial" w:cs="Arial"/>
          <w:b/>
          <w:kern w:val="0"/>
          <w:sz w:val="21"/>
          <w:szCs w:val="21"/>
          <w:lang w:val="fr-FR"/>
          <w14:ligatures w14:val="none"/>
        </w:rPr>
      </w:pPr>
    </w:p>
    <w:p w14:paraId="19F62056" w14:textId="77777777" w:rsid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présent Plan de Gestion du Patrimoine Culturel constitue le cadre opérationnel par lequel WCAG s'engage à identifier, protéger et gérer l'ensemble des ressources patrimoniales culturelles de la zone d'influence du Projet de raffinerie d'alumine, en conformité avec les exigences de la législation guinéenne applicable.</w:t>
      </w:r>
    </w:p>
    <w:p w14:paraId="12434DF3" w14:textId="77777777" w:rsidR="008A1C5A" w:rsidRPr="00AC3B94" w:rsidRDefault="008A1C5A" w:rsidP="008A1C5A">
      <w:pPr>
        <w:spacing w:after="0" w:line="276" w:lineRule="auto"/>
        <w:jc w:val="both"/>
        <w:rPr>
          <w:rFonts w:ascii="Arial" w:eastAsia="Arial" w:hAnsi="Arial" w:cs="Arial"/>
          <w:kern w:val="0"/>
          <w:sz w:val="21"/>
          <w:szCs w:val="21"/>
          <w:lang w:val="fr-FR" w:eastAsia="fr-FR"/>
          <w14:ligatures w14:val="none"/>
        </w:rPr>
      </w:pPr>
    </w:p>
    <w:p w14:paraId="3B121A6D" w14:textId="77777777" w:rsidR="00AC3B94" w:rsidRDefault="00AC3B94" w:rsidP="008A1C5A">
      <w:pPr>
        <w:spacing w:after="0" w:line="276" w:lineRule="auto"/>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Les cinq sites patrimoniaux identifiés par l'inventaire d'avril 2026 présentent des niveaux de risque différenciés, nécessitant des mesures adaptées et proportionnées :</w:t>
      </w:r>
    </w:p>
    <w:p w14:paraId="408C9573" w14:textId="77777777" w:rsidR="008A1C5A" w:rsidRPr="00AC3B94" w:rsidRDefault="008A1C5A" w:rsidP="008A1C5A">
      <w:pPr>
        <w:spacing w:after="0" w:line="276" w:lineRule="auto"/>
        <w:jc w:val="both"/>
        <w:rPr>
          <w:rFonts w:ascii="Arial" w:eastAsia="Arial" w:hAnsi="Arial" w:cs="Arial"/>
          <w:kern w:val="0"/>
          <w:sz w:val="21"/>
          <w:szCs w:val="21"/>
          <w:lang w:val="fr-FR" w:eastAsia="fr-FR"/>
          <w14:ligatures w14:val="none"/>
        </w:rPr>
      </w:pPr>
    </w:p>
    <w:p w14:paraId="6C4E2C0D"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site de Dawakaré (Kakourounty), non destructible et non reproductible à 200 m de la centrale électrique, bénéficie des mesures d'évitement absolu les plus strictes du PGPC ;</w:t>
      </w:r>
    </w:p>
    <w:p w14:paraId="0DFCCF4F"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site de Douba-Yabi (Dossolon), cimetière ancestral islamique à 50 m de la raffinerie, nécessite une vérification prioritaire des possibilités d'évitement ;</w:t>
      </w:r>
    </w:p>
    <w:p w14:paraId="36A9C26C"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 site de Fé-ra (Katchafn), dans l'emprise de la raffinerie, requiert le déplacement du génie avant le déplacement physique des ménages de Katchafn, conformément à la condition non négociable formulée par la communauté ;</w:t>
      </w:r>
    </w:p>
    <w:p w14:paraId="29946FF8" w14:textId="77777777" w:rsidR="00AC3B94" w:rsidRPr="00AC3B94" w:rsidRDefault="00AC3B94" w:rsidP="00686AEB">
      <w:pPr>
        <w:numPr>
          <w:ilvl w:val="0"/>
          <w:numId w:val="21"/>
        </w:numPr>
        <w:spacing w:after="0" w:line="276" w:lineRule="auto"/>
        <w:ind w:left="714" w:hanging="357"/>
        <w:jc w:val="both"/>
        <w:rPr>
          <w:rFonts w:ascii="Arial" w:eastAsia="Arial" w:hAnsi="Arial" w:cs="Arial"/>
          <w:kern w:val="0"/>
          <w:sz w:val="21"/>
          <w:szCs w:val="21"/>
          <w:lang w:val="fr-FR" w:eastAsia="fr-FR"/>
          <w14:ligatures w14:val="none"/>
        </w:rPr>
      </w:pPr>
      <w:r>
        <w:rPr>
          <w:rFonts w:ascii="Arial" w:eastAsia="Arial" w:hAnsi="Arial" w:cs="Arial"/>
          <w:kern w:val="0"/>
          <w:sz w:val="21"/>
          <w:szCs w:val="21"/>
          <w:lang w:val="fr-FR" w:eastAsia="fr-FR"/>
          <w14:ligatures w14:val="none"/>
        </w:rPr>
        <w:t xml:space="preserve">Les sites de Taloukhouré-Daranta et Touguikérin font l'objet de mesures proportionnelles à leur niveau d'importance respectif (moyen et faible).</w:t>
      </w:r>
    </w:p>
    <w:p w14:paraId="3E98428D" w14:textId="77777777" w:rsidR="00AC3B94" w:rsidRPr="00AC3B94" w:rsidRDefault="00AC3B94" w:rsidP="00AC3B94">
      <w:pPr>
        <w:spacing w:before="100" w:after="100" w:line="276" w:lineRule="auto"/>
        <w:jc w:val="both"/>
        <w:rPr>
          <w:rFonts w:ascii="Arial" w:eastAsia="Arial" w:hAnsi="Arial" w:cs="Arial"/>
          <w:kern w:val="0"/>
          <w:sz w:val="21"/>
          <w:szCs w:val="21"/>
          <w:lang w:val="fr-FR" w:eastAsia="fr-FR"/>
          <w14:ligatures w14:val="none"/>
        </w:rPr>
      </w:pPr>
    </w:p>
    <w:p w14:paraId="723E03AC" w14:textId="77777777" w:rsidR="00085A84" w:rsidRPr="00AC3B94" w:rsidRDefault="00085A84" w:rsidP="00A654C0">
      <w:pPr>
        <w:rPr>
          <w:lang w:val="fr-FR"/>
        </w:rPr>
      </w:pPr>
    </w:p>
    <w:sectPr w:rsidR="00085A84" w:rsidRPr="00AC3B9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Jerry Kalonji" w:date="2026-08-10T14:01:00Z" w:initials="JK">
    <w:p w14:paraId="685E54DC" w14:textId="23F6A046" w:rsidR="004403C4" w:rsidRDefault="004403C4">
      <w:pPr>
        <w:pStyle w:val="Commentaire"/>
      </w:pPr>
      <w:r>
        <w:rPr>
          <w:rStyle w:val="Marquedecommentaire"/>
        </w:rPr>
        <w:annotationRef/>
      </w:r>
      <w:r>
        <w:t xml:space="preserve">Veuillez systématiquement </w:t>
      </w:r>
      <w:r w:rsidR="00370CFF">
        <w:t>numéroter et intituler les tableaux.</w:t>
      </w:r>
    </w:p>
  </w:comment>
  <w:comment w:id="31" w:author="Jerry Kalonji" w:date="2026-08-10T14:01:00Z" w:initials="JK">
    <w:p w14:paraId="221B8BC6" w14:textId="77777777" w:rsidR="008A5A48" w:rsidRDefault="008A5A48" w:rsidP="008A5A48">
      <w:pPr>
        <w:pStyle w:val="Commentaire"/>
      </w:pPr>
      <w:r>
        <w:rPr>
          <w:rStyle w:val="Marquedecommentaire"/>
        </w:rPr>
        <w:annotationRef/>
      </w:r>
      <w:r>
        <w:t>Veuillez systématiquement numéroter et intituler les tableaux.</w:t>
      </w:r>
    </w:p>
  </w:comment>
  <w:comment w:id="32" w:author="Ismael SAMBY" w:date="2026-08-10T16:29:00Z" w:initials="IS">
    <w:p w14:paraId="65AC9971" w14:textId="5E352D5B" w:rsidR="008A5A48" w:rsidRDefault="008A5A48">
      <w:pPr>
        <w:pStyle w:val="Commentaire"/>
      </w:pPr>
      <w:r>
        <w:rPr>
          <w:rStyle w:val="Marquedecommentaire"/>
        </w:rPr>
        <w:annotationRef/>
      </w:r>
      <w:r>
        <w:t>Ok</w:t>
      </w:r>
    </w:p>
  </w:comment>
  <w:comment w:id="156" w:author="Jerry Kalonji" w:date="2026-08-10T14:13:00Z" w:initials="JK">
    <w:p w14:paraId="5966D76A" w14:textId="1D0420F6" w:rsidR="00687BA3" w:rsidRDefault="00687BA3">
      <w:pPr>
        <w:pStyle w:val="Commentaire"/>
      </w:pPr>
      <w:r>
        <w:rPr>
          <w:rStyle w:val="Marquedecommentaire"/>
        </w:rPr>
        <w:annotationRef/>
      </w:r>
      <w:r w:rsidR="005850E3">
        <w:t>Veuillez indiquer les biens du patrimoine culturel qui risquent d’être impactés par le projet : le savoir</w:t>
      </w:r>
      <w:r w:rsidR="000F1119">
        <w:t>-</w:t>
      </w:r>
      <w:r w:rsidR="005850E3">
        <w:t xml:space="preserve">faire </w:t>
      </w:r>
      <w:r w:rsidR="000F1119">
        <w:t xml:space="preserve">traditionnel </w:t>
      </w:r>
      <w:r w:rsidR="005850E3">
        <w:t>lié à la sal</w:t>
      </w:r>
      <w:r w:rsidR="00455A83">
        <w:t>iculture</w:t>
      </w:r>
      <w:r w:rsidR="003E342E">
        <w:t xml:space="preserve"> (comme les communautés risquent d’être éloignées des lieux où elles ramassent le sel)</w:t>
      </w:r>
      <w:r w:rsidR="00130BB1">
        <w:t xml:space="preserve">, etc. </w:t>
      </w:r>
    </w:p>
  </w:comment>
  <w:comment w:id="157" w:author="Ismael SAMBY" w:date="2026-08-10T16:37:00Z" w:initials="IS">
    <w:p w14:paraId="7E29FE76" w14:textId="2E22DB35" w:rsidR="00831595" w:rsidRDefault="00831595">
      <w:pPr>
        <w:pStyle w:val="Commentaire"/>
      </w:pPr>
      <w:r>
        <w:rPr>
          <w:rStyle w:val="Marquedecommentaire"/>
        </w:rPr>
        <w:annotationRef/>
      </w:r>
      <w:r>
        <w:t>Ok</w:t>
      </w:r>
    </w:p>
  </w:comment>
  <w:comment w:id="181" w:author="Jerry Kalonji" w:date="2026-08-10T14:13:00Z" w:initials="JK">
    <w:p w14:paraId="72FF92D8" w14:textId="04D28962" w:rsidR="00687BA3" w:rsidRPr="00687BA3" w:rsidRDefault="00687BA3">
      <w:pPr>
        <w:pStyle w:val="Commentaire"/>
      </w:pPr>
      <w:r>
        <w:rPr>
          <w:rStyle w:val="Marquedecommentaire"/>
        </w:rPr>
        <w:annotationRef/>
      </w:r>
      <w:r>
        <w:t xml:space="preserve">Ceci semble vide. </w:t>
      </w:r>
      <w:r w:rsidRPr="00687BA3">
        <w:t>Une mosquée, en tant que bâtiment, n'est généralement pas considérée comme un bien du patrimoine culturel immatériel. Elle relève plutôt du patrimoine culturel matériel, puisqu'il s'agit d'un édifice physique.</w:t>
      </w:r>
    </w:p>
  </w:comment>
  <w:comment w:id="333" w:author="Jerry Kalonji" w:date="2026-08-10T14:41:00Z" w:initials="JK">
    <w:p w14:paraId="64330D5B" w14:textId="31D5E042" w:rsidR="00524889" w:rsidRDefault="00524889">
      <w:pPr>
        <w:pStyle w:val="Commentaire"/>
      </w:pPr>
      <w:r>
        <w:rPr>
          <w:rStyle w:val="Marquedecommentaire"/>
        </w:rPr>
        <w:annotationRef/>
      </w:r>
      <w:r>
        <w:t>S’agit-il de la structure ou du contenu</w:t>
      </w:r>
      <w:r w:rsidR="003C1723">
        <w:t xml:space="preserve">? </w:t>
      </w:r>
    </w:p>
  </w:comment>
  <w:comment w:id="334" w:author="Ismael SAMBY" w:date="2026-08-10T16:20:00Z" w:initials="IS">
    <w:p w14:paraId="2E3A284F" w14:textId="296195FA" w:rsidR="008A5A48" w:rsidRDefault="008A5A48">
      <w:pPr>
        <w:pStyle w:val="Commentaire"/>
      </w:pPr>
      <w:r>
        <w:rPr>
          <w:rStyle w:val="Marquedecommentaire"/>
        </w:rPr>
        <w:annotationRef/>
      </w:r>
      <w:r>
        <w:t>Ok</w:t>
      </w:r>
    </w:p>
  </w:comment>
  <w:comment w:id="339" w:author="Jerry Kalonji" w:date="2026-08-10T14:39:00Z" w:initials="JK">
    <w:p w14:paraId="416F8007" w14:textId="5CC0C47F" w:rsidR="00133FD3" w:rsidRDefault="00133FD3">
      <w:pPr>
        <w:pStyle w:val="Commentaire"/>
      </w:pPr>
      <w:r>
        <w:rPr>
          <w:rStyle w:val="Marquedecommentaire"/>
        </w:rPr>
        <w:annotationRef/>
      </w:r>
      <w:r>
        <w:t>Veuillez insérer le tableau concerné.</w:t>
      </w:r>
    </w:p>
  </w:comment>
  <w:comment w:id="340" w:author="Ismael SAMBY" w:date="2026-08-10T16:21:00Z" w:initials="IS">
    <w:p w14:paraId="15679E89" w14:textId="628A5FEC" w:rsidR="008A5A48" w:rsidRDefault="008A5A48">
      <w:pPr>
        <w:pStyle w:val="Commentaire"/>
      </w:pPr>
      <w:r>
        <w:rPr>
          <w:rStyle w:val="Marquedecommentaire"/>
        </w:rPr>
        <w:annotationRef/>
      </w:r>
      <w:r>
        <w:t>Ok</w:t>
      </w:r>
    </w:p>
  </w:comment>
  <w:comment w:id="341" w:author="Dr IBRAHIMA DIALLO" w:date="2026-08-17T10:00:00Z" w:initials="ID">
    <w:p w14:paraId="2EA0001" w14:textId="2EB0001" w:rsidR="004403C4" w:rsidRDefault="004403C4">
      <w:pPr>
        <w:pStyle w:val="Commentaire"/>
      </w:pPr>
      <w:r>
        <w:rPr>
          <w:rStyle w:val="Marquedecommentaire"/>
          <w:highlight w:val="yellow"/>
        </w:rPr>
        <w:annotationRef/>
      </w:r>
      <w:r>
        <w:rPr>
          <w:highlight w:val="yellow"/>
          <w:lang w:val="fr-FR"/>
        </w:rPr>
        <w:t xml:space="preserve">Cadre financier à intégrer : le Projet étant financé par la China Exim Bank, il convient d'ajouter, en complément du cadre guinéen, le référentiel social et environnemental du bailleur chinois applicable au patrimoine culturel : « Directives d'évaluation des impacts environnementaux et sociaux des projets de prêt » de la China Exim Bank (2007, ressources culturelles physiques) et « Lignes directrices pour la protection de l'environnement écologique dans les projets d'investissement et de coopération à l'étranger » (MOFCOM/MEE, 2022). Ces textes imposent le respect du patrimoine culturel du pays hôte et des bonnes pratiques internationales.</w:t>
      </w:r>
    </w:p>
  </w:comment>
  <w:comment w:id="342" w:author="Dr IBRAHIMA DIALLO" w:date="2026-08-17T10:00:00Z" w:initials="ID">
    <w:p w14:paraId="2EA0002" w14:textId="2EB0002" w:rsidR="004403C4" w:rsidRDefault="004403C4">
      <w:pPr>
        <w:pStyle w:val="Commentaire"/>
      </w:pPr>
      <w:r>
        <w:rPr>
          <w:rStyle w:val="Marquedecommentaire"/>
          <w:highlight w:val="yellow"/>
        </w:rPr>
        <w:annotationRef/>
      </w:r>
      <w:r>
        <w:rPr>
          <w:highlight w:val="yellow"/>
          <w:lang w:val="fr-FR"/>
        </w:rPr>
        <w:t xml:space="preserve">Vérifier et préciser la référence constitutionnelle : indiquer l'article exact garantissant la liberté de culte et confirmer la date d'entrée en vigueur du texte visé. Une citation précise (numéro d'article) renforce la valeur juridique du Plan.</w:t>
      </w:r>
    </w:p>
  </w:comment>
  <w:comment w:id="343" w:author="Dr IBRAHIMA DIALLO" w:date="2026-08-17T10:00:00Z" w:initials="ID">
    <w:p w14:paraId="2EA0003" w14:textId="2EB0003" w:rsidR="004403C4" w:rsidRDefault="004403C4">
      <w:pPr>
        <w:pStyle w:val="Commentaire"/>
      </w:pPr>
      <w:r>
        <w:rPr>
          <w:rStyle w:val="Marquedecommentaire"/>
          <w:highlight w:val="yellow"/>
        </w:rPr>
        <w:annotationRef/>
      </w:r>
      <w:r>
        <w:rPr>
          <w:highlight w:val="yellow"/>
          <w:lang w:val="fr-FR"/>
        </w:rPr>
        <w:t xml:space="preserve">Cohérence institutionnelle à vérifier : l'arrêté est rattaché au MEDD (environnement) alors que l'autorité compétente pour le patrimoine culturel, citée plus loin, est la Direction nationale du patrimoine (ministère en charge de la Culture) et la Direction Préfectorale du Tourisme et de l'Hôtellerie. Préciser l'articulation entre ces autorités et confirmer l'intitulé et l'objet exacts de l'arrêté.</w:t>
      </w:r>
    </w:p>
  </w:comment>
  <w:comment w:id="344" w:author="Dr IBRAHIMA DIALLO" w:date="2026-08-17T10:00:00Z" w:initials="ID">
    <w:p w14:paraId="2EA0004" w14:textId="2EB0004" w:rsidR="004403C4" w:rsidRDefault="004403C4">
      <w:pPr>
        <w:pStyle w:val="Commentaire"/>
      </w:pPr>
      <w:r>
        <w:rPr>
          <w:rStyle w:val="Marquedecommentaire"/>
          <w:highlight w:val="yellow"/>
        </w:rPr>
        <w:annotationRef/>
      </w:r>
      <w:r>
        <w:rPr>
          <w:highlight w:val="yellow"/>
          <w:lang w:val="fr-FR"/>
        </w:rPr>
        <w:t xml:space="preserve">Corriger l'intitulé (« Tableau 1 : Sites identifiés »). Recommandation : aligner les Tableaux 1 et 2 (mêmes sites, coordonnées, distances, importance) pour éviter doublons et divergences ; homogénéiser l'orthographe des villages (Katchafn/Katchafan) et les niveaux d'importance (Élevée/Haut/Elévé).</w:t>
      </w:r>
    </w:p>
  </w:comment>
  <w:comment w:id="345" w:author="Dr IBRAHIMA DIALLO" w:date="2026-08-17T10:00:00Z" w:initials="ID">
    <w:p w14:paraId="2EA0005" w14:textId="2EB0005" w:rsidR="004403C4" w:rsidRDefault="004403C4">
      <w:pPr>
        <w:pStyle w:val="Commentaire"/>
      </w:pPr>
      <w:r>
        <w:rPr>
          <w:rStyle w:val="Marquedecommentaire"/>
          <w:highlight w:val="yellow"/>
        </w:rPr>
        <w:annotationRef/>
      </w:r>
      <w:r>
        <w:rPr>
          <w:highlight w:val="yellow"/>
          <w:lang w:val="fr-FR"/>
        </w:rPr>
        <w:t xml:space="preserve">Le périmètre de protection de 200 m semble reprendre la distance à la centrale plutôt que résulter d'une évaluation d'impact. Recommandation : justifier techniquement la zone tampon de Dawakaré par les impacts réels (bruit, vibrations, poussières, lumière, altération de la mare et de la galerie forestière) et acter formellement son statut de « zone d'exclusion / no-go ». La NP 8 de la SFI (patrimoine critique) impose l'absence d'impact négatif significatif sur un site non reproductible.</w:t>
      </w:r>
    </w:p>
  </w:comment>
  <w:comment w:id="346" w:author="Dr IBRAHIMA DIALLO" w:date="2026-08-17T10:00:00Z" w:initials="ID">
    <w:p w14:paraId="2EA0006" w14:textId="2EB0006" w:rsidR="004403C4" w:rsidRDefault="004403C4">
      <w:pPr>
        <w:pStyle w:val="Commentaire"/>
      </w:pPr>
      <w:r>
        <w:rPr>
          <w:rStyle w:val="Marquedecommentaire"/>
          <w:highlight w:val="yellow"/>
        </w:rPr>
        <w:annotationRef/>
      </w:r>
      <w:r>
        <w:rPr>
          <w:highlight w:val="yellow"/>
          <w:lang w:val="fr-FR"/>
        </w:rPr>
        <w:t xml:space="preserve">Site relevant du « patrimoine culturel critique » au sens de la NP 8 de la SFI : un bien non reproductible et vital pour les communautés doit bénéficier d'une analyse d'alternatives démontrant l'évitement (micro-implantation de la centrale), d'un engagement de non-atteinte et d'un processus de consentement des détenteurs. Recommandation : documenter explicitement cette catégorie et l'analyse d'alternatives.</w:t>
      </w:r>
    </w:p>
  </w:comment>
  <w:comment w:id="347" w:author="Dr IBRAHIMA DIALLO" w:date="2026-08-17T10:00:00Z" w:initials="ID">
    <w:p w14:paraId="2EA0007" w14:textId="2EB0007" w:rsidR="004403C4" w:rsidRDefault="004403C4">
      <w:pPr>
        <w:pStyle w:val="Commentaire"/>
      </w:pPr>
      <w:r>
        <w:rPr>
          <w:rStyle w:val="Marquedecommentaire"/>
          <w:highlight w:val="yellow"/>
        </w:rPr>
        <w:annotationRef/>
      </w:r>
      <w:r>
        <w:rPr>
          <w:highlight w:val="yellow"/>
          <w:lang w:val="fr-FR"/>
        </w:rPr>
        <w:t xml:space="preserve">Clarification utile. Toutefois, le Projet étant financé par la China Exim Bank, il est recommandé de désigner comme référentiel international principal les exigences du bailleur chinois (China Exim Bank 2007 ; MOFCOM/MEE 2022), la NP 8 de la SFI et la norme ESS8 de la Banque mondiale étant mobilisées à titre de bonnes pratiques complémentaires. Ceci ancre le choix méthodologique dans le cadre contractuel réel du Projet.</w:t>
      </w:r>
    </w:p>
  </w:comment>
  <w:comment w:id="348" w:author="Dr IBRAHIMA DIALLO" w:date="2026-08-17T10:00:00Z" w:initials="ID">
    <w:p w14:paraId="2EA0008" w14:textId="2EB0008" w:rsidR="004403C4" w:rsidRDefault="004403C4">
      <w:pPr>
        <w:pStyle w:val="Commentaire"/>
      </w:pPr>
      <w:r>
        <w:rPr>
          <w:rStyle w:val="Marquedecommentaire"/>
          <w:highlight w:val="yellow"/>
        </w:rPr>
        <w:annotationRef/>
      </w:r>
      <w:r>
        <w:rPr>
          <w:highlight w:val="yellow"/>
          <w:lang w:val="fr-FR"/>
        </w:rPr>
        <w:t xml:space="preserve">Erreur de référence juridique : « la loi de 1991 sur les monuments et les reliques » n'est pas un texte guinéen (elle provient vraisemblablement d'un autre pays). La remplacer par la Loi L/2016/036/A du 09/11/2016 relative à la protection, la conservation et la mise en valeur du patrimoine culturel national (classement et inscription à l'inventaire).</w:t>
      </w:r>
    </w:p>
  </w:comment>
  <w:comment w:id="349" w:author="Dr IBRAHIMA DIALLO" w:date="2026-08-17T10:00:00Z" w:initials="ID">
    <w:p w14:paraId="2EA0009" w14:textId="2EB0009" w:rsidR="004403C4" w:rsidRDefault="004403C4">
      <w:pPr>
        <w:pStyle w:val="Commentaire"/>
      </w:pPr>
      <w:r>
        <w:rPr>
          <w:rStyle w:val="Marquedecommentaire"/>
          <w:highlight w:val="yellow"/>
        </w:rPr>
        <w:annotationRef/>
      </w:r>
      <w:r>
        <w:rPr>
          <w:highlight w:val="yellow"/>
          <w:lang w:val="fr-FR"/>
        </w:rPr>
        <w:t xml:space="preserve">Compléter la grille : la NP 8 de la SFI distingue le patrimoine reproductible, non reproductible et critique. Ajouter la catégorie « patrimoine critique » (biens non reproductibles de grande valeur, ex. Dawakaré) et les exigences renforcées associées (évitement, non-atteinte, consentement).</w:t>
      </w:r>
    </w:p>
  </w:comment>
  <w:comment w:id="350" w:author="Dr IBRAHIMA DIALLO" w:date="2026-08-17T10:00:00Z" w:initials="ID">
    <w:p w14:paraId="2EA000A" w14:textId="2EB000A" w:rsidR="004403C4" w:rsidRDefault="004403C4">
      <w:pPr>
        <w:pStyle w:val="Commentaire"/>
      </w:pPr>
      <w:r>
        <w:rPr>
          <w:rStyle w:val="Marquedecommentaire"/>
          <w:highlight w:val="yellow"/>
        </w:rPr>
        <w:annotationRef/>
      </w:r>
      <w:r>
        <w:rPr>
          <w:highlight w:val="yellow"/>
          <w:lang w:val="fr-FR"/>
        </w:rPr>
        <w:t xml:space="preserve">Préciser la dénomination exacte et les compétences de l'autorité nationale du patrimoine (rattachement ministériel, procédures de déclaration/classement, découvertes fortuites) et clarifier son articulation avec la Direction Préfectorale du Tourisme et de l'Hôtellerie (DPTH) citée dans la procédure de découverte fortuite. Une chaîne d'autorité cohérente est exigée par le bailleur.</w:t>
      </w:r>
    </w:p>
  </w:comment>
  <w:comment w:id="351" w:author="Dr IBRAHIMA DIALLO" w:date="2026-08-17T10:00:00Z" w:initials="ID">
    <w:p w14:paraId="2EA000B" w14:textId="2EB000B" w:rsidR="004403C4" w:rsidRDefault="004403C4">
      <w:pPr>
        <w:pStyle w:val="Commentaire"/>
      </w:pPr>
      <w:r>
        <w:rPr>
          <w:rStyle w:val="Marquedecommentaire"/>
          <w:highlight w:val="yellow"/>
        </w:rPr>
        <w:annotationRef/>
      </w:r>
      <w:r>
        <w:rPr>
          <w:highlight w:val="yellow"/>
          <w:lang w:val="fr-FR"/>
        </w:rPr>
        <w:t xml:space="preserve">Corriger « adaptée » en « adoptée ». Compléter les instruments internationaux pertinents, ratifiés par la Chine et par la Guinée : la Convention de 2003 pour la sauvegarde du patrimoine culturel immatériel (essentielle ici compte tenu des pratiques rituelles Baga/Nalou) et la Convention de 1970 (trafic illicite). Recommander l'application des Principes ICOMOS-Chine pour la conservation des sites patrimoniaux comme guide technique.</w:t>
      </w:r>
    </w:p>
  </w:comment>
  <w:comment w:id="352" w:author="Dr IBRAHIMA DIALLO" w:date="2026-08-17T10:00:00Z" w:initials="ID">
    <w:p w14:paraId="2EA000C" w14:textId="2EB000C" w:rsidR="004403C4" w:rsidRDefault="004403C4">
      <w:pPr>
        <w:pStyle w:val="Commentaire"/>
      </w:pPr>
      <w:r>
        <w:rPr>
          <w:rStyle w:val="Marquedecommentaire"/>
          <w:highlight w:val="yellow"/>
        </w:rPr>
        <w:annotationRef/>
      </w:r>
      <w:r>
        <w:rPr>
          <w:highlight w:val="yellow"/>
          <w:lang w:val="fr-FR"/>
        </w:rPr>
        <w:t xml:space="preserve">Préciser le fondement et le processus du consentement libre, préalable et éclairé (CLPE/FPIC) : distinction « consentement » vs « consultation », documentation de l'accord des détenteurs coutumiers, gestion des désaccords et articulation avec la NP 7 de la SFI (communautés traditionnelles) le cas échéant. Le bailleur exige une preuve documentée du consentement pour les sites critiques.</w:t>
      </w:r>
    </w:p>
  </w:comment>
  <w:comment w:id="353" w:author="Dr IBRAHIMA DIALLO" w:date="2026-08-17T10:00:00Z" w:initials="ID">
    <w:p w14:paraId="2EA000D" w14:textId="2EB000D" w:rsidR="004403C4" w:rsidRDefault="004403C4">
      <w:pPr>
        <w:pStyle w:val="Commentaire"/>
      </w:pPr>
      <w:r>
        <w:rPr>
          <w:rStyle w:val="Marquedecommentaire"/>
          <w:highlight w:val="yellow"/>
        </w:rPr>
        <w:annotationRef/>
      </w:r>
      <w:r>
        <w:rPr>
          <w:highlight w:val="yellow"/>
          <w:lang w:val="fr-FR"/>
        </w:rPr>
        <w:t xml:space="preserve">Procédure conforme aux bonnes pratiques et à la logique de la Loi guinéenne (déclaration des découvertes fortuites) et de la loi chinoise sur les reliques culturelles (arrêt et déclaration). Recommandation : viser explicitement l'article de la Loi L/2016/036 imposant la déclaration et prévoir l'intervention d'un archéologue qualifié pour l'évaluation.</w:t>
      </w:r>
    </w:p>
  </w:comment>
  <w:comment w:id="354" w:author="Dr IBRAHIMA DIALLO" w:date="2026-08-17T10:00:00Z" w:initials="ID">
    <w:p w14:paraId="2EA000E" w14:textId="2EB000E" w:rsidR="004403C4" w:rsidRDefault="004403C4">
      <w:pPr>
        <w:pStyle w:val="Commentaire"/>
      </w:pPr>
      <w:r>
        <w:rPr>
          <w:rStyle w:val="Marquedecommentaire"/>
          <w:highlight w:val="yellow"/>
        </w:rPr>
        <w:annotationRef/>
      </w:r>
      <w:r>
        <w:rPr>
          <w:highlight w:val="yellow"/>
          <w:lang w:val="fr-FR"/>
        </w:rPr>
        <w:t xml:space="preserve">Incohérence d'autorité : la découverte fortuite notifie la DPTH, alors que la section « Régulateur » désigne la Direction nationale du patrimoine et le Musée national (objets archéologiques). Harmoniser l'autorité compétente à notifier et préciser les délais légaux de déclaration.</w:t>
      </w:r>
    </w:p>
  </w:comment>
  <w:comment w:id="355" w:author="Dr IBRAHIMA DIALLO" w:date="2026-08-17T10:00:00Z" w:initials="ID">
    <w:p w14:paraId="2EA000F" w14:textId="2EB000F" w:rsidR="004403C4" w:rsidRDefault="004403C4">
      <w:pPr>
        <w:pStyle w:val="Commentaire"/>
      </w:pPr>
      <w:r>
        <w:rPr>
          <w:rStyle w:val="Marquedecommentaire"/>
          <w:highlight w:val="yellow"/>
        </w:rPr>
        <w:annotationRef/>
      </w:r>
      <w:r>
        <w:rPr>
          <w:highlight w:val="yellow"/>
          <w:lang w:val="fr-FR"/>
        </w:rPr>
        <w:t xml:space="preserve">Ajouter un protocole spécifique de découverte de restes humains (probable ici : cimetières islamiques dispersés, tombes en concession). Ce protocole doit prévoir la notification des autorités (police/parquet le cas échéant), l'intervention d'un anthropologue et une ré-inhumation respectant les rites islamiques et coutumiers, en accord avec les familles. Les restes humains ne relèvent pas de la simple procédure archéologique.</w:t>
      </w:r>
    </w:p>
  </w:comment>
  <w:comment w:id="356" w:author="Dr IBRAHIMA DIALLO" w:date="2026-08-17T10:00:00Z" w:initials="ID">
    <w:p w14:paraId="2EA0010" w14:textId="2EB0010" w:rsidR="004403C4" w:rsidRDefault="004403C4">
      <w:pPr>
        <w:pStyle w:val="Commentaire"/>
      </w:pPr>
      <w:r>
        <w:rPr>
          <w:rStyle w:val="Marquedecommentaire"/>
          <w:highlight w:val="yellow"/>
        </w:rPr>
        <w:annotationRef/>
      </w:r>
      <w:r>
        <w:rPr>
          <w:highlight w:val="yellow"/>
          <w:lang w:val="fr-FR"/>
        </w:rPr>
        <w:t xml:space="preserve">Articuler explicitement le PGPC avec le Plan d'Action de Réinstallation (PAR) et la NP 5 de la SFI : la condition « déplacement du génie avant déplacement des ménages » doit figurer comme jalon contraignant du calendrier du PAR et conditionner la libération des emprises. Prévoir la validation communautaire du site d'accueil et du rituel de transfert.</w:t>
      </w:r>
    </w:p>
  </w:comment>
  <w:comment w:id="357" w:author="Dr IBRAHIMA DIALLO" w:date="2026-08-17T10:00:00Z" w:initials="ID">
    <w:p w14:paraId="2EA0011" w14:textId="2EB0011" w:rsidR="004403C4" w:rsidRDefault="004403C4">
      <w:pPr>
        <w:pStyle w:val="Commentaire"/>
      </w:pPr>
      <w:r>
        <w:rPr>
          <w:rStyle w:val="Marquedecommentaire"/>
          <w:highlight w:val="yellow"/>
        </w:rPr>
        <w:annotationRef/>
      </w:r>
      <w:r>
        <w:rPr>
          <w:highlight w:val="yellow"/>
          <w:lang w:val="fr-FR"/>
        </w:rPr>
        <w:t xml:space="preserve">Préciser les référentiels et valeurs seuils du suivi de l'eau : normes chinoises GB 3838-2002 (qualité des eaux de surface) et/ou GB/T 14848-2017 (eaux souterraines), à défaut lignes directrices de l'OMS. Établir un état de référence avant travaux, recourir à un laboratoire accrédité et fixer des seuils d'alerte déclenchant des actions correctives ; ajouter les paramètres pertinents (fluorures, DCO, MES).</w:t>
      </w:r>
    </w:p>
  </w:comment>
  <w:comment w:id="358" w:author="Dr IBRAHIMA DIALLO" w:date="2026-08-17T10:00:00Z" w:initials="ID">
    <w:p w14:paraId="2EA0012" w14:textId="2EB0012" w:rsidR="004403C4" w:rsidRDefault="004403C4">
      <w:pPr>
        <w:pStyle w:val="Commentaire"/>
      </w:pPr>
      <w:r>
        <w:rPr>
          <w:rStyle w:val="Marquedecommentaire"/>
          <w:highlight w:val="yellow"/>
        </w:rPr>
        <w:annotationRef/>
      </w:r>
      <w:r>
        <w:rPr>
          <w:highlight w:val="yellow"/>
          <w:lang w:val="fr-FR"/>
        </w:rPr>
        <w:t xml:space="preserve">Fixer des seuils sonores de référence : normes chinoises GB 3096-2008 (environnement acoustique) et GB 12523-2011 (bruit de chantier). Définir des valeurs limites aux limites des zones tampons et des mesures de réduction en cas de dépassement, compte tenu de la sensibilité rituelle des sites.</w:t>
      </w:r>
    </w:p>
  </w:comment>
  <w:comment w:id="359" w:author="Dr IBRAHIMA DIALLO" w:date="2026-08-17T10:00:00Z" w:initials="ID">
    <w:p w14:paraId="2EA0013" w14:textId="2EB0013" w:rsidR="004403C4" w:rsidRDefault="004403C4">
      <w:pPr>
        <w:pStyle w:val="Commentaire"/>
      </w:pPr>
      <w:r>
        <w:rPr>
          <w:rStyle w:val="Marquedecommentaire"/>
          <w:highlight w:val="yellow"/>
        </w:rPr>
        <w:annotationRef/>
      </w:r>
      <w:r>
        <w:rPr>
          <w:highlight w:val="yellow"/>
          <w:lang w:val="fr-FR"/>
        </w:rPr>
        <w:t xml:space="preserve">Fixer un seuil de vibration protecteur : à défaut de norme patrimoniale locale, retenir la norme chinoise GB 6722 (sécurité des tirs et vibrations) et les valeurs guides applicables aux structures et sites sensibles. Prévoir un suivi continu pendant les travaux de fondation et l'arrêt en cas de dépassement, compte tenu du caractère non reproductible du site.</w:t>
      </w:r>
    </w:p>
  </w:comment>
  <w:comment w:id="360" w:author="Dr IBRAHIMA DIALLO" w:date="2026-08-17T10:00:00Z" w:initials="ID">
    <w:p w14:paraId="2EA0014" w14:textId="2EB0014" w:rsidR="004403C4" w:rsidRDefault="004403C4">
      <w:pPr>
        <w:pStyle w:val="Commentaire"/>
      </w:pPr>
      <w:r>
        <w:rPr>
          <w:rStyle w:val="Marquedecommentaire"/>
          <w:highlight w:val="yellow"/>
        </w:rPr>
        <w:annotationRef/>
      </w:r>
      <w:r>
        <w:rPr>
          <w:highlight w:val="yellow"/>
          <w:lang w:val="fr-FR"/>
        </w:rPr>
        <w:t xml:space="preserve">Recommandation : intégrer au PGPC un budget indicatif dédié (traitements rituels, sites d'accueil des génies, zones tampons et signalétique, documentation du patrimoine immatériel, suivis eau/bruit/vibrations, formation, fonctionnement du comité de suivi), même sous forme d'ordres de grandeur, avec renvoi au PGES pour le détail. Un plan sans ligne budgétaire propre est difficilement auditable par le bailleur.</w:t>
      </w:r>
    </w:p>
  </w:comment>
  <w:comment w:id="361" w:author="Dr IBRAHIMA DIALLO" w:date="2026-08-17T10:00:00Z" w:initials="ID">
    <w:p w14:paraId="2EA0015" w14:textId="2EB0015" w:rsidR="004403C4" w:rsidRDefault="004403C4">
      <w:pPr>
        <w:pStyle w:val="Commentaire"/>
      </w:pPr>
      <w:r>
        <w:rPr>
          <w:rStyle w:val="Marquedecommentaire"/>
          <w:highlight w:val="yellow"/>
        </w:rPr>
        <w:annotationRef/>
      </w:r>
      <w:r>
        <w:rPr>
          <w:highlight w:val="yellow"/>
          <w:lang w:val="fr-FR"/>
        </w:rPr>
        <w:t xml:space="preserve">Protéger les données sensibles de localisation : la diffusion des coordonnées GPS précises des sites sacrés peut favoriser pillages et intrusions. Recommandation : classer ces données comme confidentielles, en restreindre l'accès (WCAG, autorité du patrimoine, détenteurs) et n'en publier que des versions généralisées, conformément au principe de confidentialité déjà énoncé.</w:t>
      </w:r>
    </w:p>
  </w:comment>
  <w:comment w:id="362" w:author="Dr IBRAHIMA DIALLO" w:date="2026-08-17T10:00:00Z" w:initials="ID">
    <w:p w14:paraId="2EA0016" w14:textId="2EB0016" w:rsidR="004403C4" w:rsidRDefault="004403C4">
      <w:pPr>
        <w:pStyle w:val="Commentaire"/>
      </w:pPr>
      <w:r>
        <w:rPr>
          <w:rStyle w:val="Marquedecommentaire"/>
          <w:highlight w:val="yellow"/>
        </w:rPr>
        <w:annotationRef/>
      </w:r>
      <w:r>
        <w:rPr>
          <w:highlight w:val="yellow"/>
          <w:lang w:val="fr-FR"/>
        </w:rPr>
        <w:t xml:space="preserve">Aligner le programme de documentation sur la Convention UNESCO de 2003 (patrimoine immatériel) : consentement éclairé documenté des officiants, partage des bénéfices et propriété intellectuelle communautaire des enregistrements, conditions d'accès et d'usage de l'archive. Prévoir un protocole de consentement écrit spécifique aux captations.</w:t>
      </w:r>
    </w:p>
  </w:comment>
  <w:comment w:id="363" w:author="Dr IBRAHIMA DIALLO" w:date="2026-08-17T10:00:00Z" w:initials="ID">
    <w:p w14:paraId="2EA0017" w14:textId="2EB0017" w:rsidR="004403C4" w:rsidRDefault="004403C4">
      <w:pPr>
        <w:pStyle w:val="Commentaire"/>
      </w:pPr>
      <w:r>
        <w:rPr>
          <w:rStyle w:val="Marquedecommentaire"/>
          <w:highlight w:val="yellow"/>
        </w:rPr>
        <w:annotationRef/>
      </w:r>
      <w:r>
        <w:rPr>
          <w:highlight w:val="yellow"/>
          <w:lang w:val="fr-FR"/>
        </w:rPr>
        <w:t xml:space="preserve">Point sensible : l'ensevelissement en concession implique un risque élevé de rencontre de sépultures lors des terrassements dans les six villages à déplacer. Recommandation : réaliser un recensement et un géoréférencement préalables des sépultures en concession avec les familles, et déclencher systématiquement le protocole « restes humains » avant tout terrassement.</w:t>
      </w:r>
    </w:p>
  </w:comment>
  <w:comment w:id="364" w:author="Dr IBRAHIMA DIALLO" w:date="2026-08-17T10:00:00Z" w:initials="ID">
    <w:p w14:paraId="2EA0018" w14:textId="2EB0018" w:rsidR="004403C4" w:rsidRDefault="004403C4">
      <w:pPr>
        <w:pStyle w:val="Commentaire"/>
      </w:pPr>
      <w:r>
        <w:rPr>
          <w:rStyle w:val="Marquedecommentaire"/>
          <w:highlight w:val="yellow"/>
        </w:rPr>
        <w:annotationRef/>
      </w:r>
      <w:r>
        <w:rPr>
          <w:highlight w:val="yellow"/>
          <w:lang w:val="fr-FR"/>
        </w:rPr>
        <w:t xml:space="preserve">Préciser les dimensions et le régime des zones tampons par site (distance, activités interdites, clôture et signalétique, maintien de l'accès communautaire) plutôt qu'une formulation générique. Pour Dawakaré, la zone tampon doit constituer une zone d'exclusion opposable dans les plans d'exécution.</w:t>
      </w:r>
    </w:p>
  </w:comment>
  <w:comment w:id="365" w:author="Dr IBRAHIMA DIALLO" w:date="2026-08-17T10:00:00Z" w:initials="ID">
    <w:p w14:paraId="2EA0019" w14:textId="2EB0019" w:rsidR="004403C4" w:rsidRDefault="004403C4">
      <w:pPr>
        <w:pStyle w:val="Commentaire"/>
      </w:pPr>
      <w:r>
        <w:rPr>
          <w:rStyle w:val="Marquedecommentaire"/>
          <w:highlight w:val="yellow"/>
        </w:rPr>
        <w:annotationRef/>
      </w:r>
      <w:r>
        <w:rPr>
          <w:highlight w:val="yellow"/>
          <w:lang w:val="fr-FR"/>
        </w:rPr>
        <w:t xml:space="preserve">Prévoir, au sein du mécanisme de gestion des plaintes, un canal spécifique, confidentiel et culturellement adapté aux griefs patrimoniaux (langues locales, saisine par les détenteurs coutumiers, délais de traitement, voie de recours) et son articulation avec le comité de suivi patrimonial. Le bailleur exige un mécanisme de griefs accessible et documenté.</w:t>
      </w:r>
    </w:p>
  </w:comment>
  <w:comment w:id="366" w:author="Dr IBRAHIMA DIALLO" w:date="2026-08-17T10:00:00Z" w:initials="ID">
    <w:p w14:paraId="2EA001A" w14:textId="2EB001A" w:rsidR="004403C4" w:rsidRDefault="004403C4">
      <w:pPr>
        <w:pStyle w:val="Commentaire"/>
      </w:pPr>
      <w:r>
        <w:rPr>
          <w:rStyle w:val="Marquedecommentaire"/>
          <w:highlight w:val="yellow"/>
        </w:rPr>
        <w:annotationRef/>
      </w:r>
      <w:r>
        <w:rPr>
          <w:highlight w:val="yellow"/>
          <w:lang w:val="fr-FR"/>
        </w:rPr>
        <w:t xml:space="preserve">Ajouter une matrice claire des rôles et responsabilités (type RACI) désignant un Responsable Patrimoine Culturel dédié (anthropologue/archéologue qualifié), les interfaces avec les autorités et les communautés, et les moyens humains affectés. La gouvernance du PGPC gagnerait à être formalisée.</w:t>
      </w:r>
    </w:p>
  </w:comment>
  <w:comment w:id="367" w:author="Dr IBRAHIMA DIALLO" w:date="2026-08-17T10:00:00Z" w:initials="ID">
    <w:p w14:paraId="2EA001B" w14:textId="2EB001B" w:rsidR="004403C4" w:rsidRDefault="004403C4">
      <w:pPr>
        <w:pStyle w:val="Commentaire"/>
      </w:pPr>
      <w:r>
        <w:rPr>
          <w:rStyle w:val="Marquedecommentaire"/>
          <w:highlight w:val="yellow"/>
        </w:rPr>
        <w:annotationRef/>
      </w:r>
      <w:r>
        <w:rPr>
          <w:highlight w:val="yellow"/>
          <w:lang w:val="fr-FR"/>
        </w:rPr>
        <w:t xml:space="preserve">Formaliser les modalités de maintien de l'accès communautaire aux sites préservés malgré les périmètres de sécurité du chantier (itinéraires, autorisations, accompagnement), afin d'éviter une atteinte indirecte aux pratiques rituelles. Point souvent négligé lorsque les emprises industrielles isolent les sites.</w:t>
      </w:r>
    </w:p>
  </w:comment>
  <w:comment w:id="368" w:author="Dr IBRAHIMA DIALLO" w:date="2026-08-17T10:00:00Z" w:initials="ID">
    <w:p w14:paraId="2EA001C" w14:textId="2EB001C" w:rsidR="004403C4" w:rsidRDefault="004403C4">
      <w:pPr>
        <w:pStyle w:val="Commentaire"/>
      </w:pPr>
      <w:r>
        <w:rPr>
          <w:rStyle w:val="Marquedecommentaire"/>
          <w:highlight w:val="yellow"/>
        </w:rPr>
        <w:annotationRef/>
      </w:r>
      <w:r>
        <w:rPr>
          <w:highlight w:val="yellow"/>
          <w:lang w:val="fr-FR"/>
        </w:rPr>
        <w:t xml:space="preserve">Renforcer le volet formation : cible de 100 % du personnel formé avant tout terrassement, registres de présence, recyclage périodique et présence d'un archéologue/anthropologue mobilisable. Ajouter des cibles chiffrées (SMART) à l'ensemble des indicateurs de suivi, actuellement dépourvus de valeurs cibles.</w:t>
      </w:r>
    </w:p>
  </w:comment>
  <w:comment w:id="369" w:author="Dr IBRAHIMA DIALLO" w:date="2026-08-17T10:00:00Z" w:initials="ID">
    <w:p w14:paraId="2EA001D" w14:textId="2EB001D" w:rsidR="004403C4" w:rsidRDefault="004403C4">
      <w:pPr>
        <w:pStyle w:val="Commentaire"/>
      </w:pPr>
      <w:r>
        <w:rPr>
          <w:rStyle w:val="Marquedecommentaire"/>
          <w:highlight w:val="yellow"/>
        </w:rPr>
        <w:annotationRef/>
      </w:r>
      <w:r>
        <w:rPr>
          <w:highlight w:val="yellow"/>
          <w:lang w:val="fr-FR"/>
        </w:rPr>
        <w:t xml:space="preserve">Compléter par les instruments régionaux et internationaux pertinents ratifiés par la Guinée : Charte de la renaissance culturelle africaine (2006), et rappeler les Conventions UNESCO de 2003 (immatériel) et de 1970 (trafic illicite). Vérifier l'intitulé exact des instruments cités.</w:t>
      </w:r>
    </w:p>
  </w:comment>
  <w:comment w:id="370" w:author="Dr IBRAHIMA DIALLO" w:date="2026-08-17T10:00:00Z" w:initials="ID">
    <w:p w14:paraId="2EA001E" w14:textId="2EB001E" w:rsidR="004403C4" w:rsidRDefault="004403C4">
      <w:pPr>
        <w:pStyle w:val="Commentaire"/>
      </w:pPr>
      <w:r>
        <w:rPr>
          <w:rStyle w:val="Marquedecommentaire"/>
          <w:highlight w:val="yellow"/>
        </w:rPr>
        <w:annotationRef/>
      </w:r>
      <w:r>
        <w:rPr>
          <w:highlight w:val="yellow"/>
          <w:lang w:val="fr-FR"/>
        </w:rPr>
        <w:t xml:space="preserve">Veiller à ce que la prévention des « attentes déraisonnables » n'aboutisse pas à une sous-déclaration des sites : recommander un dispositif de divulgation continue (sites additionnels signalables à tout moment), une approche sensible au genre (recueil des valeurs patrimoniales des femmes, notamment là où l'accès aux sites leur est interdit) et la traçabilité des consultations.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5E54DC" w15:done="0"/>
  <w15:commentEx w15:paraId="221B8BC6" w15:done="0"/>
  <w15:commentEx w15:paraId="65AC9971" w15:paraIdParent="221B8BC6" w15:done="0"/>
  <w15:commentEx w15:paraId="5966D76A" w15:done="0"/>
  <w15:commentEx w15:paraId="7E29FE76" w15:paraIdParent="5966D76A" w15:done="0"/>
  <w15:commentEx w15:paraId="72FF92D8" w15:done="0"/>
  <w15:commentEx w15:paraId="64330D5B" w15:done="0"/>
  <w15:commentEx w15:paraId="2E3A284F" w15:paraIdParent="64330D5B" w15:done="0"/>
  <w15:commentEx w15:paraId="416F8007" w15:done="0"/>
  <w15:commentEx w15:paraId="15679E89" w15:paraIdParent="416F8007" w15:done="0"/>
  <w15:commentEx w15:paraId="2EA0001" w15:done="0"/>
  <w15:commentEx w15:paraId="2EA0002" w15:done="0"/>
  <w15:commentEx w15:paraId="2EA0003" w15:done="0"/>
  <w15:commentEx w15:paraId="2EA0004" w15:done="0"/>
  <w15:commentEx w15:paraId="2EA0005" w15:done="0"/>
  <w15:commentEx w15:paraId="2EA0006" w15:done="0"/>
  <w15:commentEx w15:paraId="2EA0007" w15:done="0"/>
  <w15:commentEx w15:paraId="2EA0008" w15:done="0"/>
  <w15:commentEx w15:paraId="2EA0009" w15:done="0"/>
  <w15:commentEx w15:paraId="2EA000A" w15:done="0"/>
  <w15:commentEx w15:paraId="2EA000B" w15:done="0"/>
  <w15:commentEx w15:paraId="2EA000C" w15:done="0"/>
  <w15:commentEx w15:paraId="2EA000D" w15:done="0"/>
  <w15:commentEx w15:paraId="2EA000E" w15:done="0"/>
  <w15:commentEx w15:paraId="2EA000F" w15:done="0"/>
  <w15:commentEx w15:paraId="2EA0010" w15:done="0"/>
  <w15:commentEx w15:paraId="2EA0011" w15:done="0"/>
  <w15:commentEx w15:paraId="2EA0012" w15:done="0"/>
  <w15:commentEx w15:paraId="2EA0013" w15:done="0"/>
  <w15:commentEx w15:paraId="2EA0014" w15:done="0"/>
  <w15:commentEx w15:paraId="2EA0015" w15:done="0"/>
  <w15:commentEx w15:paraId="2EA0016" w15:done="0"/>
  <w15:commentEx w15:paraId="2EA0017" w15:done="0"/>
  <w15:commentEx w15:paraId="2EA0018" w15:done="0"/>
  <w15:commentEx w15:paraId="2EA0019" w15:done="0"/>
  <w15:commentEx w15:paraId="2EA001A" w15:done="0"/>
  <w15:commentEx w15:paraId="2EA001B" w15:done="0"/>
  <w15:commentEx w15:paraId="2EA001C" w15:done="0"/>
  <w15:commentEx w15:paraId="2EA001D" w15:done="0"/>
  <w15:commentEx w15:paraId="2EA00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27E2751" w16cex:dateUtc="2026-08-10T12:01:00Z"/>
  <w16cex:commentExtensible w16cex:durableId="2E247988" w16cex:dateUtc="2026-08-10T12:01:00Z"/>
  <w16cex:commentExtensible w16cex:durableId="2E247AEF" w16cex:dateUtc="2026-08-10T16:29:00Z"/>
  <w16cex:commentExtensible w16cex:durableId="365C6896" w16cex:dateUtc="2026-08-10T12:13:00Z"/>
  <w16cex:commentExtensible w16cex:durableId="2E247CD3" w16cex:dateUtc="2026-08-10T16:37:00Z"/>
  <w16cex:commentExtensible w16cex:durableId="22085AA1" w16cex:dateUtc="2026-08-10T12:13:00Z"/>
  <w16cex:commentExtensible w16cex:durableId="0E472268" w16cex:dateUtc="2026-08-10T12:41:00Z"/>
  <w16cex:commentExtensible w16cex:durableId="2E2478DC" w16cex:dateUtc="2026-08-10T16:20:00Z"/>
  <w16cex:commentExtensible w16cex:durableId="0887EFAF" w16cex:dateUtc="2026-08-10T12:39:00Z"/>
  <w16cex:commentExtensible w16cex:durableId="2E247925" w16cex:dateUtc="2026-08-10T16:21:00Z"/>
  <w16cex:commentExtensible w16cex:durableId="2EC0001" w16cex:dateUtc="2026-08-17T10:00:00Z"/>
  <w16cex:commentExtensible w16cex:durableId="2EC0002" w16cex:dateUtc="2026-08-17T10:00:00Z"/>
  <w16cex:commentExtensible w16cex:durableId="2EC0003" w16cex:dateUtc="2026-08-17T10:00:00Z"/>
  <w16cex:commentExtensible w16cex:durableId="2EC0004" w16cex:dateUtc="2026-08-17T10:00:00Z"/>
  <w16cex:commentExtensible w16cex:durableId="2EC0005" w16cex:dateUtc="2026-08-17T10:00:00Z"/>
  <w16cex:commentExtensible w16cex:durableId="2EC0006" w16cex:dateUtc="2026-08-17T10:00:00Z"/>
  <w16cex:commentExtensible w16cex:durableId="2EC0007" w16cex:dateUtc="2026-08-17T10:00:00Z"/>
  <w16cex:commentExtensible w16cex:durableId="2EC0008" w16cex:dateUtc="2026-08-17T10:00:00Z"/>
  <w16cex:commentExtensible w16cex:durableId="2EC0009" w16cex:dateUtc="2026-08-17T10:00:00Z"/>
  <w16cex:commentExtensible w16cex:durableId="2EC000A" w16cex:dateUtc="2026-08-17T10:00:00Z"/>
  <w16cex:commentExtensible w16cex:durableId="2EC000B" w16cex:dateUtc="2026-08-17T10:00:00Z"/>
  <w16cex:commentExtensible w16cex:durableId="2EC000C" w16cex:dateUtc="2026-08-17T10:00:00Z"/>
  <w16cex:commentExtensible w16cex:durableId="2EC000D" w16cex:dateUtc="2026-08-17T10:00:00Z"/>
  <w16cex:commentExtensible w16cex:durableId="2EC000E" w16cex:dateUtc="2026-08-17T10:00:00Z"/>
  <w16cex:commentExtensible w16cex:durableId="2EC000F" w16cex:dateUtc="2026-08-17T10:00:00Z"/>
  <w16cex:commentExtensible w16cex:durableId="2EC0010" w16cex:dateUtc="2026-08-17T10:00:00Z"/>
  <w16cex:commentExtensible w16cex:durableId="2EC0011" w16cex:dateUtc="2026-08-17T10:00:00Z"/>
  <w16cex:commentExtensible w16cex:durableId="2EC0012" w16cex:dateUtc="2026-08-17T10:00:00Z"/>
  <w16cex:commentExtensible w16cex:durableId="2EC0013" w16cex:dateUtc="2026-08-17T10:00:00Z"/>
  <w16cex:commentExtensible w16cex:durableId="2EC0014" w16cex:dateUtc="2026-08-17T10:00:00Z"/>
  <w16cex:commentExtensible w16cex:durableId="2EC0015" w16cex:dateUtc="2026-08-17T10:00:00Z"/>
  <w16cex:commentExtensible w16cex:durableId="2EC0016" w16cex:dateUtc="2026-08-17T10:00:00Z"/>
  <w16cex:commentExtensible w16cex:durableId="2EC0017" w16cex:dateUtc="2026-08-17T10:00:00Z"/>
  <w16cex:commentExtensible w16cex:durableId="2EC0018" w16cex:dateUtc="2026-08-17T10:00:00Z"/>
  <w16cex:commentExtensible w16cex:durableId="2EC0019" w16cex:dateUtc="2026-08-17T10:00:00Z"/>
  <w16cex:commentExtensible w16cex:durableId="2EC001A" w16cex:dateUtc="2026-08-17T10:00:00Z"/>
  <w16cex:commentExtensible w16cex:durableId="2EC001B" w16cex:dateUtc="2026-08-17T10:00:00Z"/>
  <w16cex:commentExtensible w16cex:durableId="2EC001C" w16cex:dateUtc="2026-08-17T10:00:00Z"/>
  <w16cex:commentExtensible w16cex:durableId="2EC001D" w16cex:dateUtc="2026-08-17T10:00:00Z"/>
  <w16cex:commentExtensible w16cex:durableId="2EC001E" w16cex:dateUtc="2026-08-17T1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5E54DC" w16cid:durableId="627E2751"/>
  <w16cid:commentId w16cid:paraId="221B8BC6" w16cid:durableId="2E247988"/>
  <w16cid:commentId w16cid:paraId="65AC9971" w16cid:durableId="2E247AEF"/>
  <w16cid:commentId w16cid:paraId="5966D76A" w16cid:durableId="365C6896"/>
  <w16cid:commentId w16cid:paraId="7E29FE76" w16cid:durableId="2E247CD3"/>
  <w16cid:commentId w16cid:paraId="72FF92D8" w16cid:durableId="22085AA1"/>
  <w16cid:commentId w16cid:paraId="64330D5B" w16cid:durableId="0E472268"/>
  <w16cid:commentId w16cid:paraId="2E3A284F" w16cid:durableId="2E2478DC"/>
  <w16cid:commentId w16cid:paraId="416F8007" w16cid:durableId="0887EFAF"/>
  <w16cid:commentId w16cid:paraId="15679E89" w16cid:durableId="2E247925"/>
  <w16cid:commentId w16cid:paraId="2EA0001" w16cid:durableId="2EC0001"/>
  <w16cid:commentId w16cid:paraId="2EA0002" w16cid:durableId="2EC0002"/>
  <w16cid:commentId w16cid:paraId="2EA0003" w16cid:durableId="2EC0003"/>
  <w16cid:commentId w16cid:paraId="2EA0004" w16cid:durableId="2EC0004"/>
  <w16cid:commentId w16cid:paraId="2EA0005" w16cid:durableId="2EC0005"/>
  <w16cid:commentId w16cid:paraId="2EA0006" w16cid:durableId="2EC0006"/>
  <w16cid:commentId w16cid:paraId="2EA0007" w16cid:durableId="2EC0007"/>
  <w16cid:commentId w16cid:paraId="2EA0008" w16cid:durableId="2EC0008"/>
  <w16cid:commentId w16cid:paraId="2EA0009" w16cid:durableId="2EC0009"/>
  <w16cid:commentId w16cid:paraId="2EA000A" w16cid:durableId="2EC000A"/>
  <w16cid:commentId w16cid:paraId="2EA000B" w16cid:durableId="2EC000B"/>
  <w16cid:commentId w16cid:paraId="2EA000C" w16cid:durableId="2EC000C"/>
  <w16cid:commentId w16cid:paraId="2EA000D" w16cid:durableId="2EC000D"/>
  <w16cid:commentId w16cid:paraId="2EA000E" w16cid:durableId="2EC000E"/>
  <w16cid:commentId w16cid:paraId="2EA000F" w16cid:durableId="2EC000F"/>
  <w16cid:commentId w16cid:paraId="2EA0010" w16cid:durableId="2EC0010"/>
  <w16cid:commentId w16cid:paraId="2EA0011" w16cid:durableId="2EC0011"/>
  <w16cid:commentId w16cid:paraId="2EA0012" w16cid:durableId="2EC0012"/>
  <w16cid:commentId w16cid:paraId="2EA0013" w16cid:durableId="2EC0013"/>
  <w16cid:commentId w16cid:paraId="2EA0014" w16cid:durableId="2EC0014"/>
  <w16cid:commentId w16cid:paraId="2EA0015" w16cid:durableId="2EC0015"/>
  <w16cid:commentId w16cid:paraId="2EA0016" w16cid:durableId="2EC0016"/>
  <w16cid:commentId w16cid:paraId="2EA0017" w16cid:durableId="2EC0017"/>
  <w16cid:commentId w16cid:paraId="2EA0018" w16cid:durableId="2EC0018"/>
  <w16cid:commentId w16cid:paraId="2EA0019" w16cid:durableId="2EC0019"/>
  <w16cid:commentId w16cid:paraId="2EA001A" w16cid:durableId="2EC001A"/>
  <w16cid:commentId w16cid:paraId="2EA001B" w16cid:durableId="2EC001B"/>
  <w16cid:commentId w16cid:paraId="2EA001C" w16cid:durableId="2EC001C"/>
  <w16cid:commentId w16cid:paraId="2EA001D" w16cid:durableId="2EC001D"/>
  <w16cid:commentId w16cid:paraId="2EA001E" w16cid:durableId="2EC00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097"/>
    <w:multiLevelType w:val="hybridMultilevel"/>
    <w:tmpl w:val="B030B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325F47"/>
    <w:multiLevelType w:val="hybridMultilevel"/>
    <w:tmpl w:val="EB944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474244"/>
    <w:multiLevelType w:val="hybridMultilevel"/>
    <w:tmpl w:val="F44EE5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E43ACA"/>
    <w:multiLevelType w:val="hybridMultilevel"/>
    <w:tmpl w:val="129893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FE3422"/>
    <w:multiLevelType w:val="hybridMultilevel"/>
    <w:tmpl w:val="7BAE59AA"/>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5" w15:restartNumberingAfterBreak="0">
    <w:nsid w:val="16EC150A"/>
    <w:multiLevelType w:val="hybridMultilevel"/>
    <w:tmpl w:val="885CAC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07204E"/>
    <w:multiLevelType w:val="hybridMultilevel"/>
    <w:tmpl w:val="1AAE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434E32"/>
    <w:multiLevelType w:val="hybridMultilevel"/>
    <w:tmpl w:val="4606DE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720B9A"/>
    <w:multiLevelType w:val="hybridMultilevel"/>
    <w:tmpl w:val="A3A0BA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9A7999"/>
    <w:multiLevelType w:val="hybridMultilevel"/>
    <w:tmpl w:val="55087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A97EA9"/>
    <w:multiLevelType w:val="multilevel"/>
    <w:tmpl w:val="3B7A2F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color w:val="auto"/>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3491" w:hanging="1080"/>
      </w:pPr>
      <w:rPr>
        <w:rFonts w:hint="default"/>
        <w:b/>
        <w:color w:val="auto"/>
      </w:rPr>
    </w:lvl>
    <w:lvl w:ilvl="4">
      <w:start w:val="1"/>
      <w:numFmt w:val="decimal"/>
      <w:isLgl/>
      <w:lvlText w:val="%1.%2.%3.%4.%5."/>
      <w:lvlJc w:val="left"/>
      <w:pPr>
        <w:ind w:left="1440" w:hanging="1080"/>
      </w:pPr>
      <w:rPr>
        <w:rFonts w:hint="default"/>
        <w:b/>
        <w:color w:val="auto"/>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3AD75D5"/>
    <w:multiLevelType w:val="hybridMultilevel"/>
    <w:tmpl w:val="73F4DC00"/>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2" w15:restartNumberingAfterBreak="0">
    <w:nsid w:val="4A654B99"/>
    <w:multiLevelType w:val="hybridMultilevel"/>
    <w:tmpl w:val="D0E434FC"/>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3" w15:restartNumberingAfterBreak="0">
    <w:nsid w:val="4BAC41A3"/>
    <w:multiLevelType w:val="hybridMultilevel"/>
    <w:tmpl w:val="968C00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0087FE3"/>
    <w:multiLevelType w:val="hybridMultilevel"/>
    <w:tmpl w:val="1892F938"/>
    <w:lvl w:ilvl="0" w:tplc="65583B1A">
      <w:start w:val="1"/>
      <w:numFmt w:val="bullet"/>
      <w:lvlText w:val="•"/>
      <w:lvlJc w:val="left"/>
      <w:pPr>
        <w:ind w:left="720" w:hanging="360"/>
      </w:p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5" w15:restartNumberingAfterBreak="0">
    <w:nsid w:val="59140C24"/>
    <w:multiLevelType w:val="hybridMultilevel"/>
    <w:tmpl w:val="E3109B80"/>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abstractNum w:abstractNumId="16" w15:restartNumberingAfterBreak="0">
    <w:nsid w:val="593A4A8C"/>
    <w:multiLevelType w:val="hybridMultilevel"/>
    <w:tmpl w:val="394C64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97B16FE"/>
    <w:multiLevelType w:val="hybridMultilevel"/>
    <w:tmpl w:val="A3D0D2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C9F1535"/>
    <w:multiLevelType w:val="multilevel"/>
    <w:tmpl w:val="C620403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40448BE"/>
    <w:multiLevelType w:val="hybridMultilevel"/>
    <w:tmpl w:val="EE421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D6F1578"/>
    <w:multiLevelType w:val="hybridMultilevel"/>
    <w:tmpl w:val="A60208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E213F8E"/>
    <w:multiLevelType w:val="hybridMultilevel"/>
    <w:tmpl w:val="ED50A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84B28FC"/>
    <w:multiLevelType w:val="hybridMultilevel"/>
    <w:tmpl w:val="1772B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C14552C"/>
    <w:multiLevelType w:val="hybridMultilevel"/>
    <w:tmpl w:val="7D988CB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7CBF7185"/>
    <w:multiLevelType w:val="hybridMultilevel"/>
    <w:tmpl w:val="8D987DCE"/>
    <w:lvl w:ilvl="0" w:tplc="040C0001">
      <w:start w:val="1"/>
      <w:numFmt w:val="bullet"/>
      <w:lvlText w:val=""/>
      <w:lvlJc w:val="left"/>
      <w:pPr>
        <w:ind w:left="720" w:hanging="360"/>
      </w:pPr>
      <w:rPr>
        <w:rFonts w:ascii="Symbol" w:hAnsi="Symbol" w:hint="default"/>
      </w:rPr>
    </w:lvl>
    <w:lvl w:ilvl="1" w:tplc="DFA65F10">
      <w:numFmt w:val="decimal"/>
      <w:lvlText w:val=""/>
      <w:lvlJc w:val="left"/>
    </w:lvl>
    <w:lvl w:ilvl="2" w:tplc="64408750">
      <w:numFmt w:val="decimal"/>
      <w:lvlText w:val=""/>
      <w:lvlJc w:val="left"/>
    </w:lvl>
    <w:lvl w:ilvl="3" w:tplc="80325D80">
      <w:numFmt w:val="decimal"/>
      <w:lvlText w:val=""/>
      <w:lvlJc w:val="left"/>
    </w:lvl>
    <w:lvl w:ilvl="4" w:tplc="7FE623C2">
      <w:numFmt w:val="decimal"/>
      <w:lvlText w:val=""/>
      <w:lvlJc w:val="left"/>
    </w:lvl>
    <w:lvl w:ilvl="5" w:tplc="1B1A0D92">
      <w:numFmt w:val="decimal"/>
      <w:lvlText w:val=""/>
      <w:lvlJc w:val="left"/>
    </w:lvl>
    <w:lvl w:ilvl="6" w:tplc="DB249200">
      <w:numFmt w:val="decimal"/>
      <w:lvlText w:val=""/>
      <w:lvlJc w:val="left"/>
    </w:lvl>
    <w:lvl w:ilvl="7" w:tplc="7F76462A">
      <w:numFmt w:val="decimal"/>
      <w:lvlText w:val=""/>
      <w:lvlJc w:val="left"/>
    </w:lvl>
    <w:lvl w:ilvl="8" w:tplc="33C44684">
      <w:numFmt w:val="decimal"/>
      <w:lvlText w:val=""/>
      <w:lvlJc w:val="left"/>
    </w:lvl>
  </w:abstractNum>
  <w:num w:numId="1">
    <w:abstractNumId w:val="10"/>
  </w:num>
  <w:num w:numId="2">
    <w:abstractNumId w:val="8"/>
  </w:num>
  <w:num w:numId="3">
    <w:abstractNumId w:val="3"/>
  </w:num>
  <w:num w:numId="4">
    <w:abstractNumId w:val="21"/>
  </w:num>
  <w:num w:numId="5">
    <w:abstractNumId w:val="6"/>
  </w:num>
  <w:num w:numId="6">
    <w:abstractNumId w:val="2"/>
  </w:num>
  <w:num w:numId="7">
    <w:abstractNumId w:val="13"/>
  </w:num>
  <w:num w:numId="8">
    <w:abstractNumId w:val="7"/>
  </w:num>
  <w:num w:numId="9">
    <w:abstractNumId w:val="0"/>
  </w:num>
  <w:num w:numId="10">
    <w:abstractNumId w:val="5"/>
  </w:num>
  <w:num w:numId="11">
    <w:abstractNumId w:val="20"/>
  </w:num>
  <w:num w:numId="12">
    <w:abstractNumId w:val="17"/>
  </w:num>
  <w:num w:numId="13">
    <w:abstractNumId w:val="22"/>
  </w:num>
  <w:num w:numId="14">
    <w:abstractNumId w:val="19"/>
  </w:num>
  <w:num w:numId="15">
    <w:abstractNumId w:val="9"/>
  </w:num>
  <w:num w:numId="16">
    <w:abstractNumId w:val="11"/>
  </w:num>
  <w:num w:numId="17">
    <w:abstractNumId w:val="14"/>
    <w:lvlOverride w:ilvl="0">
      <w:startOverride w:val="1"/>
    </w:lvlOverride>
  </w:num>
  <w:num w:numId="18">
    <w:abstractNumId w:val="18"/>
  </w:num>
  <w:num w:numId="19">
    <w:abstractNumId w:val="4"/>
  </w:num>
  <w:num w:numId="20">
    <w:abstractNumId w:val="12"/>
  </w:num>
  <w:num w:numId="21">
    <w:abstractNumId w:val="23"/>
  </w:num>
  <w:num w:numId="22">
    <w:abstractNumId w:val="16"/>
  </w:num>
  <w:num w:numId="23">
    <w:abstractNumId w:val="15"/>
  </w:num>
  <w:num w:numId="24">
    <w:abstractNumId w:val="24"/>
  </w:num>
  <w:num w:numId="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mael SAMBY">
    <w15:presenceInfo w15:providerId="Windows Live" w15:userId="0ddd6c292a4ed5d0"/>
  </w15:person>
  <w15:person w15:author="Jerry Kalonji">
    <w15:presenceInfo w15:providerId="Windows Live" w15:userId="fdbf5c76d981535b"/>
  </w15:person>
  <w15:person w15:author="Dr IBRAHIMA DIALLO">
    <w15:presenceInfo w15:providerId="None" w15:userId="Dr IBRAHIMA DIA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D6C"/>
    <w:rsid w:val="00017E97"/>
    <w:rsid w:val="00027FA2"/>
    <w:rsid w:val="00031717"/>
    <w:rsid w:val="00041474"/>
    <w:rsid w:val="00046AD3"/>
    <w:rsid w:val="00051529"/>
    <w:rsid w:val="00053540"/>
    <w:rsid w:val="00065F0B"/>
    <w:rsid w:val="00077167"/>
    <w:rsid w:val="00085A84"/>
    <w:rsid w:val="000B3802"/>
    <w:rsid w:val="000B5CC5"/>
    <w:rsid w:val="000C7846"/>
    <w:rsid w:val="000F1119"/>
    <w:rsid w:val="00116649"/>
    <w:rsid w:val="00130BB1"/>
    <w:rsid w:val="00133FD3"/>
    <w:rsid w:val="00152059"/>
    <w:rsid w:val="00182DFE"/>
    <w:rsid w:val="001C0275"/>
    <w:rsid w:val="0023713D"/>
    <w:rsid w:val="00252137"/>
    <w:rsid w:val="00281429"/>
    <w:rsid w:val="00296726"/>
    <w:rsid w:val="002A4804"/>
    <w:rsid w:val="002F0306"/>
    <w:rsid w:val="00341FF7"/>
    <w:rsid w:val="00370CFF"/>
    <w:rsid w:val="00376E23"/>
    <w:rsid w:val="003C1723"/>
    <w:rsid w:val="003D1953"/>
    <w:rsid w:val="003E342E"/>
    <w:rsid w:val="00407CB7"/>
    <w:rsid w:val="00410621"/>
    <w:rsid w:val="004159C8"/>
    <w:rsid w:val="00420EDC"/>
    <w:rsid w:val="004403C4"/>
    <w:rsid w:val="00455A83"/>
    <w:rsid w:val="004B5F30"/>
    <w:rsid w:val="00524889"/>
    <w:rsid w:val="00527D41"/>
    <w:rsid w:val="00531856"/>
    <w:rsid w:val="00550FF5"/>
    <w:rsid w:val="005679E2"/>
    <w:rsid w:val="005850E3"/>
    <w:rsid w:val="005F25E0"/>
    <w:rsid w:val="006013A8"/>
    <w:rsid w:val="00606F21"/>
    <w:rsid w:val="00655D23"/>
    <w:rsid w:val="006633D9"/>
    <w:rsid w:val="00686AEB"/>
    <w:rsid w:val="00687BA3"/>
    <w:rsid w:val="006C6246"/>
    <w:rsid w:val="00740434"/>
    <w:rsid w:val="00756946"/>
    <w:rsid w:val="00787535"/>
    <w:rsid w:val="00794EC8"/>
    <w:rsid w:val="007967C3"/>
    <w:rsid w:val="00831595"/>
    <w:rsid w:val="0086666D"/>
    <w:rsid w:val="008850D2"/>
    <w:rsid w:val="008A1C5A"/>
    <w:rsid w:val="008A5A48"/>
    <w:rsid w:val="008B0CCD"/>
    <w:rsid w:val="008C1C27"/>
    <w:rsid w:val="008E485D"/>
    <w:rsid w:val="00912B40"/>
    <w:rsid w:val="00921ED8"/>
    <w:rsid w:val="009241EE"/>
    <w:rsid w:val="00934A91"/>
    <w:rsid w:val="00972147"/>
    <w:rsid w:val="00997269"/>
    <w:rsid w:val="009A6D62"/>
    <w:rsid w:val="009D40F0"/>
    <w:rsid w:val="009D55A7"/>
    <w:rsid w:val="00A654C0"/>
    <w:rsid w:val="00AC3B94"/>
    <w:rsid w:val="00AD27E4"/>
    <w:rsid w:val="00AE2854"/>
    <w:rsid w:val="00AF2197"/>
    <w:rsid w:val="00B15192"/>
    <w:rsid w:val="00BA2F05"/>
    <w:rsid w:val="00BB6F97"/>
    <w:rsid w:val="00BC0F5F"/>
    <w:rsid w:val="00BC72BF"/>
    <w:rsid w:val="00C50A84"/>
    <w:rsid w:val="00C54216"/>
    <w:rsid w:val="00C54ABA"/>
    <w:rsid w:val="00C90F6D"/>
    <w:rsid w:val="00CA755F"/>
    <w:rsid w:val="00CD4D4D"/>
    <w:rsid w:val="00D14C31"/>
    <w:rsid w:val="00D2091E"/>
    <w:rsid w:val="00D40509"/>
    <w:rsid w:val="00D46957"/>
    <w:rsid w:val="00D54A98"/>
    <w:rsid w:val="00DC4A36"/>
    <w:rsid w:val="00E00527"/>
    <w:rsid w:val="00E87354"/>
    <w:rsid w:val="00EE4377"/>
    <w:rsid w:val="00EF6D78"/>
    <w:rsid w:val="00F31D6C"/>
    <w:rsid w:val="00F77F1E"/>
    <w:rsid w:val="00F837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479A"/>
  <w15:chartTrackingRefBased/>
  <w15:docId w15:val="{3E5CA6FA-1076-41AD-A8E4-D1F3D4959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804"/>
    <w:rPr>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nt-claude-response-body">
    <w:name w:val="font-claude-response-body"/>
    <w:basedOn w:val="Normal"/>
    <w:rsid w:val="00F83720"/>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table" w:styleId="Grilledutableau">
    <w:name w:val="Table Grid"/>
    <w:basedOn w:val="TableauNormal"/>
    <w:uiPriority w:val="39"/>
    <w:rsid w:val="00AD27E4"/>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39"/>
    <w:rsid w:val="00D40509"/>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A2F0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styleId="lev">
    <w:name w:val="Strong"/>
    <w:basedOn w:val="Policepardfaut"/>
    <w:uiPriority w:val="22"/>
    <w:qFormat/>
    <w:rsid w:val="00BA2F05"/>
    <w:rPr>
      <w:b/>
      <w:bCs/>
    </w:rPr>
  </w:style>
  <w:style w:type="table" w:customStyle="1" w:styleId="Grilledutableau2">
    <w:name w:val="Grille du tableau2"/>
    <w:basedOn w:val="TableauNormal"/>
    <w:next w:val="Grilledutableau"/>
    <w:uiPriority w:val="39"/>
    <w:rsid w:val="00C54216"/>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AC3B94"/>
    <w:pPr>
      <w:spacing w:after="0" w:line="240" w:lineRule="auto"/>
    </w:pPr>
    <w:rPr>
      <w:rFonts w:ascii="Arial" w:eastAsia="Arial" w:hAnsi="Arial" w:cs="Arial"/>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50FF5"/>
    <w:pPr>
      <w:ind w:left="720"/>
      <w:contextualSpacing/>
    </w:pPr>
  </w:style>
  <w:style w:type="character" w:styleId="Marquedecommentaire">
    <w:name w:val="annotation reference"/>
    <w:basedOn w:val="Policepardfaut"/>
    <w:uiPriority w:val="99"/>
    <w:semiHidden/>
    <w:unhideWhenUsed/>
    <w:rsid w:val="005679E2"/>
    <w:rPr>
      <w:sz w:val="16"/>
      <w:szCs w:val="16"/>
    </w:rPr>
  </w:style>
  <w:style w:type="paragraph" w:styleId="Commentaire">
    <w:name w:val="annotation text"/>
    <w:basedOn w:val="Normal"/>
    <w:link w:val="CommentaireCar"/>
    <w:uiPriority w:val="99"/>
    <w:semiHidden/>
    <w:unhideWhenUsed/>
    <w:rsid w:val="005679E2"/>
    <w:pPr>
      <w:spacing w:line="240" w:lineRule="auto"/>
    </w:pPr>
    <w:rPr>
      <w:sz w:val="20"/>
      <w:szCs w:val="20"/>
    </w:rPr>
  </w:style>
  <w:style w:type="character" w:customStyle="1" w:styleId="CommentaireCar">
    <w:name w:val="Commentaire Car"/>
    <w:basedOn w:val="Policepardfaut"/>
    <w:link w:val="Commentaire"/>
    <w:uiPriority w:val="99"/>
    <w:semiHidden/>
    <w:rsid w:val="005679E2"/>
    <w:rPr>
      <w:sz w:val="20"/>
      <w:szCs w:val="20"/>
      <w:lang w:val="fr-CA"/>
    </w:rPr>
  </w:style>
  <w:style w:type="paragraph" w:styleId="Objetducommentaire">
    <w:name w:val="annotation subject"/>
    <w:basedOn w:val="Commentaire"/>
    <w:next w:val="Commentaire"/>
    <w:link w:val="ObjetducommentaireCar"/>
    <w:uiPriority w:val="99"/>
    <w:semiHidden/>
    <w:unhideWhenUsed/>
    <w:rsid w:val="005679E2"/>
    <w:rPr>
      <w:b/>
      <w:bCs/>
    </w:rPr>
  </w:style>
  <w:style w:type="character" w:customStyle="1" w:styleId="ObjetducommentaireCar">
    <w:name w:val="Objet du commentaire Car"/>
    <w:basedOn w:val="CommentaireCar"/>
    <w:link w:val="Objetducommentaire"/>
    <w:uiPriority w:val="99"/>
    <w:semiHidden/>
    <w:rsid w:val="005679E2"/>
    <w:rPr>
      <w:b/>
      <w:bCs/>
      <w:sz w:val="20"/>
      <w:szCs w:val="20"/>
      <w:lang w:val="fr-CA"/>
    </w:rPr>
  </w:style>
  <w:style w:type="paragraph" w:styleId="Rvision">
    <w:name w:val="Revision"/>
    <w:hidden/>
    <w:uiPriority w:val="99"/>
    <w:semiHidden/>
    <w:rsid w:val="005679E2"/>
    <w:pPr>
      <w:spacing w:after="0" w:line="240" w:lineRule="auto"/>
    </w:pPr>
    <w:rPr>
      <w:lang w:val="fr-CA"/>
    </w:rPr>
  </w:style>
  <w:style w:type="paragraph" w:styleId="Lgende">
    <w:name w:val="caption"/>
    <w:basedOn w:val="Normal"/>
    <w:next w:val="Normal"/>
    <w:uiPriority w:val="35"/>
    <w:unhideWhenUsed/>
    <w:qFormat/>
    <w:rsid w:val="008A5A4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864014">
      <w:bodyDiv w:val="1"/>
      <w:marLeft w:val="0"/>
      <w:marRight w:val="0"/>
      <w:marTop w:val="0"/>
      <w:marBottom w:val="0"/>
      <w:divBdr>
        <w:top w:val="none" w:sz="0" w:space="0" w:color="auto"/>
        <w:left w:val="none" w:sz="0" w:space="0" w:color="auto"/>
        <w:bottom w:val="none" w:sz="0" w:space="0" w:color="auto"/>
        <w:right w:val="none" w:sz="0" w:space="0" w:color="auto"/>
      </w:divBdr>
    </w:div>
    <w:div w:id="1584340458">
      <w:bodyDiv w:val="1"/>
      <w:marLeft w:val="0"/>
      <w:marRight w:val="0"/>
      <w:marTop w:val="0"/>
      <w:marBottom w:val="0"/>
      <w:divBdr>
        <w:top w:val="none" w:sz="0" w:space="0" w:color="auto"/>
        <w:left w:val="none" w:sz="0" w:space="0" w:color="auto"/>
        <w:bottom w:val="none" w:sz="0" w:space="0" w:color="auto"/>
        <w:right w:val="none" w:sz="0" w:space="0" w:color="auto"/>
      </w:divBdr>
    </w:div>
    <w:div w:id="193790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20</Pages>
  <Words>6872</Words>
  <Characters>37797</Characters>
  <Application>Microsoft Office Word</Application>
  <DocSecurity>0</DocSecurity>
  <Lines>314</Lines>
  <Paragraphs>89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IB-OKAPI</dc:creator>
  <cp:keywords/>
  <dc:description/>
  <cp:lastModifiedBy>Ismael SAMBY</cp:lastModifiedBy>
  <cp:revision>32</cp:revision>
  <dcterms:created xsi:type="dcterms:W3CDTF">2026-08-07T16:37:00Z</dcterms:created>
  <dcterms:modified xsi:type="dcterms:W3CDTF">2026-08-10T16:37:00Z</dcterms:modified>
</cp:coreProperties>
</file>