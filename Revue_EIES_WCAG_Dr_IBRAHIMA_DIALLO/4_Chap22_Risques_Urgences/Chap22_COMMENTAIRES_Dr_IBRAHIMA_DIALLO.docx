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32EB4" w14:textId="0B7BFF9B" w:rsidR="00550F71" w:rsidRDefault="00550F71" w:rsidP="00550F71">
      <w:pPr>
        <w:rPr>
          <w:ins w:id="0" w:author="Ismael SAMBY" w:date="2026-07-23T08:05:00Z"/>
          <w:rFonts w:ascii="Calibri" w:hAnsi="Calibri"/>
          <w:sz w:val="22"/>
          <w:szCs w:val="22"/>
        </w:rPr>
      </w:pPr>
      <w:ins w:id="1" w:author="Ismael SAMBY" w:date="2026-07-23T08:05:00Z">
        <w:r>
          <w:rPr>
            <w:rFonts w:ascii="Calibri" w:hAnsi="Calibri"/>
            <w:sz w:val="22"/>
            <w:szCs w:val="22"/>
            <w:rPrChange w:id="2" w:author="Ismael SAMBY" w:date="2026-07-23T08:05:00Z">
              <w:rPr>
                <w:rFonts w:ascii="Calibri" w:hAnsi="Calibri"/>
                <w:sz w:val="22"/>
                <w:szCs w:val="22"/>
                <w:lang w:val="en-SG"/>
              </w:rPr>
            </w:rPrChange>
          </w:rPr>
          <w:t>Mail d’accompagnement d</w:t>
        </w:r>
        <w:r>
          <w:rPr>
            <w:rFonts w:ascii="Calibri" w:hAnsi="Calibri"/>
            <w:sz w:val="22"/>
            <w:szCs w:val="22"/>
          </w:rPr>
          <w:t>es commentaires</w:t>
        </w:r>
      </w:ins>
    </w:p>
    <w:p w14:paraId="2F099176" w14:textId="1D1E1F88" w:rsidR="00550F71" w:rsidRDefault="00550F71" w:rsidP="00550F71">
      <w:pPr>
        <w:rPr>
          <w:ins w:id="3" w:author="Ismael SAMBY" w:date="2026-07-23T08:05:00Z"/>
          <w:rFonts w:ascii="Calibri" w:hAnsi="Calibri"/>
          <w:sz w:val="22"/>
          <w:szCs w:val="22"/>
        </w:rPr>
      </w:pPr>
    </w:p>
    <w:p w14:paraId="27AC58B5" w14:textId="77777777" w:rsidR="00550F71" w:rsidRPr="00550F71" w:rsidRDefault="00550F71" w:rsidP="00550F71">
      <w:pPr>
        <w:rPr>
          <w:ins w:id="4" w:author="Ismael SAMBY" w:date="2026-07-23T08:05:00Z"/>
          <w:rFonts w:ascii="Calibri" w:hAnsi="Calibri"/>
          <w:sz w:val="22"/>
          <w:szCs w:val="22"/>
          <w:rPrChange w:id="5" w:author="Ismael SAMBY" w:date="2026-07-23T08:05:00Z">
            <w:rPr>
              <w:ins w:id="6" w:author="Ismael SAMBY" w:date="2026-07-23T08:05:00Z"/>
              <w:rFonts w:ascii="Calibri" w:hAnsi="Calibri"/>
              <w:sz w:val="22"/>
              <w:szCs w:val="22"/>
              <w:lang w:val="en-SG"/>
            </w:rPr>
          </w:rPrChange>
        </w:rPr>
      </w:pPr>
    </w:p>
    <w:p w14:paraId="5DFBCA90" w14:textId="76D73AAE" w:rsidR="00550F71" w:rsidRPr="00550F71" w:rsidRDefault="00550F71" w:rsidP="00550F71">
      <w:pPr>
        <w:rPr>
          <w:ins w:id="7" w:author="Ismael SAMBY" w:date="2026-07-23T08:05:00Z"/>
          <w:rFonts w:ascii="Calibri" w:hAnsi="Calibri"/>
          <w:sz w:val="22"/>
          <w:szCs w:val="22"/>
          <w:rPrChange w:id="8" w:author="Ismael SAMBY" w:date="2026-07-23T08:05:00Z">
            <w:rPr>
              <w:ins w:id="9" w:author="Ismael SAMBY" w:date="2026-07-23T08:05:00Z"/>
              <w:rFonts w:ascii="Calibri" w:hAnsi="Calibri"/>
              <w:sz w:val="22"/>
              <w:szCs w:val="22"/>
              <w:lang w:val="en-SG"/>
            </w:rPr>
          </w:rPrChange>
        </w:rPr>
      </w:pPr>
      <w:ins w:id="10" w:author="Ismael SAMBY" w:date="2026-07-23T08:05:00Z">
        <w:r>
          <w:rPr>
            <w:rFonts w:ascii="Calibri" w:hAnsi="Calibri"/>
            <w:sz w:val="22"/>
            <w:szCs w:val="22"/>
            <w:rPrChange w:id="11" w:author="Ismael SAMBY" w:date="2026-07-23T08:05:00Z">
              <w:rPr>
                <w:rFonts w:ascii="Calibri" w:hAnsi="Calibri"/>
                <w:sz w:val="22"/>
                <w:szCs w:val="22"/>
                <w:lang w:val="en-SG"/>
              </w:rPr>
            </w:rPrChange>
          </w:rPr>
          <w:t>Dear</w:t>
        </w:r>
        <w:r>
          <w:rPr>
            <w:rFonts w:ascii="Calibri" w:hAnsi="Calibri"/>
            <w:sz w:val="22"/>
            <w:szCs w:val="22"/>
            <w:rPrChange w:id="12" w:author="Ismael SAMBY" w:date="2026-07-23T08:05:00Z">
              <w:rPr>
                <w:rFonts w:ascii="Calibri" w:hAnsi="Calibri"/>
                <w:sz w:val="22"/>
                <w:szCs w:val="22"/>
                <w:lang w:val="en-SG"/>
              </w:rPr>
            </w:rPrChange>
          </w:rPr>
          <w:t xml:space="preserve"> Ismaël,</w:t>
        </w:r>
      </w:ins>
    </w:p>
    <w:p w14:paraId="1F96E19D" w14:textId="77777777" w:rsidR="00550F71" w:rsidRPr="00550F71" w:rsidRDefault="00550F71" w:rsidP="00550F71">
      <w:pPr>
        <w:rPr>
          <w:ins w:id="13" w:author="Ismael SAMBY" w:date="2026-07-23T08:05:00Z"/>
          <w:rFonts w:ascii="Calibri" w:hAnsi="Calibri"/>
          <w:sz w:val="22"/>
          <w:szCs w:val="22"/>
          <w:rPrChange w:id="14" w:author="Ismael SAMBY" w:date="2026-07-23T08:05:00Z">
            <w:rPr>
              <w:ins w:id="15" w:author="Ismael SAMBY" w:date="2026-07-23T08:05:00Z"/>
              <w:rFonts w:ascii="Calibri" w:hAnsi="Calibri"/>
              <w:sz w:val="22"/>
              <w:szCs w:val="22"/>
              <w:lang w:val="en-SG"/>
            </w:rPr>
          </w:rPrChange>
        </w:rPr>
      </w:pPr>
    </w:p>
    <w:p w14:paraId="7A59FBB4" w14:textId="77777777" w:rsidR="00550F71" w:rsidRDefault="00550F71" w:rsidP="00550F71">
      <w:pPr>
        <w:rPr>
          <w:ins w:id="16" w:author="Ismael SAMBY" w:date="2026-07-23T08:05:00Z"/>
          <w:rFonts w:ascii="Calibri" w:hAnsi="Calibri"/>
          <w:sz w:val="22"/>
          <w:szCs w:val="22"/>
          <w:lang w:val="en-SG"/>
        </w:rPr>
      </w:pPr>
      <w:ins w:id="17" w:author="Ismael SAMBY" w:date="2026-07-23T08:05:00Z">
        <w:r>
          <w:rPr>
            <w:rFonts w:ascii="Calibri" w:hAnsi="Calibri"/>
            <w:sz w:val="22"/>
            <w:szCs w:val="22"/>
            <w:lang w:val="en-SG"/>
          </w:rPr>
          <w:t>Thank you for systematically revising this chapter to focus on identifying credible environmental accident and emergency scenarios associated with the Project—such as red mud storage failure, chemical spills, fuel leaks, abnormal discharges, and fires resulting in environmental contamination. We appreciate your efforts and support.</w:t>
        </w:r>
      </w:ins>
    </w:p>
    <w:p w14:paraId="691A2704" w14:textId="77777777" w:rsidR="00550F71" w:rsidRDefault="00550F71" w:rsidP="00550F71">
      <w:pPr>
        <w:rPr>
          <w:ins w:id="18" w:author="Ismael SAMBY" w:date="2026-07-23T08:05:00Z"/>
          <w:rFonts w:ascii="Calibri" w:hAnsi="Calibri"/>
          <w:sz w:val="22"/>
          <w:szCs w:val="22"/>
          <w:lang w:val="en-SG"/>
        </w:rPr>
      </w:pPr>
    </w:p>
    <w:p w14:paraId="2B57C3C2" w14:textId="77777777" w:rsidR="00550F71" w:rsidRDefault="00550F71" w:rsidP="00550F71">
      <w:pPr>
        <w:rPr>
          <w:ins w:id="19" w:author="Ismael SAMBY" w:date="2026-07-23T08:05:00Z"/>
          <w:rFonts w:ascii="Calibri" w:hAnsi="Calibri"/>
          <w:sz w:val="22"/>
          <w:szCs w:val="22"/>
          <w:lang w:val="en-SG"/>
        </w:rPr>
      </w:pPr>
      <w:ins w:id="20" w:author="Ismael SAMBY" w:date="2026-07-23T08:05:00Z">
        <w:r>
          <w:rPr>
            <w:rFonts w:ascii="Calibri" w:hAnsi="Calibri"/>
            <w:sz w:val="22"/>
            <w:szCs w:val="22"/>
            <w:lang w:val="en-SG"/>
          </w:rPr>
          <w:t>We have reviewed the updated chapter and have the following main comments:</w:t>
        </w:r>
      </w:ins>
    </w:p>
    <w:p w14:paraId="60FDB441" w14:textId="77777777" w:rsidR="00550F71" w:rsidRDefault="00550F71" w:rsidP="00550F71">
      <w:pPr>
        <w:numPr>
          <w:ilvl w:val="0"/>
          <w:numId w:val="7"/>
        </w:numPr>
        <w:rPr>
          <w:ins w:id="21" w:author="Ismael SAMBY" w:date="2026-07-23T08:05:00Z"/>
          <w:rFonts w:ascii="Calibri" w:eastAsia="Times New Roman" w:hAnsi="Calibri"/>
          <w:sz w:val="22"/>
          <w:szCs w:val="22"/>
          <w:lang w:val="en-SG"/>
        </w:rPr>
      </w:pPr>
      <w:ins w:id="22" w:author="Ismael SAMBY" w:date="2026-07-23T08:05:00Z">
        <w:r>
          <w:rPr>
            <w:rFonts w:ascii="Calibri" w:eastAsia="Times New Roman" w:hAnsi="Calibri"/>
            <w:sz w:val="22"/>
            <w:szCs w:val="22"/>
            <w:lang w:val="en-SG"/>
          </w:rPr>
          <w:t>Sections 22.3 and 22.4</w:t>
        </w:r>
      </w:ins>
    </w:p>
    <w:p w14:paraId="7FF90617" w14:textId="77777777" w:rsidR="00550F71" w:rsidRDefault="00550F71" w:rsidP="00550F71">
      <w:pPr>
        <w:rPr>
          <w:ins w:id="23" w:author="Ismael SAMBY" w:date="2026-07-23T08:05:00Z"/>
          <w:rFonts w:ascii="Calibri" w:eastAsiaTheme="minorHAnsi" w:hAnsi="Calibri"/>
          <w:sz w:val="22"/>
          <w:szCs w:val="22"/>
          <w:lang w:val="en-SG"/>
        </w:rPr>
      </w:pPr>
      <w:ins w:id="24" w:author="Ismael SAMBY" w:date="2026-07-23T08:05:00Z">
        <w:r>
          <w:rPr>
            <w:rFonts w:ascii="Calibri" w:hAnsi="Calibri"/>
            <w:sz w:val="22"/>
            <w:szCs w:val="22"/>
            <w:lang w:val="en-SG"/>
          </w:rPr>
          <w:t>Thank you for adapting the template table we previously suggested. However, the template was provided only as a reference framework and should not be copied directly into the report.</w:t>
        </w:r>
      </w:ins>
    </w:p>
    <w:p w14:paraId="0F6B9074" w14:textId="77777777" w:rsidR="00550F71" w:rsidRDefault="00550F71" w:rsidP="00550F71">
      <w:pPr>
        <w:rPr>
          <w:ins w:id="25" w:author="Ismael SAMBY" w:date="2026-07-23T08:05:00Z"/>
          <w:rFonts w:ascii="Calibri" w:hAnsi="Calibri"/>
          <w:sz w:val="22"/>
          <w:szCs w:val="22"/>
          <w:lang w:val="en-SG"/>
        </w:rPr>
      </w:pPr>
      <w:ins w:id="26" w:author="Ismael SAMBY" w:date="2026-07-23T08:05:00Z">
        <w:r>
          <w:rPr>
            <w:rFonts w:ascii="Calibri" w:hAnsi="Calibri"/>
            <w:sz w:val="22"/>
            <w:szCs w:val="22"/>
            <w:lang w:val="en-SG"/>
          </w:rPr>
          <w:t>For each accident scenario, please revise the “ESIA-level Management Focus” column to explain:</w:t>
        </w:r>
      </w:ins>
    </w:p>
    <w:p w14:paraId="2C915B6D" w14:textId="77777777" w:rsidR="00550F71" w:rsidRDefault="00550F71" w:rsidP="00550F71">
      <w:pPr>
        <w:numPr>
          <w:ilvl w:val="0"/>
          <w:numId w:val="8"/>
        </w:numPr>
        <w:rPr>
          <w:ins w:id="27" w:author="Ismael SAMBY" w:date="2026-07-23T08:05:00Z"/>
          <w:rFonts w:ascii="Calibri" w:eastAsia="Times New Roman" w:hAnsi="Calibri"/>
          <w:sz w:val="22"/>
          <w:szCs w:val="22"/>
          <w:lang w:val="en-SG"/>
        </w:rPr>
      </w:pPr>
      <w:ins w:id="28" w:author="Ismael SAMBY" w:date="2026-07-23T08:05:00Z">
        <w:r>
          <w:rPr>
            <w:rFonts w:ascii="Calibri" w:eastAsia="Times New Roman" w:hAnsi="Calibri"/>
            <w:sz w:val="22"/>
            <w:szCs w:val="22"/>
            <w:lang w:val="en-SG"/>
          </w:rPr>
          <w:t>How the accident could occur in the context of the WCAG Project;</w:t>
        </w:r>
      </w:ins>
    </w:p>
    <w:p w14:paraId="5F6D41A8" w14:textId="77777777" w:rsidR="00550F71" w:rsidRDefault="00550F71" w:rsidP="00550F71">
      <w:pPr>
        <w:numPr>
          <w:ilvl w:val="0"/>
          <w:numId w:val="8"/>
        </w:numPr>
        <w:rPr>
          <w:ins w:id="29" w:author="Ismael SAMBY" w:date="2026-07-23T08:05:00Z"/>
          <w:rFonts w:ascii="Calibri" w:eastAsia="Times New Roman" w:hAnsi="Calibri"/>
          <w:sz w:val="22"/>
          <w:szCs w:val="22"/>
          <w:lang w:val="en-SG"/>
        </w:rPr>
      </w:pPr>
      <w:ins w:id="30" w:author="Ismael SAMBY" w:date="2026-07-23T08:05:00Z">
        <w:r>
          <w:rPr>
            <w:rFonts w:ascii="Calibri" w:eastAsia="Times New Roman" w:hAnsi="Calibri"/>
            <w:sz w:val="22"/>
            <w:szCs w:val="22"/>
            <w:lang w:val="en-SG"/>
          </w:rPr>
          <w:t>Which environmental and/or social receptors could be affected; and</w:t>
        </w:r>
      </w:ins>
    </w:p>
    <w:p w14:paraId="7D7CBACB" w14:textId="77777777" w:rsidR="00550F71" w:rsidRDefault="00550F71" w:rsidP="00550F71">
      <w:pPr>
        <w:numPr>
          <w:ilvl w:val="0"/>
          <w:numId w:val="8"/>
        </w:numPr>
        <w:rPr>
          <w:ins w:id="31" w:author="Ismael SAMBY" w:date="2026-07-23T08:05:00Z"/>
          <w:rFonts w:ascii="Calibri" w:eastAsia="Times New Roman" w:hAnsi="Calibri"/>
          <w:sz w:val="22"/>
          <w:szCs w:val="22"/>
          <w:lang w:val="en-SG"/>
        </w:rPr>
      </w:pPr>
      <w:ins w:id="32" w:author="Ismael SAMBY" w:date="2026-07-23T08:05:00Z">
        <w:r>
          <w:rPr>
            <w:rFonts w:ascii="Calibri" w:eastAsia="Times New Roman" w:hAnsi="Calibri"/>
            <w:sz w:val="22"/>
            <w:szCs w:val="22"/>
            <w:lang w:val="en-SG"/>
          </w:rPr>
          <w:t>What the ESIA should assess for that scenario.</w:t>
        </w:r>
      </w:ins>
    </w:p>
    <w:p w14:paraId="35170C1C" w14:textId="77777777" w:rsidR="00550F71" w:rsidRDefault="00550F71" w:rsidP="00550F71">
      <w:pPr>
        <w:rPr>
          <w:ins w:id="33" w:author="Ismael SAMBY" w:date="2026-07-23T08:05:00Z"/>
          <w:rFonts w:ascii="Calibri" w:eastAsiaTheme="minorHAnsi" w:hAnsi="Calibri"/>
          <w:sz w:val="22"/>
          <w:szCs w:val="22"/>
          <w:lang w:val="en-SG"/>
        </w:rPr>
      </w:pPr>
      <w:ins w:id="34" w:author="Ismael SAMBY" w:date="2026-07-23T08:05:00Z">
        <w:r>
          <w:rPr>
            <w:rFonts w:ascii="Calibri" w:hAnsi="Calibri"/>
            <w:sz w:val="22"/>
            <w:szCs w:val="22"/>
            <w:lang w:val="en-SG"/>
          </w:rPr>
          <w:t>In addition, the assessment should not be limited to the scenarios included in the example table. OKAPI should independently identify and justify all credible environmental accident scenarios associated with the different Project components, including the refinery, power plant, port facilities, water supply infrastructure, and associated support facilities. The chapter should demonstrate that the selected scenarios are complete and appropriate for the WCAG Project.</w:t>
        </w:r>
      </w:ins>
    </w:p>
    <w:p w14:paraId="50386C82" w14:textId="77777777" w:rsidR="00550F71" w:rsidRDefault="00550F71" w:rsidP="00550F71">
      <w:pPr>
        <w:numPr>
          <w:ilvl w:val="0"/>
          <w:numId w:val="9"/>
        </w:numPr>
        <w:rPr>
          <w:ins w:id="35" w:author="Ismael SAMBY" w:date="2026-07-23T08:05:00Z"/>
          <w:rFonts w:ascii="Calibri" w:eastAsia="Times New Roman" w:hAnsi="Calibri"/>
          <w:sz w:val="22"/>
          <w:szCs w:val="22"/>
          <w:lang w:val="en-SG"/>
        </w:rPr>
      </w:pPr>
      <w:ins w:id="36" w:author="Ismael SAMBY" w:date="2026-07-23T08:05:00Z">
        <w:r>
          <w:rPr>
            <w:rFonts w:ascii="Calibri" w:eastAsia="Times New Roman" w:hAnsi="Calibri"/>
            <w:sz w:val="22"/>
            <w:szCs w:val="22"/>
            <w:lang w:val="en-SG"/>
          </w:rPr>
          <w:t>Section 22.2</w:t>
        </w:r>
      </w:ins>
    </w:p>
    <w:p w14:paraId="1FA78501" w14:textId="77777777" w:rsidR="00550F71" w:rsidRDefault="00550F71" w:rsidP="00550F71">
      <w:pPr>
        <w:rPr>
          <w:ins w:id="37" w:author="Ismael SAMBY" w:date="2026-07-23T08:05:00Z"/>
          <w:rFonts w:ascii="Calibri" w:eastAsiaTheme="minorHAnsi" w:hAnsi="Calibri"/>
          <w:sz w:val="22"/>
          <w:szCs w:val="22"/>
          <w:lang w:val="en-SG"/>
        </w:rPr>
      </w:pPr>
      <w:ins w:id="38" w:author="Ismael SAMBY" w:date="2026-07-23T08:05:00Z">
        <w:r>
          <w:rPr>
            <w:rFonts w:ascii="Calibri" w:hAnsi="Calibri"/>
            <w:sz w:val="22"/>
            <w:szCs w:val="22"/>
            <w:lang w:val="en-SG"/>
          </w:rPr>
          <w:t>Thank you for identifying and reviewing the applicable legislation. However, the purpose of this chapter is to identify and assess credible environmental accident scenarios rather than to restate the applicable national legislation and international conventions. As this content overlaps with the legal and regulatory framework chapter, we suggest removing Section 22.2.</w:t>
        </w:r>
      </w:ins>
    </w:p>
    <w:p w14:paraId="78A63FAA" w14:textId="77777777" w:rsidR="00550F71" w:rsidRDefault="00550F71" w:rsidP="00550F71">
      <w:pPr>
        <w:numPr>
          <w:ilvl w:val="0"/>
          <w:numId w:val="10"/>
        </w:numPr>
        <w:rPr>
          <w:ins w:id="39" w:author="Ismael SAMBY" w:date="2026-07-23T08:05:00Z"/>
          <w:rFonts w:ascii="Calibri" w:eastAsia="Times New Roman" w:hAnsi="Calibri"/>
          <w:sz w:val="22"/>
          <w:szCs w:val="22"/>
          <w:lang w:val="en-SG"/>
        </w:rPr>
      </w:pPr>
      <w:ins w:id="40" w:author="Ismael SAMBY" w:date="2026-07-23T08:05:00Z">
        <w:r>
          <w:rPr>
            <w:rFonts w:ascii="Calibri" w:eastAsia="Times New Roman" w:hAnsi="Calibri"/>
            <w:sz w:val="22"/>
            <w:szCs w:val="22"/>
            <w:lang w:val="en-SG"/>
          </w:rPr>
          <w:t>Over-commitments</w:t>
        </w:r>
      </w:ins>
    </w:p>
    <w:p w14:paraId="1CE567D4" w14:textId="77777777" w:rsidR="00550F71" w:rsidRDefault="00550F71" w:rsidP="00550F71">
      <w:pPr>
        <w:rPr>
          <w:ins w:id="41" w:author="Ismael SAMBY" w:date="2026-07-23T08:05:00Z"/>
          <w:rFonts w:ascii="Calibri" w:eastAsiaTheme="minorHAnsi" w:hAnsi="Calibri"/>
          <w:sz w:val="22"/>
          <w:szCs w:val="22"/>
          <w:lang w:val="en-SG"/>
        </w:rPr>
      </w:pPr>
      <w:ins w:id="42" w:author="Ismael SAMBY" w:date="2026-07-23T08:05:00Z">
        <w:r>
          <w:rPr>
            <w:rFonts w:ascii="Calibri" w:hAnsi="Calibri"/>
            <w:sz w:val="22"/>
            <w:szCs w:val="22"/>
            <w:lang w:val="en-SG"/>
          </w:rPr>
          <w:t>We also suggest removing or revising several overcommitments, as indicated in the in-text strikethroughs and comments.</w:t>
        </w:r>
      </w:ins>
    </w:p>
    <w:p w14:paraId="27CCE84A" w14:textId="77777777" w:rsidR="00550F71" w:rsidRDefault="00550F71" w:rsidP="00550F71">
      <w:pPr>
        <w:rPr>
          <w:ins w:id="43" w:author="Ismael SAMBY" w:date="2026-07-23T08:05:00Z"/>
          <w:rFonts w:ascii="Calibri" w:hAnsi="Calibri"/>
          <w:sz w:val="22"/>
          <w:szCs w:val="22"/>
          <w:lang w:val="en-SG"/>
        </w:rPr>
      </w:pPr>
    </w:p>
    <w:p w14:paraId="7AF8222A" w14:textId="77777777" w:rsidR="00550F71" w:rsidRDefault="00550F71" w:rsidP="00550F71">
      <w:pPr>
        <w:rPr>
          <w:ins w:id="44" w:author="Ismael SAMBY" w:date="2026-07-23T08:05:00Z"/>
          <w:rFonts w:ascii="Calibri" w:hAnsi="Calibri"/>
          <w:sz w:val="22"/>
          <w:szCs w:val="22"/>
          <w:lang w:val="en-SG"/>
        </w:rPr>
      </w:pPr>
      <w:ins w:id="45" w:author="Ismael SAMBY" w:date="2026-07-23T08:05:00Z">
        <w:r>
          <w:rPr>
            <w:rFonts w:ascii="Calibri" w:hAnsi="Calibri"/>
            <w:sz w:val="22"/>
            <w:szCs w:val="22"/>
            <w:lang w:val="en-SG"/>
          </w:rPr>
          <w:t>Please revise the chapter accordingly. Thanks.</w:t>
        </w:r>
      </w:ins>
    </w:p>
    <w:p w14:paraId="1C43A9CF" w14:textId="77777777" w:rsidR="00550F71" w:rsidRDefault="00550F71" w:rsidP="00550F71">
      <w:pPr>
        <w:rPr>
          <w:ins w:id="46" w:author="Ismael SAMBY" w:date="2026-07-23T08:05:00Z"/>
          <w:rFonts w:ascii="Calibri" w:hAnsi="Calibri"/>
          <w:sz w:val="22"/>
          <w:szCs w:val="22"/>
          <w:lang w:val="en-SG"/>
        </w:rPr>
      </w:pPr>
    </w:p>
    <w:p w14:paraId="6AD62A1C" w14:textId="77777777" w:rsidR="00550F71" w:rsidRDefault="00550F71" w:rsidP="00550F71">
      <w:pPr>
        <w:rPr>
          <w:ins w:id="47" w:author="Ismael SAMBY" w:date="2026-07-23T08:05:00Z"/>
          <w:rFonts w:ascii="Calibri" w:hAnsi="Calibri"/>
          <w:sz w:val="22"/>
          <w:szCs w:val="22"/>
          <w:lang w:val="en-SG"/>
        </w:rPr>
      </w:pPr>
      <w:ins w:id="48" w:author="Ismael SAMBY" w:date="2026-07-23T08:05:00Z">
        <w:r>
          <w:rPr>
            <w:rFonts w:ascii="Calibri" w:hAnsi="Calibri"/>
            <w:sz w:val="22"/>
            <w:szCs w:val="22"/>
            <w:lang w:val="en-SG"/>
          </w:rPr>
          <w:t>Best regards,</w:t>
        </w:r>
      </w:ins>
    </w:p>
    <w:p w14:paraId="351A720D" w14:textId="77777777" w:rsidR="00550F71" w:rsidRDefault="00550F71" w:rsidP="00550F71">
      <w:pPr>
        <w:rPr>
          <w:ins w:id="49" w:author="Ismael SAMBY" w:date="2026-07-23T08:05:00Z"/>
          <w:rFonts w:ascii="Aptos" w:hAnsi="Aptos"/>
          <w:sz w:val="22"/>
          <w:szCs w:val="22"/>
          <w:lang w:val="en-SG"/>
        </w:rPr>
      </w:pPr>
      <w:ins w:id="50" w:author="Ismael SAMBY" w:date="2026-07-23T08:05:00Z">
        <w:r>
          <w:rPr>
            <w:sz w:val="22"/>
            <w:szCs w:val="22"/>
            <w:lang w:val="en-SG"/>
          </w:rPr>
          <w:t xml:space="preserve">Zilai </w:t>
        </w:r>
      </w:ins>
    </w:p>
    <w:p w14:paraId="551C17A0" w14:textId="77777777" w:rsidR="00550F71" w:rsidRDefault="00550F71" w:rsidP="00FB3308">
      <w:pPr>
        <w:pStyle w:val="Titre"/>
        <w:spacing w:after="300" w:line="276" w:lineRule="auto"/>
        <w:jc w:val="both"/>
        <w:rPr>
          <w:ins w:id="51" w:author="Ismael SAMBY" w:date="2026-07-23T08:05:00Z"/>
          <w:rFonts w:ascii="Arial" w:eastAsia="Calibri" w:hAnsi="Arial" w:cs="Arial"/>
          <w:b/>
          <w:bCs/>
          <w:sz w:val="21"/>
          <w:szCs w:val="21"/>
        </w:rPr>
      </w:pPr>
    </w:p>
    <w:p w14:paraId="29C4F632" w14:textId="77777777" w:rsidR="00550F71" w:rsidRDefault="00550F71" w:rsidP="00FB3308">
      <w:pPr>
        <w:pStyle w:val="Titre"/>
        <w:spacing w:after="300" w:line="276" w:lineRule="auto"/>
        <w:jc w:val="both"/>
        <w:rPr>
          <w:ins w:id="52" w:author="Ismael SAMBY" w:date="2026-07-23T08:05:00Z"/>
          <w:rFonts w:ascii="Arial" w:eastAsia="Calibri" w:hAnsi="Arial" w:cs="Arial"/>
          <w:b/>
          <w:bCs/>
          <w:sz w:val="21"/>
          <w:szCs w:val="21"/>
        </w:rPr>
      </w:pPr>
    </w:p>
    <w:p w14:paraId="5696E565" w14:textId="31C33B41" w:rsidR="008B21B3" w:rsidRPr="00F7619C" w:rsidRDefault="00161806" w:rsidP="00FB3308">
      <w:pPr>
        <w:pStyle w:val="Titre"/>
        <w:spacing w:after="300" w:line="276" w:lineRule="auto"/>
        <w:jc w:val="both"/>
        <w:rPr>
          <w:rFonts w:ascii="Arial" w:eastAsia="Calibri" w:hAnsi="Arial" w:cs="Arial"/>
          <w:b/>
          <w:bCs/>
          <w:sz w:val="21"/>
          <w:szCs w:val="21"/>
        </w:rPr>
      </w:pPr>
      <w:r>
        <w:rPr>
          <w:rFonts w:ascii="Arial" w:eastAsia="Calibri" w:hAnsi="Arial" w:cs="Arial"/>
          <w:b/>
          <w:bCs/>
          <w:sz w:val="21"/>
          <w:szCs w:val="21"/>
        </w:rPr>
        <w:t xml:space="preserve">22. PLAN DE GESTION DES RISQUES ENVIRONNEMENTAUX DES CATASTROPHES ET DES SITUATIONS D'URGENCE</w:t>
      </w:r>
    </w:p>
    <w:p w14:paraId="5DAB44A2"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22.1 Introduction et Objectifs</w:t>
      </w:r>
    </w:p>
    <w:p w14:paraId="0E74DD63" w14:textId="77777777" w:rsidR="008B21B3" w:rsidRPr="00F7619C" w:rsidRDefault="00161806" w:rsidP="00FB3308">
      <w:pPr>
        <w:spacing w:after="160" w:line="276" w:lineRule="auto"/>
        <w:jc w:val="both"/>
        <w:rPr>
          <w:rFonts w:ascii="Arial" w:hAnsi="Arial" w:cs="Arial"/>
          <w:sz w:val="21"/>
          <w:szCs w:val="21"/>
        </w:rPr>
      </w:pPr>
      <w:commentRangeStart w:id="328"/>
      <w:r>
        <w:rPr>
          <w:rFonts w:ascii="Arial" w:eastAsia="Calibri" w:hAnsi="Arial" w:cs="Arial"/>
          <w:sz w:val="21"/>
          <w:szCs w:val="21"/>
        </w:rPr>
        <w:t xml:space="preserve">Ce chapitre présente le cadre de gestion des risques environnementaux et de préparation aux situations d'urgence du Projet de raffinerie d'alumine du Winning Consortium Alumina Guinea (WCAG - SAU) à Dobali, Préfecture de Boké, en République de Guinée. Le Projet comprend notamment la raffinerie d'alumine (procédé Bayer), une centrale électrique et une station de gazéification du charbon, une installation de stockage des résidus de boues rouges, un barrage et un réservoir de prise d'eau brute avec son réseau de canalisations, un port dédié à l'alumine, ainsi que les infrastructures de transport et de soutien associées.</w:t>
      </w:r>
      <w:commentRangeEnd w:id="328"/>
      <w:r>
        <w:rPr>
          <w:rStyle w:val="Marquedecommentaire"/>
        </w:rPr>
        <w:commentReference w:id="328"/>
      </w:r>
    </w:p>
    <w:p w14:paraId="345DCCF9" w14:textId="44839EF9" w:rsidR="008B21B3" w:rsidRPr="00F7619C" w:rsidRDefault="00161806" w:rsidP="00FB3308">
      <w:pPr>
        <w:spacing w:after="160" w:line="276" w:lineRule="auto"/>
        <w:jc w:val="both"/>
        <w:rPr>
          <w:rFonts w:ascii="Arial" w:hAnsi="Arial" w:cs="Arial"/>
          <w:sz w:val="21"/>
          <w:szCs w:val="21"/>
        </w:rPr>
      </w:pPr>
      <w:commentRangeStart w:id="318"/>
      <w:r>
        <w:rPr>
          <w:rFonts w:ascii="Arial" w:eastAsia="Calibri" w:hAnsi="Arial" w:cs="Arial"/>
          <w:sz w:val="21"/>
          <w:szCs w:val="21"/>
        </w:rPr>
        <w:lastRenderedPageBreak/>
        <w:t>L'objectif de ce chapitre est d'identifier, au niveau de définition actuel du Projet, les scénarios d'accidents environnementaux crédibles associés à ses composantes, et d'évaluer leurs impacts potentiels sur les récepteurs environnementaux et sociaux</w:t>
      </w:r>
      <w:commentRangeEnd w:id="318"/>
      <w:r>
        <w:rPr>
          <w:rStyle w:val="Marquedecommentaire"/>
        </w:rPr>
        <w:commentReference w:id="318"/>
      </w:r>
      <w:del w:id="53" w:author="Zhou Zilai" w:date="2026-07-22T09:58:00Z">
        <w:r>
          <w:rPr>
            <w:rFonts w:ascii="Arial" w:eastAsia="Calibri" w:hAnsi="Arial" w:cs="Arial"/>
            <w:sz w:val="21"/>
            <w:szCs w:val="21"/>
          </w:rPr>
          <w:delText>, dans une perspective d'évaluation d'impact plutôt que de gestion opérationnelle de la sécurité au travail</w:delText>
        </w:r>
      </w:del>
      <w:r>
        <w:rPr>
          <w:rFonts w:ascii="Arial" w:eastAsia="Calibri" w:hAnsi="Arial" w:cs="Arial"/>
          <w:sz w:val="21"/>
          <w:szCs w:val="21"/>
        </w:rPr>
        <w:t>.</w:t>
      </w:r>
    </w:p>
    <w:p w14:paraId="0D8D342B"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 chapitre couvre :</w:t>
      </w:r>
    </w:p>
    <w:p w14:paraId="7D170293"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 cadre réglementaire et normatif de référence ;</w:t>
      </w:r>
    </w:p>
    <w:p w14:paraId="76CAC101"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La méthodologie d'évaluation des risques environnementaux, fondée sur une approche source-voie de transfert-récepteur ;</w:t>
      </w:r>
    </w:p>
    <w:p w14:paraId="5B5B2A17"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scénarios de risques et d'accidents environnementaux pertinents pour le Projet ;</w:t>
      </w:r>
    </w:p>
    <w:p w14:paraId="536A8F64"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risques naturels et externes susceptibles de déclencher de tels scénarios ;</w:t>
      </w:r>
    </w:p>
    <w:p w14:paraId="3A0BE3C4"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principes de prévention et de gestion des risques environnementaux ;</w:t>
      </w:r>
    </w:p>
    <w:p w14:paraId="752DBA61"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 cadre de préparation et de réponse aux urgences environnementales ;</w:t>
      </w:r>
    </w:p>
    <w:p w14:paraId="765415D1"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principes de surveillance et d'amélioration continue.</w:t>
      </w:r>
    </w:p>
    <w:p w14:paraId="12D5F96D" w14:textId="54B3604C" w:rsidR="008B21B3" w:rsidRPr="004C5213" w:rsidDel="00E63FAF" w:rsidRDefault="00161806" w:rsidP="00FB3308">
      <w:pPr>
        <w:spacing w:after="160" w:line="276" w:lineRule="auto"/>
        <w:jc w:val="both"/>
        <w:rPr>
          <w:del w:id="54" w:author="Zhou Zilai" w:date="2026-07-22T09:58:00Z"/>
          <w:rFonts w:ascii="Arial" w:hAnsi="Arial" w:cs="Arial"/>
          <w:strike/>
          <w:sz w:val="21"/>
          <w:szCs w:val="21"/>
          <w:rPrChange w:id="55" w:author="Zhou Zilai" w:date="2026-07-23T14:40:00Z">
            <w:rPr>
              <w:del w:id="56" w:author="Zhou Zilai" w:date="2026-07-22T09:58:00Z"/>
              <w:rFonts w:ascii="Arial" w:hAnsi="Arial" w:cs="Arial"/>
              <w:sz w:val="21"/>
              <w:szCs w:val="21"/>
            </w:rPr>
          </w:rPrChange>
        </w:rPr>
      </w:pPr>
      <w:commentRangeStart w:id="57"/>
      <w:del w:id="58" w:author="Zhou Zilai" w:date="2026-07-22T09:58:00Z">
        <w:r>
          <w:rPr>
            <w:rFonts w:ascii="Arial" w:eastAsia="Calibri" w:hAnsi="Arial" w:cs="Arial"/>
            <w:strike/>
            <w:sz w:val="21"/>
            <w:szCs w:val="21"/>
            <w:rPrChange w:id="59" w:author="Zhou Zilai" w:date="2026-07-23T14:40:00Z">
              <w:rPr>
                <w:rFonts w:ascii="Arial" w:eastAsia="Calibri" w:hAnsi="Arial" w:cs="Arial"/>
                <w:sz w:val="21"/>
                <w:szCs w:val="21"/>
              </w:rPr>
            </w:rPrChange>
          </w:rPr>
          <w:delText>Les aspects relatifs à la santé et à la sécurité au travail (ex. risques de coincement, chutes, brûlures, électrisation du personnel) ne sont pas traités dans le présent chapitre : ils relèveront du Système de Management de la Santé et de la Sécurité au Travail (SST) du Projet, développé et mis en œuvre conformément aux normes internationales applicables (notamment ISO 45001), en dehors du périmètre de la présente EIES.</w:delText>
        </w:r>
      </w:del>
    </w:p>
    <w:p w14:paraId="2660BC48" w14:textId="41512E22" w:rsidR="000D0158" w:rsidRPr="004C5213" w:rsidRDefault="00161806" w:rsidP="00FB3308">
      <w:pPr>
        <w:pStyle w:val="Titre2"/>
        <w:spacing w:before="300" w:after="160" w:line="276" w:lineRule="auto"/>
        <w:jc w:val="both"/>
        <w:rPr>
          <w:rFonts w:ascii="Arial" w:eastAsia="Calibri" w:hAnsi="Arial" w:cs="Arial"/>
          <w:b/>
          <w:bCs/>
          <w:strike/>
          <w:color w:val="auto"/>
          <w:sz w:val="21"/>
          <w:szCs w:val="21"/>
          <w:rPrChange w:id="60" w:author="Zhou Zilai" w:date="2026-07-23T14:40:00Z">
            <w:rPr>
              <w:rFonts w:ascii="Arial" w:eastAsia="Calibri" w:hAnsi="Arial" w:cs="Arial"/>
              <w:b/>
              <w:bCs/>
              <w:color w:val="auto"/>
              <w:sz w:val="21"/>
              <w:szCs w:val="21"/>
            </w:rPr>
          </w:rPrChange>
        </w:rPr>
      </w:pPr>
      <w:r>
        <w:rPr>
          <w:rFonts w:ascii="Arial" w:eastAsia="Calibri" w:hAnsi="Arial" w:cs="Arial"/>
          <w:b/>
          <w:bCs/>
          <w:strike/>
          <w:color w:val="auto"/>
          <w:sz w:val="21"/>
          <w:szCs w:val="21"/>
          <w:rPrChange w:id="61" w:author="Zhou Zilai" w:date="2026-07-23T14:40:00Z">
            <w:rPr>
              <w:rFonts w:ascii="Arial" w:eastAsia="Calibri" w:hAnsi="Arial" w:cs="Arial"/>
              <w:b/>
              <w:bCs/>
              <w:color w:val="auto"/>
              <w:sz w:val="21"/>
              <w:szCs w:val="21"/>
            </w:rPr>
          </w:rPrChange>
        </w:rPr>
        <w:t>22.2 Cadre Réglementaire et Normatif de Référence</w:t>
      </w:r>
      <w:commentRangeEnd w:id="57"/>
      <w:r>
        <w:rPr>
          <w:rStyle w:val="Marquedecommentaire"/>
          <w:rFonts w:ascii="Arial" w:eastAsia="Calibri" w:hAnsi="Arial" w:cs="Arial"/>
          <w:b/>
          <w:bCs/>
          <w:strike/>
          <w:color w:val="auto"/>
          <w:sz w:val="21"/>
          <w:szCs w:val="21"/>
          <w:rPrChange w:id="62" w:author="Zhou Zilai" w:date="2026-07-23T14:40:00Z">
            <w:rPr>
              <w:rStyle w:val="Marquedecommentaire"/>
              <w:rFonts w:ascii="Arial" w:eastAsia="Calibri" w:hAnsi="Arial" w:cs="Arial"/>
              <w:b/>
              <w:bCs/>
              <w:color w:val="auto"/>
              <w:sz w:val="21"/>
              <w:szCs w:val="21"/>
            </w:rPr>
          </w:rPrChange>
        </w:rPr>
        <w:commentReference w:id="57"/>
      </w:r>
    </w:p>
    <w:p w14:paraId="6435B1D9" w14:textId="77777777" w:rsidR="000D0158" w:rsidRPr="00FE6304" w:rsidRDefault="000D0158" w:rsidP="000D0158">
      <w:pPr>
        <w:spacing w:line="276" w:lineRule="auto"/>
        <w:jc w:val="both"/>
        <w:rPr>
          <w:rFonts w:ascii="Arial" w:eastAsia="Calibri" w:hAnsi="Arial" w:cs="Arial"/>
          <w:strike/>
          <w:sz w:val="21"/>
          <w:szCs w:val="21"/>
          <w:rPrChange w:id="63" w:author="Zhou Zilai" w:date="2026-07-22T10:05:00Z">
            <w:rPr>
              <w:rFonts w:ascii="Arial" w:eastAsia="Calibri" w:hAnsi="Arial" w:cs="Arial"/>
              <w:sz w:val="21"/>
              <w:szCs w:val="21"/>
            </w:rPr>
          </w:rPrChange>
        </w:rPr>
      </w:pPr>
      <w:r>
        <w:rPr>
          <w:rFonts w:ascii="Arial" w:eastAsia="Calibri" w:hAnsi="Arial" w:cs="Arial"/>
          <w:strike/>
          <w:sz w:val="21"/>
          <w:szCs w:val="21"/>
          <w:rPrChange w:id="64" w:author="Zhou Zilai" w:date="2026-07-22T10:05:00Z">
            <w:rPr>
              <w:rFonts w:ascii="Arial" w:eastAsia="Calibri" w:hAnsi="Arial" w:cs="Arial"/>
              <w:sz w:val="21"/>
              <w:szCs w:val="21"/>
            </w:rPr>
          </w:rPrChange>
        </w:rPr>
        <w:t xml:space="preserve">Le présent chapitre s’appuie sur le cadre juridique interne qui comprend : la constitution les lois et règlements de la République de Guinée ainsi que les règles de bonnes pratiques internationales </w:t>
      </w:r>
      <w:r>
        <w:rPr>
          <w:rFonts w:ascii="Arial" w:eastAsia="Calibri" w:hAnsi="Arial" w:cs="Arial"/>
          <w:strike/>
          <w:sz w:val="21"/>
          <w:szCs w:val="21"/>
          <w:rPrChange w:id="65" w:author="Zhou Zilai" w:date="2026-07-22T10:05:00Z">
            <w:rPr>
              <w:rFonts w:ascii="Arial" w:eastAsia="Calibri" w:hAnsi="Arial" w:cs="Arial"/>
              <w:sz w:val="21"/>
              <w:szCs w:val="21"/>
            </w:rPr>
          </w:rPrChange>
        </w:rPr>
        <w:t>applicables</w:t>
      </w:r>
      <w:r>
        <w:rPr>
          <w:rFonts w:ascii="Arial" w:eastAsia="Calibri" w:hAnsi="Arial" w:cs="Arial"/>
          <w:strike/>
          <w:sz w:val="21"/>
          <w:szCs w:val="21"/>
          <w:rPrChange w:id="66" w:author="Zhou Zilai" w:date="2026-07-22T10:05:00Z">
            <w:rPr>
              <w:rFonts w:ascii="Arial" w:eastAsia="Calibri" w:hAnsi="Arial" w:cs="Arial"/>
              <w:sz w:val="21"/>
              <w:szCs w:val="21"/>
            </w:rPr>
          </w:rPrChange>
        </w:rPr>
        <w:t xml:space="preserve"> au projet. </w:t>
      </w:r>
    </w:p>
    <w:p w14:paraId="7AF4AB71" w14:textId="77777777" w:rsidR="000D0158" w:rsidRPr="00FE6304" w:rsidRDefault="000D0158" w:rsidP="000D0158">
      <w:pPr>
        <w:spacing w:line="276" w:lineRule="auto"/>
        <w:jc w:val="both"/>
        <w:rPr>
          <w:rFonts w:ascii="Arial" w:eastAsia="Calibri" w:hAnsi="Arial" w:cs="Arial"/>
          <w:strike/>
          <w:sz w:val="21"/>
          <w:szCs w:val="21"/>
          <w:rPrChange w:id="67" w:author="Zhou Zilai" w:date="2026-07-22T10:05:00Z">
            <w:rPr>
              <w:rFonts w:ascii="Arial" w:eastAsia="Calibri" w:hAnsi="Arial" w:cs="Arial"/>
              <w:sz w:val="21"/>
              <w:szCs w:val="21"/>
            </w:rPr>
          </w:rPrChange>
        </w:rPr>
      </w:pPr>
    </w:p>
    <w:p w14:paraId="1762178C" w14:textId="77777777" w:rsidR="000D0158" w:rsidRDefault="000D0158" w:rsidP="000D0158">
      <w:pPr>
        <w:spacing w:line="276" w:lineRule="auto"/>
        <w:jc w:val="both"/>
        <w:rPr>
          <w:ins w:id="68" w:author="Zhou Zilai" w:date="2026-07-22T10:05:00Z"/>
          <w:rFonts w:ascii="Arial" w:eastAsia="Calibri" w:hAnsi="Arial" w:cs="Arial"/>
          <w:strike/>
          <w:sz w:val="21"/>
          <w:szCs w:val="21"/>
        </w:rPr>
      </w:pPr>
      <w:r>
        <w:rPr>
          <w:rFonts w:ascii="Arial" w:eastAsia="Calibri" w:hAnsi="Arial" w:cs="Arial"/>
          <w:strike/>
          <w:sz w:val="21"/>
          <w:szCs w:val="21"/>
          <w:rPrChange w:id="69" w:author="Zhou Zilai" w:date="2026-07-22T10:05:00Z">
            <w:rPr>
              <w:rFonts w:ascii="Arial" w:eastAsia="Calibri" w:hAnsi="Arial" w:cs="Arial"/>
              <w:sz w:val="21"/>
              <w:szCs w:val="21"/>
            </w:rPr>
          </w:rPrChange>
        </w:rPr>
        <w:t xml:space="preserve">En ce qui concerne le cadre juridique national applicable au </w:t>
      </w:r>
      <w:commentRangeStart w:id="70"/>
      <w:r>
        <w:rPr>
          <w:rFonts w:ascii="Arial" w:eastAsia="Calibri" w:hAnsi="Arial" w:cs="Arial"/>
          <w:strike/>
          <w:sz w:val="21"/>
          <w:szCs w:val="21"/>
          <w:rPrChange w:id="71" w:author="Zhou Zilai" w:date="2026-07-22T10:05:00Z">
            <w:rPr>
              <w:rFonts w:ascii="Arial" w:eastAsia="Calibri" w:hAnsi="Arial" w:cs="Arial"/>
              <w:sz w:val="21"/>
              <w:szCs w:val="21"/>
            </w:rPr>
          </w:rPrChange>
        </w:rPr>
        <w:t>PGRECSU</w:t>
      </w:r>
      <w:commentRangeEnd w:id="70"/>
      <w:r>
        <w:rPr>
          <w:rStyle w:val="Marquedecommentaire"/>
          <w:rFonts w:ascii="Arial" w:eastAsia="Calibri" w:hAnsi="Arial" w:cs="Arial"/>
          <w:strike/>
          <w:sz w:val="21"/>
          <w:szCs w:val="21"/>
          <w:rPrChange w:id="72" w:author="Zhou Zilai" w:date="2026-07-22T10:05:00Z">
            <w:rPr>
              <w:rStyle w:val="Marquedecommentaire"/>
              <w:rFonts w:ascii="Arial" w:eastAsia="Calibri" w:hAnsi="Arial" w:cs="Arial"/>
              <w:sz w:val="21"/>
              <w:szCs w:val="21"/>
            </w:rPr>
          </w:rPrChange>
        </w:rPr>
        <w:commentReference w:id="70"/>
      </w:r>
      <w:commentRangeStart w:id="319"/>
      <w:r>
        <w:rPr>
          <w:rFonts w:ascii="Arial" w:eastAsia="Calibri" w:hAnsi="Arial" w:cs="Arial"/>
          <w:strike/>
          <w:sz w:val="21"/>
          <w:szCs w:val="21"/>
          <w:rPrChange w:id="73" w:author="Zhou Zilai" w:date="2026-07-22T10:05:00Z">
            <w:rPr>
              <w:rFonts w:ascii="Arial" w:eastAsia="Calibri" w:hAnsi="Arial" w:cs="Arial"/>
              <w:sz w:val="21"/>
              <w:szCs w:val="21"/>
            </w:rPr>
          </w:rPrChange>
        </w:rPr>
        <w:t xml:space="preserve">, il repose sur un ensemble cohérent de textes constitutionnels, législatifs et réglementaires. </w:t>
      </w:r>
      <w:commentRangeEnd w:id="319"/>
      <w:r>
        <w:rPr>
          <w:rStyle w:val="Marquedecommentaire"/>
        </w:rPr>
        <w:commentReference w:id="319"/>
      </w:r>
    </w:p>
    <w:p w14:paraId="1DB9FB09" w14:textId="7758CF1C" w:rsidR="00FE6304" w:rsidRDefault="00FE6304" w:rsidP="000D0158">
      <w:pPr>
        <w:spacing w:line="276" w:lineRule="auto"/>
        <w:jc w:val="both"/>
        <w:rPr>
          <w:ins w:id="74" w:author="Zhou Zilai" w:date="2026-07-23T14:39:00Z"/>
          <w:rFonts w:ascii="Arial" w:hAnsi="Arial" w:cs="Arial"/>
          <w:sz w:val="21"/>
          <w:szCs w:val="21"/>
          <w:lang w:eastAsia="zh-CN"/>
        </w:rPr>
      </w:pPr>
    </w:p>
    <w:p w14:paraId="75DF91F0" w14:textId="0A51C24A" w:rsidR="004C5213" w:rsidRPr="00550F71" w:rsidRDefault="004C5213" w:rsidP="000D0158">
      <w:pPr>
        <w:spacing w:line="276" w:lineRule="auto"/>
        <w:jc w:val="both"/>
        <w:rPr>
          <w:rFonts w:ascii="Arial" w:hAnsi="Arial" w:cs="Arial"/>
          <w:sz w:val="21"/>
          <w:szCs w:val="21"/>
          <w:lang w:val="en-GB" w:eastAsia="zh-CN"/>
          <w:rPrChange w:id="75" w:author="Ismael SAMBY" w:date="2026-07-23T08:05:00Z">
            <w:rPr>
              <w:rFonts w:ascii="Arial" w:eastAsia="Calibri" w:hAnsi="Arial" w:cs="Arial"/>
              <w:sz w:val="21"/>
              <w:szCs w:val="21"/>
            </w:rPr>
          </w:rPrChange>
        </w:rPr>
      </w:pPr>
      <w:ins w:id="76" w:author="Zhou Zilai" w:date="2026-07-23T14:39:00Z">
        <w:r>
          <w:rPr>
            <w:rFonts w:ascii="Arial" w:hAnsi="Arial" w:cs="Arial"/>
            <w:sz w:val="21"/>
            <w:szCs w:val="21"/>
            <w:lang w:val="en-GB" w:eastAsia="zh-CN"/>
            <w:rPrChange w:id="77" w:author="Ismael SAMBY" w:date="2026-07-23T08:05:00Z">
              <w:rPr>
                <w:rFonts w:ascii="Arial" w:hAnsi="Arial" w:cs="Arial"/>
                <w:sz w:val="21"/>
                <w:szCs w:val="21"/>
                <w:lang w:eastAsia="zh-CN"/>
              </w:rPr>
            </w:rPrChange>
          </w:rPr>
          <w:t>The environmental risk management framework presented in this chapter has been developed in accordance with the applicable Guinean legal and regulatory requirements, taking into account the Project characteristics and the level of detail appropriate for the current ESIA stage.</w:t>
        </w:r>
      </w:ins>
    </w:p>
    <w:p w14:paraId="292E1553" w14:textId="77777777" w:rsidR="000D0158" w:rsidRPr="00550F71" w:rsidRDefault="000D0158" w:rsidP="000D0158">
      <w:pPr>
        <w:spacing w:line="276" w:lineRule="auto"/>
        <w:jc w:val="both"/>
        <w:rPr>
          <w:rFonts w:ascii="Arial" w:eastAsia="Calibri" w:hAnsi="Arial" w:cs="Arial"/>
          <w:sz w:val="21"/>
          <w:szCs w:val="21"/>
          <w:lang w:val="en-GB"/>
          <w:rPrChange w:id="78" w:author="Ismael SAMBY" w:date="2026-07-23T08:05:00Z">
            <w:rPr>
              <w:rFonts w:ascii="Arial" w:eastAsia="Calibri" w:hAnsi="Arial" w:cs="Arial"/>
              <w:sz w:val="21"/>
              <w:szCs w:val="21"/>
            </w:rPr>
          </w:rPrChange>
        </w:rPr>
      </w:pPr>
    </w:p>
    <w:p w14:paraId="67F4E538" w14:textId="77777777" w:rsidR="000D0158" w:rsidRPr="004C5213" w:rsidRDefault="000D0158" w:rsidP="000D0158">
      <w:pPr>
        <w:spacing w:line="276" w:lineRule="auto"/>
        <w:jc w:val="both"/>
        <w:rPr>
          <w:rFonts w:ascii="Arial" w:eastAsia="Calibri" w:hAnsi="Arial" w:cs="Arial"/>
          <w:strike/>
          <w:sz w:val="21"/>
          <w:szCs w:val="21"/>
          <w:u w:val="single"/>
          <w:rPrChange w:id="79"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80" w:author="Zhou Zilai" w:date="2026-07-23T14:49:00Z">
            <w:rPr>
              <w:rFonts w:ascii="Arial" w:eastAsia="Calibri" w:hAnsi="Arial" w:cs="Arial"/>
              <w:sz w:val="21"/>
              <w:szCs w:val="21"/>
              <w:u w:val="single"/>
            </w:rPr>
          </w:rPrChange>
        </w:rPr>
        <w:t>Cadre constitutionnel</w:t>
      </w:r>
    </w:p>
    <w:p w14:paraId="390A8DE7" w14:textId="77777777" w:rsidR="000D0158" w:rsidRPr="004C5213" w:rsidRDefault="000D0158" w:rsidP="000D0158">
      <w:pPr>
        <w:spacing w:after="160" w:line="276" w:lineRule="auto"/>
        <w:jc w:val="both"/>
        <w:rPr>
          <w:strike/>
          <w:rPrChange w:id="81" w:author="Zhou Zilai" w:date="2026-07-23T14:49:00Z">
            <w:rPr/>
          </w:rPrChange>
        </w:rPr>
      </w:pPr>
    </w:p>
    <w:p w14:paraId="64F2BAB8" w14:textId="77777777" w:rsidR="000D0158" w:rsidRPr="004C5213" w:rsidRDefault="000D0158" w:rsidP="000D0158">
      <w:pPr>
        <w:spacing w:line="276" w:lineRule="auto"/>
        <w:jc w:val="both"/>
        <w:rPr>
          <w:rFonts w:ascii="Arial" w:eastAsia="Calibri" w:hAnsi="Arial" w:cs="Arial"/>
          <w:strike/>
          <w:sz w:val="21"/>
          <w:szCs w:val="21"/>
          <w:rPrChange w:id="82" w:author="Zhou Zilai" w:date="2026-07-23T14:49:00Z">
            <w:rPr>
              <w:rFonts w:ascii="Arial" w:eastAsia="Calibri" w:hAnsi="Arial" w:cs="Arial"/>
              <w:sz w:val="21"/>
              <w:szCs w:val="21"/>
            </w:rPr>
          </w:rPrChange>
        </w:rPr>
      </w:pPr>
      <w:commentRangeStart w:id="320"/>
      <w:r>
        <w:rPr>
          <w:rFonts w:ascii="Arial" w:eastAsia="Calibri" w:hAnsi="Arial" w:cs="Arial"/>
          <w:strike/>
          <w:sz w:val="21"/>
          <w:szCs w:val="21"/>
          <w:rPrChange w:id="83" w:author="Zhou Zilai" w:date="2026-07-23T14:49:00Z">
            <w:rPr>
              <w:rFonts w:ascii="Arial" w:eastAsia="Calibri" w:hAnsi="Arial" w:cs="Arial"/>
              <w:sz w:val="21"/>
              <w:szCs w:val="21"/>
            </w:rPr>
          </w:rPrChange>
        </w:rPr>
        <w:t>La Constitution de la République de Guinée du 26 septembre 2025 pose les fondements du droit de l'environnement guinéen. Son article 30 dispose que « toute personne a droit à un environnement sain » et que « l'État veille à la protection de l'environnement ».</w:t>
      </w:r>
      <w:commentRangeEnd w:id="320"/>
      <w:r>
        <w:rPr>
          <w:rStyle w:val="Marquedecommentaire"/>
        </w:rPr>
        <w:commentReference w:id="320"/>
      </w:r>
    </w:p>
    <w:p w14:paraId="4EF222F3" w14:textId="77777777" w:rsidR="000D0158" w:rsidRPr="004C5213" w:rsidRDefault="000D0158" w:rsidP="000D0158">
      <w:pPr>
        <w:spacing w:line="276" w:lineRule="auto"/>
        <w:jc w:val="both"/>
        <w:rPr>
          <w:rFonts w:ascii="Arial" w:eastAsia="Calibri" w:hAnsi="Arial" w:cs="Arial"/>
          <w:strike/>
          <w:sz w:val="21"/>
          <w:szCs w:val="21"/>
          <w:rPrChange w:id="84" w:author="Zhou Zilai" w:date="2026-07-23T14:49:00Z">
            <w:rPr>
              <w:rFonts w:ascii="Arial" w:eastAsia="Calibri" w:hAnsi="Arial" w:cs="Arial"/>
              <w:sz w:val="21"/>
              <w:szCs w:val="21"/>
            </w:rPr>
          </w:rPrChange>
        </w:rPr>
      </w:pPr>
    </w:p>
    <w:p w14:paraId="3A3392A7" w14:textId="77777777" w:rsidR="000D0158" w:rsidRPr="004C5213" w:rsidRDefault="000D0158" w:rsidP="000D0158">
      <w:pPr>
        <w:spacing w:line="276" w:lineRule="auto"/>
        <w:jc w:val="both"/>
        <w:rPr>
          <w:rFonts w:ascii="Arial" w:eastAsia="Calibri" w:hAnsi="Arial" w:cs="Arial"/>
          <w:strike/>
          <w:sz w:val="21"/>
          <w:szCs w:val="21"/>
          <w:rPrChange w:id="85" w:author="Zhou Zilai" w:date="2026-07-23T14:49:00Z">
            <w:rPr>
              <w:rFonts w:ascii="Arial" w:eastAsia="Calibri" w:hAnsi="Arial" w:cs="Arial"/>
              <w:sz w:val="21"/>
              <w:szCs w:val="21"/>
            </w:rPr>
          </w:rPrChange>
        </w:rPr>
      </w:pPr>
      <w:r>
        <w:rPr>
          <w:rFonts w:ascii="Arial" w:eastAsia="Calibri" w:hAnsi="Arial" w:cs="Arial"/>
          <w:strike/>
          <w:sz w:val="21"/>
          <w:szCs w:val="21"/>
          <w:rPrChange w:id="86" w:author="Zhou Zilai" w:date="2026-07-23T14:49:00Z">
            <w:rPr>
              <w:rFonts w:ascii="Arial" w:eastAsia="Calibri" w:hAnsi="Arial" w:cs="Arial"/>
              <w:sz w:val="21"/>
              <w:szCs w:val="21"/>
            </w:rPr>
          </w:rPrChange>
        </w:rPr>
        <w:t xml:space="preserve">Le même Article, prévoit que le transit, l’importation, le stockage, le déversement sur le territoire national de déchets toxiques ou polluants et tout accord y relatif constituent des crimes imprescriptibles. Cette disposition constitutionnelle fonde l'ensemble de la hiérarchie des textes applicables au PGRECSU. </w:t>
      </w:r>
    </w:p>
    <w:p w14:paraId="678DEA5B" w14:textId="77777777" w:rsidR="000D0158" w:rsidRPr="004C5213" w:rsidRDefault="000D0158" w:rsidP="000D0158">
      <w:pPr>
        <w:spacing w:line="276" w:lineRule="auto"/>
        <w:jc w:val="both"/>
        <w:rPr>
          <w:rFonts w:ascii="Arial" w:eastAsia="Calibri" w:hAnsi="Arial" w:cs="Arial"/>
          <w:strike/>
          <w:sz w:val="21"/>
          <w:szCs w:val="21"/>
          <w:rPrChange w:id="87" w:author="Zhou Zilai" w:date="2026-07-23T14:49:00Z">
            <w:rPr>
              <w:rFonts w:ascii="Arial" w:eastAsia="Calibri" w:hAnsi="Arial" w:cs="Arial"/>
              <w:sz w:val="21"/>
              <w:szCs w:val="21"/>
            </w:rPr>
          </w:rPrChange>
        </w:rPr>
      </w:pPr>
    </w:p>
    <w:p w14:paraId="4A648F28" w14:textId="77777777" w:rsidR="000D0158" w:rsidRPr="004C5213" w:rsidRDefault="000D0158" w:rsidP="000D0158">
      <w:pPr>
        <w:spacing w:line="276" w:lineRule="auto"/>
        <w:jc w:val="both"/>
        <w:rPr>
          <w:rFonts w:ascii="Arial" w:eastAsia="Calibri" w:hAnsi="Arial" w:cs="Arial"/>
          <w:strike/>
          <w:sz w:val="21"/>
          <w:szCs w:val="21"/>
          <w:u w:val="single"/>
          <w:rPrChange w:id="88"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89" w:author="Zhou Zilai" w:date="2026-07-23T14:49:00Z">
            <w:rPr>
              <w:rFonts w:ascii="Arial" w:eastAsia="Calibri" w:hAnsi="Arial" w:cs="Arial"/>
              <w:sz w:val="21"/>
              <w:szCs w:val="21"/>
              <w:u w:val="single"/>
            </w:rPr>
          </w:rPrChange>
        </w:rPr>
        <w:t>Le Code de l'Environnement de la République de Guinée (Loi L/2019/0034/AN du 4 juillet 2019)</w:t>
      </w:r>
    </w:p>
    <w:p w14:paraId="0ED4D32B" w14:textId="77777777" w:rsidR="000D0158" w:rsidRPr="004C5213" w:rsidRDefault="000D0158" w:rsidP="000D0158">
      <w:pPr>
        <w:spacing w:line="276" w:lineRule="auto"/>
        <w:jc w:val="both"/>
        <w:rPr>
          <w:rFonts w:ascii="Arial" w:eastAsia="Calibri" w:hAnsi="Arial" w:cs="Arial"/>
          <w:strike/>
          <w:sz w:val="21"/>
          <w:szCs w:val="21"/>
          <w:rPrChange w:id="90" w:author="Zhou Zilai" w:date="2026-07-23T14:49:00Z">
            <w:rPr>
              <w:rFonts w:ascii="Arial" w:eastAsia="Calibri" w:hAnsi="Arial" w:cs="Arial"/>
              <w:sz w:val="21"/>
              <w:szCs w:val="21"/>
            </w:rPr>
          </w:rPrChange>
        </w:rPr>
      </w:pPr>
    </w:p>
    <w:p w14:paraId="15B5BFBD" w14:textId="77777777" w:rsidR="000D0158" w:rsidRPr="004C5213" w:rsidRDefault="000D0158" w:rsidP="000D0158">
      <w:pPr>
        <w:spacing w:line="276" w:lineRule="auto"/>
        <w:jc w:val="both"/>
        <w:rPr>
          <w:rFonts w:ascii="Arial" w:eastAsia="Calibri" w:hAnsi="Arial" w:cs="Arial"/>
          <w:strike/>
          <w:sz w:val="21"/>
          <w:szCs w:val="21"/>
          <w:rPrChange w:id="91" w:author="Zhou Zilai" w:date="2026-07-23T14:49:00Z">
            <w:rPr>
              <w:rFonts w:ascii="Arial" w:eastAsia="Calibri" w:hAnsi="Arial" w:cs="Arial"/>
              <w:sz w:val="21"/>
              <w:szCs w:val="21"/>
            </w:rPr>
          </w:rPrChange>
        </w:rPr>
      </w:pPr>
      <w:r>
        <w:rPr>
          <w:rFonts w:ascii="Arial" w:eastAsia="Calibri" w:hAnsi="Arial" w:cs="Arial"/>
          <w:strike/>
          <w:sz w:val="21"/>
          <w:szCs w:val="21"/>
          <w:rPrChange w:id="92" w:author="Zhou Zilai" w:date="2026-07-23T14:49:00Z">
            <w:rPr>
              <w:rFonts w:ascii="Arial" w:eastAsia="Calibri" w:hAnsi="Arial" w:cs="Arial"/>
              <w:sz w:val="21"/>
              <w:szCs w:val="21"/>
            </w:rPr>
          </w:rPrChange>
        </w:rPr>
        <w:t>Le Code de l'Environnement constitue le texte central du dispositif juridique applicable au PGRECSU. Il consolide, en un texte unique, la prévention des risques industriels et technologiques, la gestion des risques de catastrophe naturelle, l'évaluation environnementale et le régime des installations classées. Ses dispositions pertinentes sont examinées ci-après dans l'ordre du Code.</w:t>
      </w:r>
    </w:p>
    <w:p w14:paraId="78896217" w14:textId="77777777" w:rsidR="000D0158" w:rsidRPr="004C5213" w:rsidRDefault="000D0158" w:rsidP="000D0158">
      <w:pPr>
        <w:spacing w:line="276" w:lineRule="auto"/>
        <w:jc w:val="both"/>
        <w:rPr>
          <w:rFonts w:ascii="Arial" w:eastAsia="Calibri" w:hAnsi="Arial" w:cs="Arial"/>
          <w:strike/>
          <w:sz w:val="21"/>
          <w:szCs w:val="21"/>
          <w:rPrChange w:id="93" w:author="Zhou Zilai" w:date="2026-07-23T14:49:00Z">
            <w:rPr>
              <w:rFonts w:ascii="Arial" w:eastAsia="Calibri" w:hAnsi="Arial" w:cs="Arial"/>
              <w:sz w:val="21"/>
              <w:szCs w:val="21"/>
            </w:rPr>
          </w:rPrChange>
        </w:rPr>
      </w:pPr>
    </w:p>
    <w:p w14:paraId="4985018B" w14:textId="77777777" w:rsidR="000D0158" w:rsidRPr="004C5213" w:rsidRDefault="000D0158" w:rsidP="000D0158">
      <w:pPr>
        <w:spacing w:line="276" w:lineRule="auto"/>
        <w:jc w:val="both"/>
        <w:rPr>
          <w:rFonts w:ascii="Arial" w:eastAsia="Calibri" w:hAnsi="Arial" w:cs="Arial"/>
          <w:strike/>
          <w:sz w:val="21"/>
          <w:szCs w:val="21"/>
          <w:u w:val="single"/>
          <w:rPrChange w:id="94"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95" w:author="Zhou Zilai" w:date="2026-07-23T14:49:00Z">
            <w:rPr>
              <w:rFonts w:ascii="Arial" w:eastAsia="Calibri" w:hAnsi="Arial" w:cs="Arial"/>
              <w:sz w:val="21"/>
              <w:szCs w:val="21"/>
              <w:u w:val="single"/>
            </w:rPr>
          </w:rPrChange>
        </w:rPr>
        <w:t xml:space="preserve">Objet, principes fondamentaux et champ d'application </w:t>
      </w:r>
    </w:p>
    <w:p w14:paraId="0E990EA3" w14:textId="77777777" w:rsidR="000D0158" w:rsidRPr="004C5213" w:rsidRDefault="000D0158" w:rsidP="000D0158">
      <w:pPr>
        <w:outlineLvl w:val="2"/>
        <w:rPr>
          <w:rFonts w:ascii="Arial" w:eastAsia="Calibri" w:hAnsi="Arial" w:cs="Arial"/>
          <w:strike/>
          <w:sz w:val="21"/>
          <w:szCs w:val="21"/>
          <w:u w:val="single"/>
          <w:rPrChange w:id="96" w:author="Zhou Zilai" w:date="2026-07-23T14:49:00Z">
            <w:rPr>
              <w:rFonts w:ascii="Arial" w:eastAsia="Calibri" w:hAnsi="Arial" w:cs="Arial"/>
              <w:sz w:val="21"/>
              <w:szCs w:val="21"/>
              <w:u w:val="single"/>
            </w:rPr>
          </w:rPrChange>
        </w:rPr>
      </w:pPr>
    </w:p>
    <w:p w14:paraId="20D32E3A" w14:textId="77777777" w:rsidR="000D0158" w:rsidRPr="004C5213" w:rsidRDefault="000D0158" w:rsidP="000D0158">
      <w:pPr>
        <w:spacing w:line="276" w:lineRule="auto"/>
        <w:jc w:val="both"/>
        <w:rPr>
          <w:rFonts w:ascii="Arial" w:eastAsia="Calibri" w:hAnsi="Arial" w:cs="Arial"/>
          <w:strike/>
          <w:sz w:val="21"/>
          <w:szCs w:val="21"/>
          <w:rPrChange w:id="97" w:author="Zhou Zilai" w:date="2026-07-23T14:49:00Z">
            <w:rPr>
              <w:rFonts w:ascii="Arial" w:eastAsia="Calibri" w:hAnsi="Arial" w:cs="Arial"/>
              <w:sz w:val="21"/>
              <w:szCs w:val="21"/>
            </w:rPr>
          </w:rPrChange>
        </w:rPr>
      </w:pPr>
      <w:r>
        <w:rPr>
          <w:rFonts w:ascii="Arial" w:eastAsia="Calibri" w:hAnsi="Arial" w:cs="Arial"/>
          <w:strike/>
          <w:sz w:val="21"/>
          <w:szCs w:val="21"/>
          <w:rPrChange w:id="98" w:author="Zhou Zilai" w:date="2026-07-23T14:49:00Z">
            <w:rPr>
              <w:rFonts w:ascii="Arial" w:eastAsia="Calibri" w:hAnsi="Arial" w:cs="Arial"/>
              <w:sz w:val="21"/>
              <w:szCs w:val="21"/>
            </w:rPr>
          </w:rPrChange>
        </w:rPr>
        <w:t>L'article premier du Code assigne expressément à la loi l'objectif de « veiller à réduire les risques de catastrophe et à préparer les populations à l'adaptation aux changements climatiques ». L'article 8 précise que le champ d'application du Code inclut explicitement « la prévention et la gestion des risques et catastrophes ».</w:t>
      </w:r>
    </w:p>
    <w:p w14:paraId="60A12496" w14:textId="77777777" w:rsidR="000D0158" w:rsidRPr="004C5213" w:rsidRDefault="000D0158" w:rsidP="000D0158">
      <w:pPr>
        <w:spacing w:line="276" w:lineRule="auto"/>
        <w:jc w:val="both"/>
        <w:rPr>
          <w:rFonts w:ascii="Arial" w:eastAsia="Calibri" w:hAnsi="Arial" w:cs="Arial"/>
          <w:strike/>
          <w:sz w:val="21"/>
          <w:szCs w:val="21"/>
          <w:rPrChange w:id="99" w:author="Zhou Zilai" w:date="2026-07-23T14:49:00Z">
            <w:rPr>
              <w:rFonts w:ascii="Arial" w:eastAsia="Calibri" w:hAnsi="Arial" w:cs="Arial"/>
              <w:sz w:val="21"/>
              <w:szCs w:val="21"/>
            </w:rPr>
          </w:rPrChange>
        </w:rPr>
      </w:pPr>
    </w:p>
    <w:p w14:paraId="21056D34" w14:textId="77777777" w:rsidR="000D0158" w:rsidRPr="004C5213" w:rsidRDefault="000D0158" w:rsidP="000D0158">
      <w:pPr>
        <w:spacing w:line="276" w:lineRule="auto"/>
        <w:jc w:val="both"/>
        <w:rPr>
          <w:rFonts w:ascii="Arial" w:eastAsia="Calibri" w:hAnsi="Arial" w:cs="Arial"/>
          <w:strike/>
          <w:sz w:val="21"/>
          <w:szCs w:val="21"/>
          <w:rPrChange w:id="100" w:author="Zhou Zilai" w:date="2026-07-23T14:49:00Z">
            <w:rPr>
              <w:rFonts w:ascii="Arial" w:eastAsia="Calibri" w:hAnsi="Arial" w:cs="Arial"/>
              <w:sz w:val="21"/>
              <w:szCs w:val="21"/>
            </w:rPr>
          </w:rPrChange>
        </w:rPr>
      </w:pPr>
      <w:r>
        <w:rPr>
          <w:rFonts w:ascii="Arial" w:eastAsia="Calibri" w:hAnsi="Arial" w:cs="Arial"/>
          <w:strike/>
          <w:sz w:val="21"/>
          <w:szCs w:val="21"/>
          <w:rPrChange w:id="101" w:author="Zhou Zilai" w:date="2026-07-23T14:49:00Z">
            <w:rPr>
              <w:rFonts w:ascii="Arial" w:eastAsia="Calibri" w:hAnsi="Arial" w:cs="Arial"/>
              <w:sz w:val="21"/>
              <w:szCs w:val="21"/>
            </w:rPr>
          </w:rPrChange>
        </w:rPr>
        <w:t>L'article 9 énonce les dix-huit principes fondamentaux devant guider tout projet de développement, parmi lesquels, pour le PGRECSU, revêtent une importance particulière :</w:t>
      </w:r>
    </w:p>
    <w:p w14:paraId="683B2E24" w14:textId="77777777" w:rsidR="000D0158" w:rsidRPr="004C5213" w:rsidRDefault="000D0158" w:rsidP="000D0158">
      <w:pPr>
        <w:spacing w:line="276" w:lineRule="auto"/>
        <w:jc w:val="both"/>
        <w:rPr>
          <w:rFonts w:ascii="Arial" w:eastAsia="Calibri" w:hAnsi="Arial" w:cs="Arial"/>
          <w:strike/>
          <w:sz w:val="21"/>
          <w:szCs w:val="21"/>
          <w:rPrChange w:id="102" w:author="Zhou Zilai" w:date="2026-07-23T14:49:00Z">
            <w:rPr>
              <w:rFonts w:ascii="Arial" w:eastAsia="Calibri" w:hAnsi="Arial" w:cs="Arial"/>
              <w:sz w:val="21"/>
              <w:szCs w:val="21"/>
            </w:rPr>
          </w:rPrChange>
        </w:rPr>
      </w:pPr>
    </w:p>
    <w:p w14:paraId="41661B81" w14:textId="77777777" w:rsidR="000D0158" w:rsidRPr="004C5213" w:rsidRDefault="000D0158" w:rsidP="000D0158">
      <w:pPr>
        <w:pStyle w:val="Paragraphedeliste"/>
        <w:numPr>
          <w:ilvl w:val="0"/>
          <w:numId w:val="3"/>
        </w:numPr>
        <w:spacing w:line="276" w:lineRule="auto"/>
        <w:jc w:val="both"/>
        <w:rPr>
          <w:rFonts w:ascii="Arial" w:eastAsia="Calibri" w:hAnsi="Arial" w:cs="Arial"/>
          <w:strike/>
          <w:sz w:val="21"/>
          <w:szCs w:val="21"/>
          <w:rPrChange w:id="103" w:author="Zhou Zilai" w:date="2026-07-23T14:49:00Z">
            <w:rPr>
              <w:rFonts w:ascii="Arial" w:eastAsia="Calibri" w:hAnsi="Arial" w:cs="Arial"/>
              <w:sz w:val="21"/>
              <w:szCs w:val="21"/>
            </w:rPr>
          </w:rPrChange>
        </w:rPr>
      </w:pPr>
      <w:r>
        <w:rPr>
          <w:rFonts w:ascii="Arial" w:eastAsia="Calibri" w:hAnsi="Arial" w:cs="Arial"/>
          <w:strike/>
          <w:sz w:val="21"/>
          <w:szCs w:val="21"/>
          <w:rPrChange w:id="104" w:author="Zhou Zilai" w:date="2026-07-23T14:49:00Z">
            <w:rPr>
              <w:rFonts w:ascii="Arial" w:eastAsia="Calibri" w:hAnsi="Arial" w:cs="Arial"/>
              <w:sz w:val="21"/>
              <w:szCs w:val="21"/>
            </w:rPr>
          </w:rPrChange>
        </w:rPr>
        <w:t>le</w:t>
      </w:r>
      <w:r>
        <w:rPr>
          <w:rFonts w:ascii="Arial" w:eastAsia="Calibri" w:hAnsi="Arial" w:cs="Arial"/>
          <w:strike/>
          <w:sz w:val="21"/>
          <w:szCs w:val="21"/>
          <w:rPrChange w:id="105" w:author="Zhou Zilai" w:date="2026-07-23T14:49:00Z">
            <w:rPr>
              <w:rFonts w:ascii="Arial" w:eastAsia="Calibri" w:hAnsi="Arial" w:cs="Arial"/>
              <w:sz w:val="21"/>
              <w:szCs w:val="21"/>
            </w:rPr>
          </w:rPrChange>
        </w:rPr>
        <w:t xml:space="preserve"> principe de précaution : en cas de risque grave et irréversible, l'absence de certitude scientifique ne doit pas retarder l'adoption de mesures effectives et proportionnées ;</w:t>
      </w:r>
    </w:p>
    <w:p w14:paraId="053A0A72" w14:textId="77777777" w:rsidR="000D0158" w:rsidRPr="004C5213" w:rsidRDefault="000D0158" w:rsidP="000D0158">
      <w:pPr>
        <w:pStyle w:val="Paragraphedeliste"/>
        <w:numPr>
          <w:ilvl w:val="0"/>
          <w:numId w:val="3"/>
        </w:numPr>
        <w:spacing w:line="276" w:lineRule="auto"/>
        <w:jc w:val="both"/>
        <w:rPr>
          <w:rFonts w:ascii="Arial" w:eastAsia="Calibri" w:hAnsi="Arial" w:cs="Arial"/>
          <w:strike/>
          <w:sz w:val="21"/>
          <w:szCs w:val="21"/>
          <w:rPrChange w:id="106" w:author="Zhou Zilai" w:date="2026-07-23T14:49:00Z">
            <w:rPr>
              <w:rFonts w:ascii="Arial" w:eastAsia="Calibri" w:hAnsi="Arial" w:cs="Arial"/>
              <w:sz w:val="21"/>
              <w:szCs w:val="21"/>
            </w:rPr>
          </w:rPrChange>
        </w:rPr>
      </w:pPr>
      <w:r>
        <w:rPr>
          <w:rFonts w:ascii="Arial" w:eastAsia="Calibri" w:hAnsi="Arial" w:cs="Arial"/>
          <w:strike/>
          <w:sz w:val="21"/>
          <w:szCs w:val="21"/>
          <w:rPrChange w:id="107" w:author="Zhou Zilai" w:date="2026-07-23T14:49:00Z">
            <w:rPr>
              <w:rFonts w:ascii="Arial" w:eastAsia="Calibri" w:hAnsi="Arial" w:cs="Arial"/>
              <w:sz w:val="21"/>
              <w:szCs w:val="21"/>
            </w:rPr>
          </w:rPrChange>
        </w:rPr>
        <w:t>le</w:t>
      </w:r>
      <w:r>
        <w:rPr>
          <w:rFonts w:ascii="Arial" w:eastAsia="Calibri" w:hAnsi="Arial" w:cs="Arial"/>
          <w:strike/>
          <w:sz w:val="21"/>
          <w:szCs w:val="21"/>
          <w:rPrChange w:id="108" w:author="Zhou Zilai" w:date="2026-07-23T14:49:00Z">
            <w:rPr>
              <w:rFonts w:ascii="Arial" w:eastAsia="Calibri" w:hAnsi="Arial" w:cs="Arial"/>
              <w:sz w:val="21"/>
              <w:szCs w:val="21"/>
            </w:rPr>
          </w:rPrChange>
        </w:rPr>
        <w:t xml:space="preserve"> principe de prévention : action préventive et correction des atteintes à l'environnement en priorité à la source, avec les meilleures techniques disponibles ;</w:t>
      </w:r>
    </w:p>
    <w:p w14:paraId="1EAF5E14" w14:textId="77777777" w:rsidR="000D0158" w:rsidRPr="004C5213" w:rsidRDefault="000D0158" w:rsidP="000D0158">
      <w:pPr>
        <w:pStyle w:val="Paragraphedeliste"/>
        <w:numPr>
          <w:ilvl w:val="0"/>
          <w:numId w:val="3"/>
        </w:numPr>
        <w:spacing w:line="276" w:lineRule="auto"/>
        <w:jc w:val="both"/>
        <w:rPr>
          <w:rFonts w:ascii="Arial" w:eastAsia="Calibri" w:hAnsi="Arial" w:cs="Arial"/>
          <w:strike/>
          <w:sz w:val="21"/>
          <w:szCs w:val="21"/>
          <w:rPrChange w:id="109" w:author="Zhou Zilai" w:date="2026-07-23T14:49:00Z">
            <w:rPr>
              <w:rFonts w:ascii="Arial" w:eastAsia="Calibri" w:hAnsi="Arial" w:cs="Arial"/>
              <w:sz w:val="21"/>
              <w:szCs w:val="21"/>
            </w:rPr>
          </w:rPrChange>
        </w:rPr>
      </w:pPr>
      <w:r>
        <w:rPr>
          <w:rFonts w:ascii="Arial" w:eastAsia="Calibri" w:hAnsi="Arial" w:cs="Arial"/>
          <w:strike/>
          <w:sz w:val="21"/>
          <w:szCs w:val="21"/>
          <w:rPrChange w:id="110" w:author="Zhou Zilai" w:date="2026-07-23T14:49:00Z">
            <w:rPr>
              <w:rFonts w:ascii="Arial" w:eastAsia="Calibri" w:hAnsi="Arial" w:cs="Arial"/>
              <w:sz w:val="21"/>
              <w:szCs w:val="21"/>
            </w:rPr>
          </w:rPrChange>
        </w:rPr>
        <w:t>le</w:t>
      </w:r>
      <w:r>
        <w:rPr>
          <w:rFonts w:ascii="Arial" w:eastAsia="Calibri" w:hAnsi="Arial" w:cs="Arial"/>
          <w:strike/>
          <w:sz w:val="21"/>
          <w:szCs w:val="21"/>
          <w:rPrChange w:id="111" w:author="Zhou Zilai" w:date="2026-07-23T14:49:00Z">
            <w:rPr>
              <w:rFonts w:ascii="Arial" w:eastAsia="Calibri" w:hAnsi="Arial" w:cs="Arial"/>
              <w:sz w:val="21"/>
              <w:szCs w:val="21"/>
            </w:rPr>
          </w:rPrChange>
        </w:rPr>
        <w:t xml:space="preserve"> principe de responsabilité environnementale : obligation de réparation des dommages causés par tout auteur d'une infraction environnementale ;</w:t>
      </w:r>
    </w:p>
    <w:p w14:paraId="48B8F49D" w14:textId="77777777" w:rsidR="000D0158" w:rsidRPr="004C5213" w:rsidRDefault="000D0158" w:rsidP="000D0158">
      <w:pPr>
        <w:spacing w:after="100"/>
        <w:ind w:left="200"/>
        <w:jc w:val="both"/>
        <w:rPr>
          <w:rFonts w:ascii="Calibri" w:eastAsia="Calibri" w:hAnsi="Calibri" w:cs="Calibri"/>
          <w:strike/>
          <w:sz w:val="21"/>
          <w:szCs w:val="21"/>
          <w:rPrChange w:id="112" w:author="Zhou Zilai" w:date="2026-07-23T14:49:00Z">
            <w:rPr>
              <w:rFonts w:ascii="Calibri" w:eastAsia="Calibri" w:hAnsi="Calibri" w:cs="Calibri"/>
              <w:sz w:val="21"/>
              <w:szCs w:val="21"/>
            </w:rPr>
          </w:rPrChange>
        </w:rPr>
      </w:pPr>
    </w:p>
    <w:p w14:paraId="7A8D1295" w14:textId="77777777" w:rsidR="000D0158" w:rsidRPr="004C5213" w:rsidRDefault="000D0158" w:rsidP="000D0158">
      <w:pPr>
        <w:spacing w:line="276" w:lineRule="auto"/>
        <w:jc w:val="both"/>
        <w:rPr>
          <w:rFonts w:ascii="Arial" w:eastAsia="Calibri" w:hAnsi="Arial" w:cs="Arial"/>
          <w:strike/>
          <w:sz w:val="21"/>
          <w:szCs w:val="21"/>
          <w:rPrChange w:id="113" w:author="Zhou Zilai" w:date="2026-07-23T14:49:00Z">
            <w:rPr>
              <w:rFonts w:ascii="Arial" w:eastAsia="Calibri" w:hAnsi="Arial" w:cs="Arial"/>
              <w:sz w:val="21"/>
              <w:szCs w:val="21"/>
            </w:rPr>
          </w:rPrChange>
        </w:rPr>
      </w:pPr>
      <w:r>
        <w:rPr>
          <w:rFonts w:ascii="Arial" w:eastAsia="Calibri" w:hAnsi="Arial" w:cs="Arial"/>
          <w:strike/>
          <w:sz w:val="21"/>
          <w:szCs w:val="21"/>
          <w:rPrChange w:id="114" w:author="Zhou Zilai" w:date="2026-07-23T14:49:00Z">
            <w:rPr>
              <w:rFonts w:ascii="Arial" w:eastAsia="Calibri" w:hAnsi="Arial" w:cs="Arial"/>
              <w:sz w:val="21"/>
              <w:szCs w:val="21"/>
            </w:rPr>
          </w:rPrChange>
        </w:rPr>
        <w:t>L'article 5 dudit Code définit un ensemble de notions structurantes pour le PGRECSU, notamment : l'« aléa » (phénomène dangereux, substance, activité humaine ou condition pouvant causer des pertes de vies humaines, des blessures, des dommages aux biens ou à l'environnement), la « catastrophe » (rupture grave du fonctionnement d'une communauté dépassant sa capacité de réponse avec ses seules ressources), le « risque » (survenue soudaine et imprévisible d'un événement d'origine naturelle ou anthropique entraînant de graves conséquences), la « vulnérabilité », la « résilience », l'« étude de danger » (étude relative aux risques d'accidents pouvant survenir du fait du fonctionnement d'une installation classée) et l'« installation classée » (source fixe ou mobile susceptible d'être génératrice d'atteinte à l'environnement).</w:t>
      </w:r>
    </w:p>
    <w:p w14:paraId="110EDF62" w14:textId="77777777" w:rsidR="000D0158" w:rsidRPr="004C5213" w:rsidRDefault="000D0158" w:rsidP="000D0158">
      <w:pPr>
        <w:spacing w:line="276" w:lineRule="auto"/>
        <w:jc w:val="both"/>
        <w:rPr>
          <w:rFonts w:ascii="Arial" w:eastAsia="Calibri" w:hAnsi="Arial" w:cs="Arial"/>
          <w:strike/>
          <w:sz w:val="21"/>
          <w:szCs w:val="21"/>
          <w:rPrChange w:id="115" w:author="Zhou Zilai" w:date="2026-07-23T14:49:00Z">
            <w:rPr>
              <w:rFonts w:ascii="Arial" w:eastAsia="Calibri" w:hAnsi="Arial" w:cs="Arial"/>
              <w:sz w:val="21"/>
              <w:szCs w:val="21"/>
            </w:rPr>
          </w:rPrChange>
        </w:rPr>
      </w:pPr>
    </w:p>
    <w:p w14:paraId="56243377" w14:textId="77777777" w:rsidR="000D0158" w:rsidRPr="004C5213" w:rsidRDefault="000D0158" w:rsidP="000D0158">
      <w:pPr>
        <w:rPr>
          <w:rFonts w:ascii="Arial" w:eastAsia="Calibri" w:hAnsi="Arial" w:cs="Arial"/>
          <w:strike/>
          <w:sz w:val="21"/>
          <w:szCs w:val="21"/>
          <w:u w:val="single"/>
          <w:rPrChange w:id="116"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17" w:author="Zhou Zilai" w:date="2026-07-23T14:49:00Z">
            <w:rPr>
              <w:rFonts w:ascii="Arial" w:eastAsia="Calibri" w:hAnsi="Arial" w:cs="Arial"/>
              <w:sz w:val="21"/>
              <w:szCs w:val="21"/>
              <w:u w:val="single"/>
            </w:rPr>
          </w:rPrChange>
        </w:rPr>
        <w:t xml:space="preserve">Régime des installations classées pour la protection de l'environnement </w:t>
      </w:r>
    </w:p>
    <w:p w14:paraId="45D72E0D" w14:textId="77777777" w:rsidR="000D0158" w:rsidRPr="004C5213" w:rsidRDefault="000D0158" w:rsidP="000D0158">
      <w:pPr>
        <w:spacing w:line="276" w:lineRule="auto"/>
        <w:jc w:val="both"/>
        <w:rPr>
          <w:rFonts w:ascii="Arial" w:eastAsia="Calibri" w:hAnsi="Arial" w:cs="Arial"/>
          <w:strike/>
          <w:sz w:val="21"/>
          <w:szCs w:val="21"/>
          <w:rPrChange w:id="118" w:author="Zhou Zilai" w:date="2026-07-23T14:49:00Z">
            <w:rPr>
              <w:rFonts w:ascii="Arial" w:eastAsia="Calibri" w:hAnsi="Arial" w:cs="Arial"/>
              <w:sz w:val="21"/>
              <w:szCs w:val="21"/>
            </w:rPr>
          </w:rPrChange>
        </w:rPr>
      </w:pPr>
    </w:p>
    <w:p w14:paraId="6B0E900C" w14:textId="77777777" w:rsidR="000D0158" w:rsidRPr="004C5213" w:rsidRDefault="000D0158" w:rsidP="000D0158">
      <w:pPr>
        <w:spacing w:line="276" w:lineRule="auto"/>
        <w:jc w:val="both"/>
        <w:rPr>
          <w:rFonts w:ascii="Arial" w:eastAsia="Calibri" w:hAnsi="Arial" w:cs="Arial"/>
          <w:strike/>
          <w:sz w:val="21"/>
          <w:szCs w:val="21"/>
          <w:rPrChange w:id="119" w:author="Zhou Zilai" w:date="2026-07-23T14:49:00Z">
            <w:rPr>
              <w:rFonts w:ascii="Arial" w:eastAsia="Calibri" w:hAnsi="Arial" w:cs="Arial"/>
              <w:sz w:val="21"/>
              <w:szCs w:val="21"/>
            </w:rPr>
          </w:rPrChange>
        </w:rPr>
      </w:pPr>
      <w:r>
        <w:rPr>
          <w:rFonts w:ascii="Arial" w:eastAsia="Calibri" w:hAnsi="Arial" w:cs="Arial"/>
          <w:strike/>
          <w:sz w:val="21"/>
          <w:szCs w:val="21"/>
          <w:rPrChange w:id="120" w:author="Zhou Zilai" w:date="2026-07-23T14:49:00Z">
            <w:rPr>
              <w:rFonts w:ascii="Arial" w:eastAsia="Calibri" w:hAnsi="Arial" w:cs="Arial"/>
              <w:sz w:val="21"/>
              <w:szCs w:val="21"/>
            </w:rPr>
          </w:rPrChange>
        </w:rPr>
        <w:t>Le Chapitre II du Titre V (articles 120 à 129) institue le régime des installations classées, directement applicable à la raffinerie, à la centrale thermique et, selon leur configuration, aux ouvrages du parc à boues et à leurs installations associées.</w:t>
      </w:r>
    </w:p>
    <w:p w14:paraId="28B908B5" w14:textId="77777777" w:rsidR="000D0158" w:rsidRPr="004C5213" w:rsidRDefault="000D0158" w:rsidP="000D0158">
      <w:pPr>
        <w:spacing w:line="276" w:lineRule="auto"/>
        <w:jc w:val="both"/>
        <w:rPr>
          <w:rFonts w:ascii="Arial" w:eastAsia="Calibri" w:hAnsi="Arial" w:cs="Arial"/>
          <w:strike/>
          <w:sz w:val="21"/>
          <w:szCs w:val="21"/>
          <w:rPrChange w:id="121" w:author="Zhou Zilai" w:date="2026-07-23T14:49:00Z">
            <w:rPr>
              <w:rFonts w:ascii="Arial" w:eastAsia="Calibri" w:hAnsi="Arial" w:cs="Arial"/>
              <w:sz w:val="21"/>
              <w:szCs w:val="21"/>
            </w:rPr>
          </w:rPrChange>
        </w:rPr>
      </w:pPr>
    </w:p>
    <w:p w14:paraId="5D8FD467" w14:textId="20C0607E" w:rsidR="000D0158" w:rsidRPr="004C5213" w:rsidRDefault="000D0158" w:rsidP="000D0158">
      <w:pPr>
        <w:tabs>
          <w:tab w:val="left" w:pos="7230"/>
        </w:tabs>
        <w:spacing w:after="120"/>
        <w:ind w:left="360"/>
        <w:jc w:val="both"/>
        <w:rPr>
          <w:rFonts w:ascii="Arial" w:eastAsia="Calibri" w:hAnsi="Arial" w:cs="Arial"/>
          <w:bCs/>
          <w:i/>
          <w:strike/>
          <w:color w:val="000000" w:themeColor="text1"/>
          <w:sz w:val="21"/>
          <w:szCs w:val="21"/>
          <w:rPrChange w:id="122" w:author="Zhou Zilai" w:date="2026-07-23T14:49:00Z">
            <w:rPr>
              <w:rFonts w:ascii="Arial" w:eastAsia="Calibri" w:hAnsi="Arial" w:cs="Arial"/>
              <w:bCs/>
              <w:i/>
              <w:color w:val="000000" w:themeColor="text1"/>
              <w:sz w:val="21"/>
              <w:szCs w:val="21"/>
            </w:rPr>
          </w:rPrChange>
        </w:rPr>
      </w:pPr>
      <w:r>
        <w:rPr>
          <w:rFonts w:ascii="Arial" w:eastAsia="Calibri" w:hAnsi="Arial" w:cs="Arial"/>
          <w:bCs/>
          <w:i/>
          <w:strike/>
          <w:color w:val="000000" w:themeColor="text1"/>
          <w:sz w:val="21"/>
          <w:szCs w:val="21"/>
          <w:rPrChange w:id="123" w:author="Zhou Zilai" w:date="2026-07-23T14:49:00Z">
            <w:rPr>
              <w:rFonts w:ascii="Arial" w:eastAsia="Calibri" w:hAnsi="Arial" w:cs="Arial"/>
              <w:bCs/>
              <w:i/>
              <w:color w:val="000000" w:themeColor="text1"/>
              <w:sz w:val="21"/>
              <w:szCs w:val="21"/>
            </w:rPr>
          </w:rPrChange>
        </w:rPr>
        <w:t xml:space="preserve">Article 122, alinéa 2 </w:t>
      </w:r>
      <w:r>
        <w:rPr>
          <w:rFonts w:ascii="Arial" w:eastAsia="Calibri" w:hAnsi="Arial" w:cs="Arial"/>
          <w:bCs/>
          <w:i/>
          <w:strike/>
          <w:color w:val="000000" w:themeColor="text1"/>
          <w:sz w:val="21"/>
          <w:szCs w:val="21"/>
          <w:rPrChange w:id="124" w:author="Zhou Zilai" w:date="2026-07-23T14:49:00Z">
            <w:rPr>
              <w:rFonts w:ascii="Arial" w:eastAsia="Calibri" w:hAnsi="Arial" w:cs="Arial"/>
              <w:bCs/>
              <w:i/>
              <w:color w:val="000000" w:themeColor="text1"/>
              <w:sz w:val="21"/>
              <w:szCs w:val="21"/>
            </w:rPr>
          </w:rPrChange>
        </w:rPr>
        <w:t>-</w:t>
      </w:r>
      <w:r>
        <w:rPr>
          <w:rFonts w:ascii="Arial" w:eastAsia="Calibri" w:hAnsi="Arial" w:cs="Arial"/>
          <w:bCs/>
          <w:i/>
          <w:strike/>
          <w:color w:val="000000" w:themeColor="text1"/>
          <w:sz w:val="21"/>
          <w:szCs w:val="21"/>
          <w:rPrChange w:id="125" w:author="Zhou Zilai" w:date="2026-07-23T14:49:00Z">
            <w:rPr>
              <w:rFonts w:ascii="Arial" w:eastAsia="Calibri" w:hAnsi="Arial" w:cs="Arial"/>
              <w:bCs/>
              <w:i/>
              <w:color w:val="000000" w:themeColor="text1"/>
              <w:sz w:val="21"/>
              <w:szCs w:val="21"/>
            </w:rPr>
          </w:rPrChange>
        </w:rPr>
        <w:t xml:space="preserve"> « Constituent les installations de première classe, les installations dangereuses ou polluantes susceptibles d'incommoder les voisinages, de nuire à la santé ou de porter atteinte à l'environnement et dont l'exploitation ne peut être autorisée qu'à condition que des mesures soient prises pour prévenir les dangers ou inconvénients. »</w:t>
      </w:r>
    </w:p>
    <w:p w14:paraId="71D46CA6" w14:textId="77777777" w:rsidR="000D0158" w:rsidRPr="004C5213" w:rsidRDefault="000D0158" w:rsidP="000D0158">
      <w:pPr>
        <w:tabs>
          <w:tab w:val="left" w:pos="7230"/>
        </w:tabs>
        <w:spacing w:after="120"/>
        <w:ind w:left="360"/>
        <w:jc w:val="both"/>
        <w:rPr>
          <w:rFonts w:ascii="Arial" w:eastAsia="Calibri" w:hAnsi="Arial" w:cs="Arial"/>
          <w:bCs/>
          <w:i/>
          <w:strike/>
          <w:color w:val="000000" w:themeColor="text1"/>
          <w:sz w:val="21"/>
          <w:szCs w:val="21"/>
          <w:rPrChange w:id="126" w:author="Zhou Zilai" w:date="2026-07-23T14:49:00Z">
            <w:rPr>
              <w:rFonts w:ascii="Arial" w:eastAsia="Calibri" w:hAnsi="Arial" w:cs="Arial"/>
              <w:bCs/>
              <w:i/>
              <w:color w:val="000000" w:themeColor="text1"/>
              <w:sz w:val="21"/>
              <w:szCs w:val="21"/>
            </w:rPr>
          </w:rPrChange>
        </w:rPr>
      </w:pPr>
    </w:p>
    <w:p w14:paraId="7D591875" w14:textId="77777777" w:rsidR="000D0158" w:rsidRPr="004C5213" w:rsidRDefault="000D0158" w:rsidP="000D0158">
      <w:pPr>
        <w:spacing w:after="160" w:line="276" w:lineRule="auto"/>
        <w:jc w:val="both"/>
        <w:rPr>
          <w:rFonts w:ascii="Arial" w:eastAsia="Calibri" w:hAnsi="Arial" w:cs="Arial"/>
          <w:strike/>
          <w:sz w:val="21"/>
          <w:szCs w:val="21"/>
          <w:rPrChange w:id="127" w:author="Zhou Zilai" w:date="2026-07-23T14:49:00Z">
            <w:rPr>
              <w:rFonts w:ascii="Arial" w:eastAsia="Calibri" w:hAnsi="Arial" w:cs="Arial"/>
              <w:sz w:val="21"/>
              <w:szCs w:val="21"/>
            </w:rPr>
          </w:rPrChange>
        </w:rPr>
      </w:pPr>
      <w:commentRangeStart w:id="321"/>
      <w:r>
        <w:rPr>
          <w:rFonts w:ascii="Arial" w:eastAsia="Calibri" w:hAnsi="Arial" w:cs="Arial"/>
          <w:strike/>
          <w:sz w:val="21"/>
          <w:szCs w:val="21"/>
          <w:rPrChange w:id="128" w:author="Zhou Zilai" w:date="2026-07-23T14:49:00Z">
            <w:rPr>
              <w:rFonts w:ascii="Arial" w:eastAsia="Calibri" w:hAnsi="Arial" w:cs="Arial"/>
              <w:sz w:val="21"/>
              <w:szCs w:val="21"/>
            </w:rPr>
          </w:rPrChange>
        </w:rPr>
        <w:t>Au regard de la nature de leurs activités (mise en œuvre de substances inflammables et dangereuses, combustion à grande échelle, stockage de résidus sur une large emprise), la raffinerie et la centrale thermique doivent, à titre de règle prudentielle, être présumées relever de la première classe des installations classées, ce qui les soumet à un régime d'autorisation préalable (article 123) délivrée par arrêté conjoint des Ministres chargés de l'Industrie, des Petites et Moyennes Entreprises et de l'Environnement (article 128), sur la base d'une fiche technique précisant la nature, la quantité et la toxicité des effluents et substances mises en œuvre.</w:t>
      </w:r>
      <w:commentRangeEnd w:id="321"/>
      <w:r>
        <w:rPr>
          <w:rStyle w:val="Marquedecommentaire"/>
        </w:rPr>
        <w:commentReference w:id="321"/>
      </w:r>
    </w:p>
    <w:p w14:paraId="5E0C3FF5" w14:textId="77777777" w:rsidR="000D0158" w:rsidRPr="004C5213" w:rsidRDefault="000D0158" w:rsidP="000D0158">
      <w:pPr>
        <w:rPr>
          <w:rFonts w:ascii="Arial" w:eastAsia="Calibri" w:hAnsi="Arial" w:cs="Arial"/>
          <w:strike/>
          <w:sz w:val="21"/>
          <w:szCs w:val="21"/>
          <w:u w:val="single"/>
          <w:rPrChange w:id="129"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30" w:author="Zhou Zilai" w:date="2026-07-23T14:49:00Z">
            <w:rPr>
              <w:rFonts w:ascii="Arial" w:eastAsia="Calibri" w:hAnsi="Arial" w:cs="Arial"/>
              <w:sz w:val="21"/>
              <w:szCs w:val="21"/>
              <w:u w:val="single"/>
            </w:rPr>
          </w:rPrChange>
        </w:rPr>
        <w:t>Code Minier de la République de Guinée (Loi L/2011/006/CNT du 9 septembre 2011, modifiée par la Loi L/2013/053/CNT du 8 avril 2013)</w:t>
      </w:r>
    </w:p>
    <w:p w14:paraId="16FE72CC" w14:textId="77777777" w:rsidR="000D0158" w:rsidRPr="004C5213" w:rsidRDefault="000D0158" w:rsidP="000D0158">
      <w:pPr>
        <w:rPr>
          <w:rFonts w:ascii="Arial" w:eastAsia="Calibri" w:hAnsi="Arial" w:cs="Arial"/>
          <w:strike/>
          <w:sz w:val="21"/>
          <w:szCs w:val="21"/>
          <w:u w:val="single"/>
          <w:rPrChange w:id="131" w:author="Zhou Zilai" w:date="2026-07-23T14:49:00Z">
            <w:rPr>
              <w:rFonts w:ascii="Arial" w:eastAsia="Calibri" w:hAnsi="Arial" w:cs="Arial"/>
              <w:sz w:val="21"/>
              <w:szCs w:val="21"/>
              <w:u w:val="single"/>
            </w:rPr>
          </w:rPrChange>
        </w:rPr>
      </w:pPr>
    </w:p>
    <w:p w14:paraId="3A86B8F4" w14:textId="77777777" w:rsidR="000D0158" w:rsidRPr="004C5213" w:rsidRDefault="000D0158" w:rsidP="000D0158">
      <w:pPr>
        <w:spacing w:line="276" w:lineRule="auto"/>
        <w:jc w:val="both"/>
        <w:rPr>
          <w:rFonts w:ascii="Arial" w:eastAsia="Calibri" w:hAnsi="Arial" w:cs="Arial"/>
          <w:strike/>
          <w:sz w:val="21"/>
          <w:szCs w:val="21"/>
          <w:rPrChange w:id="132" w:author="Zhou Zilai" w:date="2026-07-23T14:49:00Z">
            <w:rPr>
              <w:rFonts w:ascii="Arial" w:eastAsia="Calibri" w:hAnsi="Arial" w:cs="Arial"/>
              <w:sz w:val="21"/>
              <w:szCs w:val="21"/>
            </w:rPr>
          </w:rPrChange>
        </w:rPr>
      </w:pPr>
      <w:r>
        <w:rPr>
          <w:rFonts w:ascii="Arial" w:eastAsia="Calibri" w:hAnsi="Arial" w:cs="Arial"/>
          <w:strike/>
          <w:sz w:val="21"/>
          <w:szCs w:val="21"/>
          <w:rPrChange w:id="133" w:author="Zhou Zilai" w:date="2026-07-23T14:49:00Z">
            <w:rPr>
              <w:rFonts w:ascii="Arial" w:eastAsia="Calibri" w:hAnsi="Arial" w:cs="Arial"/>
              <w:sz w:val="21"/>
              <w:szCs w:val="21"/>
            </w:rPr>
          </w:rPrChange>
        </w:rPr>
        <w:t xml:space="preserve">Dans la mesure où les activités amont du projet (approvisionnement en matière première, éventuelles opérations de transformation minérale associées) relèvent, en tout ou partie, du champ d'application du Code Minier, celui-ci comporte des dispositions complémentaires pertinentes pour le PGRECSU, en </w:t>
      </w:r>
      <w:r>
        <w:rPr>
          <w:rFonts w:ascii="Arial" w:eastAsia="Calibri" w:hAnsi="Arial" w:cs="Arial"/>
          <w:strike/>
          <w:sz w:val="21"/>
          <w:szCs w:val="21"/>
          <w:rPrChange w:id="134" w:author="Zhou Zilai" w:date="2026-07-23T14:49:00Z">
            <w:rPr>
              <w:rFonts w:ascii="Arial" w:eastAsia="Calibri" w:hAnsi="Arial" w:cs="Arial"/>
              <w:sz w:val="21"/>
              <w:szCs w:val="21"/>
            </w:rPr>
          </w:rPrChange>
        </w:rPr>
        <w:lastRenderedPageBreak/>
        <w:t>particulier son Chapitre VII « De l'environnement et de la santé » (articles 142 à 144) et son Chapitre VIII « De l'hygiène et de la sécurité du travail » (articles 145 à 149).</w:t>
      </w:r>
    </w:p>
    <w:p w14:paraId="5D722EFF" w14:textId="77777777" w:rsidR="000D0158" w:rsidRPr="004C5213" w:rsidRDefault="000D0158" w:rsidP="000D0158">
      <w:pPr>
        <w:spacing w:line="276" w:lineRule="auto"/>
        <w:jc w:val="both"/>
        <w:rPr>
          <w:rFonts w:ascii="Arial" w:eastAsia="Calibri" w:hAnsi="Arial" w:cs="Arial"/>
          <w:strike/>
          <w:sz w:val="21"/>
          <w:szCs w:val="21"/>
          <w:rPrChange w:id="135" w:author="Zhou Zilai" w:date="2026-07-23T14:49:00Z">
            <w:rPr>
              <w:rFonts w:ascii="Arial" w:eastAsia="Calibri" w:hAnsi="Arial" w:cs="Arial"/>
              <w:sz w:val="21"/>
              <w:szCs w:val="21"/>
            </w:rPr>
          </w:rPrChange>
        </w:rPr>
      </w:pPr>
    </w:p>
    <w:p w14:paraId="0081DBFC" w14:textId="77777777" w:rsidR="000D0158" w:rsidRPr="004C5213" w:rsidRDefault="000D0158" w:rsidP="000D0158">
      <w:pPr>
        <w:spacing w:line="276" w:lineRule="auto"/>
        <w:jc w:val="both"/>
        <w:rPr>
          <w:rFonts w:ascii="Arial" w:eastAsia="Calibri" w:hAnsi="Arial" w:cs="Arial"/>
          <w:strike/>
          <w:sz w:val="21"/>
          <w:szCs w:val="21"/>
          <w:rPrChange w:id="136" w:author="Zhou Zilai" w:date="2026-07-23T14:49:00Z">
            <w:rPr>
              <w:rFonts w:ascii="Arial" w:eastAsia="Calibri" w:hAnsi="Arial" w:cs="Arial"/>
              <w:sz w:val="21"/>
              <w:szCs w:val="21"/>
            </w:rPr>
          </w:rPrChange>
        </w:rPr>
      </w:pPr>
      <w:r>
        <w:rPr>
          <w:rFonts w:ascii="Arial" w:eastAsia="Calibri" w:hAnsi="Arial" w:cs="Arial"/>
          <w:strike/>
          <w:sz w:val="21"/>
          <w:szCs w:val="21"/>
          <w:rPrChange w:id="137" w:author="Zhou Zilai" w:date="2026-07-23T14:49:00Z">
            <w:rPr>
              <w:rFonts w:ascii="Arial" w:eastAsia="Calibri" w:hAnsi="Arial" w:cs="Arial"/>
              <w:sz w:val="21"/>
              <w:szCs w:val="21"/>
            </w:rPr>
          </w:rPrChange>
        </w:rPr>
        <w:t>Le Chapitre VIII fixe l'obligation de réglementation de l'hygiène et de la sécurité applicable aux installations minières et assimilées, incluant les dispositions relatives à l'utilisation des explosifs à usage civil (article 148), pertinentes si des opérations de terrassement ou de dérochage sont requises pour la construction du parc à boues.</w:t>
      </w:r>
    </w:p>
    <w:p w14:paraId="10E102E1" w14:textId="77777777" w:rsidR="000D0158" w:rsidRPr="004C5213" w:rsidRDefault="000D0158" w:rsidP="000D0158">
      <w:pPr>
        <w:spacing w:line="276" w:lineRule="auto"/>
        <w:jc w:val="both"/>
        <w:rPr>
          <w:rFonts w:ascii="Arial" w:eastAsia="Calibri" w:hAnsi="Arial" w:cs="Arial"/>
          <w:strike/>
          <w:sz w:val="21"/>
          <w:szCs w:val="21"/>
          <w:rPrChange w:id="138" w:author="Zhou Zilai" w:date="2026-07-23T14:49:00Z">
            <w:rPr>
              <w:rFonts w:ascii="Arial" w:eastAsia="Calibri" w:hAnsi="Arial" w:cs="Arial"/>
              <w:sz w:val="21"/>
              <w:szCs w:val="21"/>
            </w:rPr>
          </w:rPrChange>
        </w:rPr>
      </w:pPr>
    </w:p>
    <w:p w14:paraId="23382B49" w14:textId="77777777" w:rsidR="000D0158" w:rsidRPr="004C5213" w:rsidRDefault="000D0158" w:rsidP="000D0158">
      <w:pPr>
        <w:rPr>
          <w:rFonts w:ascii="Arial" w:eastAsia="Calibri" w:hAnsi="Arial" w:cs="Arial"/>
          <w:strike/>
          <w:sz w:val="21"/>
          <w:szCs w:val="21"/>
          <w:u w:val="single"/>
          <w:rPrChange w:id="139"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40" w:author="Zhou Zilai" w:date="2026-07-23T14:49:00Z">
            <w:rPr>
              <w:rFonts w:ascii="Arial" w:eastAsia="Calibri" w:hAnsi="Arial" w:cs="Arial"/>
              <w:sz w:val="21"/>
              <w:szCs w:val="21"/>
              <w:u w:val="single"/>
            </w:rPr>
          </w:rPrChange>
        </w:rPr>
        <w:t>Le Code du Travail (Loi L/2014/072/CNT du 10 janvier 2014)</w:t>
      </w:r>
    </w:p>
    <w:p w14:paraId="3CE161AE" w14:textId="77777777" w:rsidR="000D0158" w:rsidRPr="004C5213" w:rsidRDefault="000D0158" w:rsidP="000D0158">
      <w:pPr>
        <w:rPr>
          <w:rFonts w:ascii="Arial" w:eastAsia="Calibri" w:hAnsi="Arial" w:cs="Arial"/>
          <w:strike/>
          <w:sz w:val="21"/>
          <w:szCs w:val="21"/>
          <w:u w:val="single"/>
          <w:rPrChange w:id="141" w:author="Zhou Zilai" w:date="2026-07-23T14:49:00Z">
            <w:rPr>
              <w:rFonts w:ascii="Arial" w:eastAsia="Calibri" w:hAnsi="Arial" w:cs="Arial"/>
              <w:sz w:val="21"/>
              <w:szCs w:val="21"/>
              <w:u w:val="single"/>
            </w:rPr>
          </w:rPrChange>
        </w:rPr>
      </w:pPr>
    </w:p>
    <w:p w14:paraId="2D6D1D5A" w14:textId="77777777" w:rsidR="000D0158" w:rsidRPr="004C5213" w:rsidRDefault="000D0158" w:rsidP="000D0158">
      <w:pPr>
        <w:spacing w:line="276" w:lineRule="auto"/>
        <w:jc w:val="both"/>
        <w:rPr>
          <w:rFonts w:ascii="Arial" w:eastAsia="Calibri" w:hAnsi="Arial" w:cs="Arial"/>
          <w:strike/>
          <w:sz w:val="21"/>
          <w:szCs w:val="21"/>
          <w:rPrChange w:id="142" w:author="Zhou Zilai" w:date="2026-07-23T14:49:00Z">
            <w:rPr>
              <w:rFonts w:ascii="Arial" w:eastAsia="Calibri" w:hAnsi="Arial" w:cs="Arial"/>
              <w:sz w:val="21"/>
              <w:szCs w:val="21"/>
            </w:rPr>
          </w:rPrChange>
        </w:rPr>
      </w:pPr>
      <w:r>
        <w:rPr>
          <w:rFonts w:ascii="Arial" w:eastAsia="Calibri" w:hAnsi="Arial" w:cs="Arial"/>
          <w:strike/>
          <w:sz w:val="21"/>
          <w:szCs w:val="21"/>
          <w:rPrChange w:id="143" w:author="Zhou Zilai" w:date="2026-07-23T14:49:00Z">
            <w:rPr>
              <w:rFonts w:ascii="Arial" w:eastAsia="Calibri" w:hAnsi="Arial" w:cs="Arial"/>
              <w:sz w:val="21"/>
              <w:szCs w:val="21"/>
            </w:rPr>
          </w:rPrChange>
        </w:rPr>
        <w:t>Le Livre II, Titre III, Chapitre I du Code du Travail consacre les dispositions relatives à la Santé et à la Sécurité au Travail (SST), déterminant les obligations de l'employeur et du salarié en matière de sécurité et de santé des travailleurs, les équipements de protection individuelle et collective, la formation à la sécurité, ainsi que les modalités de contrôle de ces obligations par l'inspection du travail. Ces dispositions s'appliquent directement à l'ensemble du personnel de la raffinerie, de la centrale thermique et du parc à boues, et fondent l'obligation, pour l'exploitant, d'intégrer au PGRECSU les procédures de sécurité au poste de travail, les exercices d'évacuation et la formation du personnel aux situations d'urgence. Le Code de la Sécurité Sociale et le Code de Santé Publique complètent ce dispositif s'agissant respectivement de la réparation des accidents du travail et des maladies professionnelles, et de la prise en charge sanitaire d'urgence.</w:t>
      </w:r>
    </w:p>
    <w:p w14:paraId="4E0BCC47" w14:textId="77777777" w:rsidR="000D0158" w:rsidRPr="004C5213" w:rsidRDefault="000D0158" w:rsidP="000D0158">
      <w:pPr>
        <w:spacing w:line="276" w:lineRule="auto"/>
        <w:jc w:val="both"/>
        <w:rPr>
          <w:rFonts w:ascii="Arial" w:eastAsia="Calibri" w:hAnsi="Arial" w:cs="Arial"/>
          <w:strike/>
          <w:sz w:val="21"/>
          <w:szCs w:val="21"/>
          <w:rPrChange w:id="144" w:author="Zhou Zilai" w:date="2026-07-23T14:49:00Z">
            <w:rPr>
              <w:rFonts w:ascii="Arial" w:eastAsia="Calibri" w:hAnsi="Arial" w:cs="Arial"/>
              <w:sz w:val="21"/>
              <w:szCs w:val="21"/>
            </w:rPr>
          </w:rPrChange>
        </w:rPr>
      </w:pPr>
    </w:p>
    <w:p w14:paraId="35A89DAE" w14:textId="77777777" w:rsidR="000D0158" w:rsidRPr="004C5213" w:rsidRDefault="000D0158" w:rsidP="000D0158">
      <w:pPr>
        <w:spacing w:line="276" w:lineRule="auto"/>
        <w:jc w:val="both"/>
        <w:rPr>
          <w:rFonts w:ascii="Arial" w:eastAsia="Calibri" w:hAnsi="Arial" w:cs="Arial"/>
          <w:strike/>
          <w:sz w:val="21"/>
          <w:szCs w:val="21"/>
          <w:u w:val="single"/>
          <w:rPrChange w:id="145" w:author="Zhou Zilai" w:date="2026-07-23T14:49:00Z">
            <w:rPr>
              <w:rFonts w:ascii="Arial" w:eastAsia="Calibri" w:hAnsi="Arial" w:cs="Arial"/>
              <w:sz w:val="21"/>
              <w:szCs w:val="21"/>
              <w:u w:val="single"/>
            </w:rPr>
          </w:rPrChange>
        </w:rPr>
      </w:pPr>
      <w:bookmarkStart w:id="146" w:name="_Toc234401902"/>
      <w:r>
        <w:rPr>
          <w:rFonts w:ascii="Arial" w:eastAsia="Calibri" w:hAnsi="Arial" w:cs="Arial"/>
          <w:strike/>
          <w:sz w:val="21"/>
          <w:szCs w:val="21"/>
          <w:u w:val="single"/>
          <w:rPrChange w:id="147" w:author="Zhou Zilai" w:date="2026-07-23T14:49:00Z">
            <w:rPr>
              <w:rFonts w:ascii="Arial" w:eastAsia="Calibri" w:hAnsi="Arial" w:cs="Arial"/>
              <w:sz w:val="21"/>
              <w:szCs w:val="21"/>
              <w:u w:val="single"/>
            </w:rPr>
          </w:rPrChange>
        </w:rPr>
        <w:t>Code de l'Eau (Loi L/94/005/CTRN du 14 février 1994)</w:t>
      </w:r>
      <w:bookmarkEnd w:id="146"/>
    </w:p>
    <w:p w14:paraId="20B5E68B" w14:textId="77777777" w:rsidR="000D0158" w:rsidRPr="004C5213" w:rsidRDefault="000D0158" w:rsidP="000D0158">
      <w:pPr>
        <w:spacing w:line="276" w:lineRule="auto"/>
        <w:jc w:val="both"/>
        <w:rPr>
          <w:rFonts w:ascii="Arial" w:eastAsia="Calibri" w:hAnsi="Arial" w:cs="Arial"/>
          <w:strike/>
          <w:sz w:val="21"/>
          <w:szCs w:val="21"/>
          <w:rPrChange w:id="148" w:author="Zhou Zilai" w:date="2026-07-23T14:49:00Z">
            <w:rPr>
              <w:rFonts w:ascii="Arial" w:eastAsia="Calibri" w:hAnsi="Arial" w:cs="Arial"/>
              <w:sz w:val="21"/>
              <w:szCs w:val="21"/>
            </w:rPr>
          </w:rPrChange>
        </w:rPr>
      </w:pPr>
      <w:r>
        <w:rPr>
          <w:rFonts w:ascii="Arial" w:eastAsia="Calibri" w:hAnsi="Arial" w:cs="Arial"/>
          <w:strike/>
          <w:sz w:val="21"/>
          <w:szCs w:val="21"/>
          <w:rPrChange w:id="149" w:author="Zhou Zilai" w:date="2026-07-23T14:49:00Z">
            <w:rPr>
              <w:rFonts w:ascii="Arial" w:eastAsia="Calibri" w:hAnsi="Arial" w:cs="Arial"/>
              <w:sz w:val="21"/>
              <w:szCs w:val="21"/>
            </w:rPr>
          </w:rPrChange>
        </w:rPr>
        <w:t>Le Code de l'Eau régit la protection, la gestion et l'utilisation des eaux continentales guinéennes. Il est directement pertinent pour le PGRECSU s'agissant de la prévention de la pollution accidentelle des eaux de surface et souterraines par les effluents de la raffinerie, les eaux de percolation ou de débordement du parc à boues, ou les eaux de refroidissement et de purge de la centrale thermique. Ses dispositions se combinent avec celles des articles 47 à 63 du Code de l'Environnement relatives à la protection des eaux continentales et marines, qui interdisent notamment tout déversement susceptible de provoquer ou d'accroître la pollution des eaux (article 53) et soumettent à autorisation préalable les rejets d'effluents des installations industrielles (article 54).</w:t>
      </w:r>
    </w:p>
    <w:p w14:paraId="7D5A1D29" w14:textId="77777777" w:rsidR="000D0158" w:rsidRPr="004C5213" w:rsidRDefault="000D0158" w:rsidP="000D0158">
      <w:pPr>
        <w:rPr>
          <w:rFonts w:eastAsia="Calibri"/>
          <w:strike/>
          <w:rPrChange w:id="150" w:author="Zhou Zilai" w:date="2026-07-23T14:49:00Z">
            <w:rPr>
              <w:rFonts w:eastAsia="Calibri"/>
            </w:rPr>
          </w:rPrChange>
        </w:rPr>
      </w:pPr>
    </w:p>
    <w:p w14:paraId="051DB6B8" w14:textId="77777777" w:rsidR="000D0158" w:rsidRPr="004C5213" w:rsidRDefault="000D0158" w:rsidP="000D0158">
      <w:pPr>
        <w:rPr>
          <w:rFonts w:ascii="Arial" w:eastAsia="Calibri" w:hAnsi="Arial" w:cs="Arial"/>
          <w:strike/>
          <w:sz w:val="21"/>
          <w:szCs w:val="21"/>
          <w:u w:val="single"/>
          <w:rPrChange w:id="151"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52" w:author="Zhou Zilai" w:date="2026-07-23T14:49:00Z">
            <w:rPr>
              <w:rFonts w:ascii="Arial" w:eastAsia="Calibri" w:hAnsi="Arial" w:cs="Arial"/>
              <w:sz w:val="21"/>
              <w:szCs w:val="21"/>
              <w:u w:val="single"/>
            </w:rPr>
          </w:rPrChange>
        </w:rPr>
        <w:t>Le Code Forestier et le Code de protection de la faune sauvage</w:t>
      </w:r>
    </w:p>
    <w:p w14:paraId="5FF75808" w14:textId="77777777" w:rsidR="000D0158" w:rsidRPr="004C5213" w:rsidRDefault="000D0158" w:rsidP="000D0158">
      <w:pPr>
        <w:rPr>
          <w:rFonts w:eastAsia="Calibri"/>
          <w:strike/>
          <w:rPrChange w:id="153" w:author="Zhou Zilai" w:date="2026-07-23T14:49:00Z">
            <w:rPr>
              <w:rFonts w:eastAsia="Calibri"/>
            </w:rPr>
          </w:rPrChange>
        </w:rPr>
      </w:pPr>
    </w:p>
    <w:p w14:paraId="2EF904AC" w14:textId="77777777" w:rsidR="000D0158" w:rsidRPr="004C5213" w:rsidRDefault="000D0158" w:rsidP="000D0158">
      <w:pPr>
        <w:spacing w:line="276" w:lineRule="auto"/>
        <w:jc w:val="both"/>
        <w:rPr>
          <w:rFonts w:ascii="Arial" w:eastAsia="Calibri" w:hAnsi="Arial" w:cs="Arial"/>
          <w:strike/>
          <w:sz w:val="21"/>
          <w:szCs w:val="21"/>
          <w:rPrChange w:id="154" w:author="Zhou Zilai" w:date="2026-07-23T14:49:00Z">
            <w:rPr>
              <w:rFonts w:ascii="Arial" w:eastAsia="Calibri" w:hAnsi="Arial" w:cs="Arial"/>
              <w:sz w:val="21"/>
              <w:szCs w:val="21"/>
            </w:rPr>
          </w:rPrChange>
        </w:rPr>
      </w:pPr>
      <w:r>
        <w:rPr>
          <w:rFonts w:ascii="Arial" w:eastAsia="Calibri" w:hAnsi="Arial" w:cs="Arial"/>
          <w:strike/>
          <w:sz w:val="21"/>
          <w:szCs w:val="21"/>
          <w:rPrChange w:id="155" w:author="Zhou Zilai" w:date="2026-07-23T14:49:00Z">
            <w:rPr>
              <w:rFonts w:ascii="Arial" w:eastAsia="Calibri" w:hAnsi="Arial" w:cs="Arial"/>
              <w:sz w:val="21"/>
              <w:szCs w:val="21"/>
            </w:rPr>
          </w:rPrChange>
        </w:rPr>
        <w:t>La Loi L/2017/060/AN du 12 décembre 2017 portant Code Forestier et la Loi L/2018/0049/AN du 20 juin 2018 portant Code de protection de la faune sauvage et réglementation de la chasse s'appliquent de manière complémentaire au PGRECSU en tant que de besoin, notamment s'agissant de la prévention du risque d'incendie de forêt ou de brousse pouvant affecter ou être affecté par les installations du projet, et de la protection des milieux naturels dans le périmètre d'influence des installations associées.</w:t>
      </w:r>
    </w:p>
    <w:p w14:paraId="0816B632" w14:textId="77777777" w:rsidR="001A2BFA" w:rsidRDefault="001A2BFA" w:rsidP="000D0158">
      <w:pPr>
        <w:rPr>
          <w:rFonts w:ascii="Arial" w:eastAsia="Calibri" w:hAnsi="Arial" w:cs="Arial"/>
          <w:b/>
          <w:sz w:val="21"/>
          <w:szCs w:val="21"/>
        </w:rPr>
      </w:pPr>
    </w:p>
    <w:p w14:paraId="6714DFF2" w14:textId="0F429339" w:rsidR="000D0158" w:rsidRPr="00550F71" w:rsidRDefault="000D0158" w:rsidP="000D0158">
      <w:pPr>
        <w:rPr>
          <w:rFonts w:ascii="Arial" w:eastAsia="Calibri" w:hAnsi="Arial" w:cs="Arial"/>
          <w:b/>
          <w:sz w:val="21"/>
          <w:szCs w:val="21"/>
          <w:lang w:val="en-GB"/>
          <w:rPrChange w:id="156" w:author="Ismael SAMBY" w:date="2026-07-23T08:05:00Z">
            <w:rPr>
              <w:rFonts w:ascii="Arial" w:eastAsia="Calibri" w:hAnsi="Arial" w:cs="Arial"/>
              <w:b/>
              <w:sz w:val="21"/>
              <w:szCs w:val="21"/>
            </w:rPr>
          </w:rPrChange>
        </w:rPr>
      </w:pPr>
      <w:r>
        <w:rPr>
          <w:rFonts w:ascii="Arial" w:eastAsia="Calibri" w:hAnsi="Arial" w:cs="Arial"/>
          <w:b/>
          <w:sz w:val="21"/>
          <w:szCs w:val="21"/>
          <w:lang w:val="en-GB"/>
          <w:rPrChange w:id="157" w:author="Ismael SAMBY" w:date="2026-07-23T08:05:00Z">
            <w:rPr>
              <w:rFonts w:ascii="Arial" w:eastAsia="Calibri" w:hAnsi="Arial" w:cs="Arial"/>
              <w:b/>
              <w:sz w:val="21"/>
              <w:szCs w:val="21"/>
            </w:rPr>
          </w:rPrChange>
        </w:rPr>
        <w:t xml:space="preserve">Cadre </w:t>
      </w:r>
      <w:r>
        <w:rPr>
          <w:rFonts w:ascii="Arial" w:eastAsia="Calibri" w:hAnsi="Arial" w:cs="Arial"/>
          <w:b/>
          <w:sz w:val="21"/>
          <w:szCs w:val="21"/>
          <w:lang w:val="en-GB"/>
          <w:rPrChange w:id="158" w:author="Ismael SAMBY" w:date="2026-07-23T08:05:00Z">
            <w:rPr>
              <w:rFonts w:ascii="Arial" w:eastAsia="Calibri" w:hAnsi="Arial" w:cs="Arial"/>
              <w:b/>
              <w:sz w:val="21"/>
              <w:szCs w:val="21"/>
            </w:rPr>
          </w:rPrChange>
        </w:rPr>
        <w:t>juridique</w:t>
      </w:r>
      <w:r>
        <w:rPr>
          <w:rFonts w:ascii="Arial" w:eastAsia="Calibri" w:hAnsi="Arial" w:cs="Arial"/>
          <w:b/>
          <w:sz w:val="21"/>
          <w:szCs w:val="21"/>
          <w:lang w:val="en-GB"/>
          <w:rPrChange w:id="159" w:author="Ismael SAMBY" w:date="2026-07-23T08:05:00Z">
            <w:rPr>
              <w:rFonts w:ascii="Arial" w:eastAsia="Calibri" w:hAnsi="Arial" w:cs="Arial"/>
              <w:b/>
              <w:sz w:val="21"/>
              <w:szCs w:val="21"/>
            </w:rPr>
          </w:rPrChange>
        </w:rPr>
        <w:t xml:space="preserve"> international</w:t>
      </w:r>
    </w:p>
    <w:p w14:paraId="26E03B21" w14:textId="77777777" w:rsidR="000D0158" w:rsidRPr="00550F71" w:rsidRDefault="000D0158" w:rsidP="000D0158">
      <w:pPr>
        <w:rPr>
          <w:rFonts w:ascii="Arial" w:eastAsia="Calibri" w:hAnsi="Arial" w:cs="Arial"/>
          <w:sz w:val="21"/>
          <w:szCs w:val="21"/>
          <w:u w:val="single"/>
          <w:lang w:val="en-GB"/>
          <w:rPrChange w:id="160" w:author="Ismael SAMBY" w:date="2026-07-23T08:05:00Z">
            <w:rPr>
              <w:rFonts w:ascii="Arial" w:eastAsia="Calibri" w:hAnsi="Arial" w:cs="Arial"/>
              <w:sz w:val="21"/>
              <w:szCs w:val="21"/>
              <w:u w:val="single"/>
            </w:rPr>
          </w:rPrChange>
        </w:rPr>
      </w:pPr>
    </w:p>
    <w:p w14:paraId="3938E48A" w14:textId="77777777" w:rsidR="008825DD" w:rsidRPr="00550F71" w:rsidRDefault="008825DD" w:rsidP="000D0158">
      <w:pPr>
        <w:spacing w:line="276" w:lineRule="auto"/>
        <w:jc w:val="both"/>
        <w:rPr>
          <w:ins w:id="161" w:author="Zhou Zilai" w:date="2026-07-22T10:20:00Z"/>
          <w:rFonts w:ascii="Arial" w:hAnsi="Arial" w:cs="Arial"/>
          <w:sz w:val="21"/>
          <w:szCs w:val="21"/>
          <w:lang w:val="en-GB" w:eastAsia="zh-CN"/>
          <w:rPrChange w:id="162" w:author="Ismael SAMBY" w:date="2026-07-23T08:05:00Z">
            <w:rPr>
              <w:ins w:id="163" w:author="Zhou Zilai" w:date="2026-07-22T10:20:00Z"/>
              <w:rFonts w:ascii="Arial" w:hAnsi="Arial" w:cs="Arial"/>
              <w:sz w:val="21"/>
              <w:szCs w:val="21"/>
              <w:lang w:eastAsia="zh-CN"/>
            </w:rPr>
          </w:rPrChange>
        </w:rPr>
      </w:pPr>
      <w:ins w:id="164" w:author="Zhou Zilai" w:date="2026-07-22T10:20:00Z">
        <w:r>
          <w:rPr>
            <w:rFonts w:ascii="Arial" w:hAnsi="Arial" w:cs="Arial"/>
            <w:sz w:val="21"/>
            <w:szCs w:val="21"/>
            <w:lang w:val="en-GB" w:eastAsia="zh-CN"/>
            <w:rPrChange w:id="165" w:author="Ismael SAMBY" w:date="2026-07-23T08:05:00Z">
              <w:rPr>
                <w:rFonts w:ascii="Arial" w:hAnsi="Arial" w:cs="Arial"/>
                <w:sz w:val="21"/>
                <w:szCs w:val="21"/>
                <w:lang w:eastAsia="zh-CN"/>
              </w:rPr>
            </w:rPrChange>
          </w:rPr>
          <w:t>Where national provisions do not provide sufficient detail on certain matters, the PGRECSU may refer to relevant international standards and guidance as supplementary reference</w:t>
        </w:r>
        <w:r>
          <w:rPr>
            <w:rFonts w:ascii="Arial" w:hAnsi="Arial" w:cs="Arial" w:hint="eastAsia"/>
            <w:sz w:val="21"/>
            <w:szCs w:val="21"/>
            <w:lang w:val="en-GB" w:eastAsia="zh-CN"/>
            <w:rPrChange w:id="166" w:author="Ismael SAMBY" w:date="2026-07-23T08:05:00Z">
              <w:rPr>
                <w:rFonts w:ascii="Arial" w:hAnsi="Arial" w:cs="Arial" w:hint="eastAsia"/>
                <w:sz w:val="21"/>
                <w:szCs w:val="21"/>
                <w:lang w:eastAsia="zh-CN"/>
              </w:rPr>
            </w:rPrChange>
          </w:rPr>
          <w:t>.</w:t>
        </w:r>
      </w:ins>
    </w:p>
    <w:p w14:paraId="78ED61C6" w14:textId="02185F8D" w:rsidR="008825DD" w:rsidRPr="00550F71" w:rsidRDefault="008825DD" w:rsidP="000D0158">
      <w:pPr>
        <w:spacing w:line="276" w:lineRule="auto"/>
        <w:jc w:val="both"/>
        <w:rPr>
          <w:ins w:id="167" w:author="Zhou Zilai" w:date="2026-07-22T10:18:00Z"/>
          <w:rFonts w:ascii="Arial" w:hAnsi="Arial" w:cs="Arial"/>
          <w:strike/>
          <w:sz w:val="21"/>
          <w:szCs w:val="21"/>
          <w:lang w:val="en-GB" w:eastAsia="zh-CN"/>
          <w:rPrChange w:id="168" w:author="Ismael SAMBY" w:date="2026-07-23T08:05:00Z">
            <w:rPr>
              <w:ins w:id="169" w:author="Zhou Zilai" w:date="2026-07-22T10:18:00Z"/>
              <w:rFonts w:ascii="Arial" w:hAnsi="Arial" w:cs="Arial"/>
              <w:strike/>
              <w:sz w:val="21"/>
              <w:szCs w:val="21"/>
              <w:lang w:eastAsia="zh-CN"/>
            </w:rPr>
          </w:rPrChange>
        </w:rPr>
      </w:pPr>
    </w:p>
    <w:p w14:paraId="03493044" w14:textId="2E48D12A" w:rsidR="000D0158" w:rsidRPr="008825DD" w:rsidRDefault="000D0158" w:rsidP="000D0158">
      <w:pPr>
        <w:spacing w:line="276" w:lineRule="auto"/>
        <w:jc w:val="both"/>
        <w:rPr>
          <w:rFonts w:ascii="Arial" w:eastAsia="Calibri" w:hAnsi="Arial" w:cs="Arial"/>
          <w:strike/>
          <w:sz w:val="21"/>
          <w:szCs w:val="21"/>
          <w:rPrChange w:id="170" w:author="Zhou Zilai" w:date="2026-07-22T10:18:00Z">
            <w:rPr>
              <w:rFonts w:ascii="Arial" w:eastAsia="Calibri" w:hAnsi="Arial" w:cs="Arial"/>
              <w:sz w:val="21"/>
              <w:szCs w:val="21"/>
            </w:rPr>
          </w:rPrChange>
        </w:rPr>
      </w:pPr>
      <w:r>
        <w:rPr>
          <w:rFonts w:ascii="Arial" w:eastAsia="Calibri" w:hAnsi="Arial" w:cs="Arial"/>
          <w:strike/>
          <w:sz w:val="21"/>
          <w:szCs w:val="21"/>
          <w:rPrChange w:id="171" w:author="Zhou Zilai" w:date="2026-07-22T10:18:00Z">
            <w:rPr>
              <w:rFonts w:ascii="Arial" w:eastAsia="Calibri" w:hAnsi="Arial" w:cs="Arial"/>
              <w:sz w:val="21"/>
              <w:szCs w:val="21"/>
            </w:rPr>
          </w:rPrChange>
        </w:rPr>
        <w:t xml:space="preserve">En l'absence, sur certains points, de dispositions nationales suffisamment détaillées, et conformément à l'article 3 du Code de l'Environnement guinéen qui dispose que les engagements internationaux de la République de Guinée en matière de protection de l'environnement « font partie intégrante » du Code, </w:t>
      </w:r>
      <w:commentRangeStart w:id="172"/>
      <w:r>
        <w:rPr>
          <w:rFonts w:ascii="Arial" w:eastAsia="Calibri" w:hAnsi="Arial" w:cs="Arial"/>
          <w:strike/>
          <w:sz w:val="21"/>
          <w:szCs w:val="21"/>
          <w:rPrChange w:id="173" w:author="Zhou Zilai" w:date="2026-07-22T10:18:00Z">
            <w:rPr>
              <w:rFonts w:ascii="Arial" w:eastAsia="Calibri" w:hAnsi="Arial" w:cs="Arial"/>
              <w:sz w:val="21"/>
              <w:szCs w:val="21"/>
            </w:rPr>
          </w:rPrChange>
        </w:rPr>
        <w:t>le PGRECSU s'appuie également sur le corpus des instruments et référentiels internationaux ci-après.</w:t>
      </w:r>
      <w:commentRangeEnd w:id="172"/>
      <w:r>
        <w:rPr>
          <w:rStyle w:val="Marquedecommentaire"/>
          <w:rFonts w:ascii="Arial" w:eastAsia="Calibri" w:hAnsi="Arial" w:cs="Arial"/>
          <w:strike/>
          <w:sz w:val="21"/>
          <w:szCs w:val="21"/>
          <w:rPrChange w:id="174" w:author="Zhou Zilai" w:date="2026-07-22T10:18:00Z">
            <w:rPr>
              <w:rStyle w:val="Marquedecommentaire"/>
              <w:rFonts w:ascii="Arial" w:eastAsia="Calibri" w:hAnsi="Arial" w:cs="Arial"/>
              <w:sz w:val="21"/>
              <w:szCs w:val="21"/>
            </w:rPr>
          </w:rPrChange>
        </w:rPr>
        <w:commentReference w:id="172"/>
      </w:r>
    </w:p>
    <w:p w14:paraId="29CD5AED" w14:textId="77777777" w:rsidR="000D0158" w:rsidRPr="008825DD" w:rsidRDefault="000D0158" w:rsidP="000D0158">
      <w:pPr>
        <w:spacing w:line="276" w:lineRule="auto"/>
        <w:jc w:val="both"/>
        <w:rPr>
          <w:rFonts w:ascii="Arial" w:eastAsia="Calibri" w:hAnsi="Arial" w:cs="Arial"/>
          <w:strike/>
          <w:sz w:val="21"/>
          <w:szCs w:val="21"/>
          <w:rPrChange w:id="175" w:author="Zhou Zilai" w:date="2026-07-22T10:18:00Z">
            <w:rPr>
              <w:rFonts w:ascii="Arial" w:eastAsia="Calibri" w:hAnsi="Arial" w:cs="Arial"/>
              <w:sz w:val="21"/>
              <w:szCs w:val="21"/>
            </w:rPr>
          </w:rPrChange>
        </w:rPr>
      </w:pPr>
    </w:p>
    <w:p w14:paraId="4625EEBF" w14:textId="77777777" w:rsidR="000D0158" w:rsidRPr="008825DD" w:rsidRDefault="000D0158" w:rsidP="000D0158">
      <w:pPr>
        <w:spacing w:line="276" w:lineRule="auto"/>
        <w:jc w:val="both"/>
        <w:rPr>
          <w:rFonts w:ascii="Arial" w:eastAsia="Calibri" w:hAnsi="Arial" w:cs="Arial"/>
          <w:strike/>
          <w:sz w:val="21"/>
          <w:szCs w:val="21"/>
          <w:u w:val="single"/>
          <w:rPrChange w:id="176"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177" w:author="Zhou Zilai" w:date="2026-07-22T10:18:00Z">
            <w:rPr>
              <w:rFonts w:ascii="Arial" w:eastAsia="Calibri" w:hAnsi="Arial" w:cs="Arial"/>
              <w:sz w:val="21"/>
              <w:szCs w:val="21"/>
              <w:u w:val="single"/>
            </w:rPr>
          </w:rPrChange>
        </w:rPr>
        <w:t>Cadre des Nations Unies pour la réduction des risques de catastrophe</w:t>
      </w:r>
    </w:p>
    <w:p w14:paraId="3844EC28" w14:textId="77777777" w:rsidR="000D0158" w:rsidRPr="008825DD" w:rsidRDefault="000D0158" w:rsidP="000D0158">
      <w:pPr>
        <w:spacing w:line="276" w:lineRule="auto"/>
        <w:jc w:val="both"/>
        <w:rPr>
          <w:rFonts w:ascii="Arial" w:eastAsia="Calibri" w:hAnsi="Arial" w:cs="Arial"/>
          <w:strike/>
          <w:sz w:val="21"/>
          <w:szCs w:val="21"/>
          <w:rPrChange w:id="178" w:author="Zhou Zilai" w:date="2026-07-22T10:18:00Z">
            <w:rPr>
              <w:rFonts w:ascii="Arial" w:eastAsia="Calibri" w:hAnsi="Arial" w:cs="Arial"/>
              <w:sz w:val="21"/>
              <w:szCs w:val="21"/>
            </w:rPr>
          </w:rPrChange>
        </w:rPr>
      </w:pPr>
    </w:p>
    <w:p w14:paraId="47247B0B" w14:textId="77777777" w:rsidR="000D0158" w:rsidRPr="008825DD" w:rsidRDefault="000D0158" w:rsidP="000D0158">
      <w:pPr>
        <w:spacing w:line="276" w:lineRule="auto"/>
        <w:jc w:val="both"/>
        <w:rPr>
          <w:rFonts w:ascii="Arial" w:eastAsia="Calibri" w:hAnsi="Arial" w:cs="Arial"/>
          <w:strike/>
          <w:sz w:val="21"/>
          <w:szCs w:val="21"/>
          <w:rPrChange w:id="179" w:author="Zhou Zilai" w:date="2026-07-22T10:18:00Z">
            <w:rPr>
              <w:rFonts w:ascii="Arial" w:eastAsia="Calibri" w:hAnsi="Arial" w:cs="Arial"/>
              <w:sz w:val="21"/>
              <w:szCs w:val="21"/>
            </w:rPr>
          </w:rPrChange>
        </w:rPr>
      </w:pPr>
      <w:r>
        <w:rPr>
          <w:rFonts w:ascii="Arial" w:eastAsia="Calibri" w:hAnsi="Arial" w:cs="Arial"/>
          <w:strike/>
          <w:sz w:val="21"/>
          <w:szCs w:val="21"/>
          <w:rPrChange w:id="180" w:author="Zhou Zilai" w:date="2026-07-22T10:18:00Z">
            <w:rPr>
              <w:rFonts w:ascii="Arial" w:eastAsia="Calibri" w:hAnsi="Arial" w:cs="Arial"/>
              <w:sz w:val="21"/>
              <w:szCs w:val="21"/>
            </w:rPr>
          </w:rPrChange>
        </w:rPr>
        <w:t xml:space="preserve">Le Cadre de Sendai pour la réduction des risques de catastrophe 2015-2030, adopté par les États membres des Nations Unies (dont la République de Guinée) lors de la 3ème Conférence mondiale sur </w:t>
      </w:r>
      <w:r>
        <w:rPr>
          <w:rFonts w:ascii="Arial" w:eastAsia="Calibri" w:hAnsi="Arial" w:cs="Arial"/>
          <w:strike/>
          <w:sz w:val="21"/>
          <w:szCs w:val="21"/>
          <w:rPrChange w:id="181" w:author="Zhou Zilai" w:date="2026-07-22T10:18:00Z">
            <w:rPr>
              <w:rFonts w:ascii="Arial" w:eastAsia="Calibri" w:hAnsi="Arial" w:cs="Arial"/>
              <w:sz w:val="21"/>
              <w:szCs w:val="21"/>
            </w:rPr>
          </w:rPrChange>
        </w:rPr>
        <w:lastRenderedPageBreak/>
        <w:t xml:space="preserve">la réduction des risques de catastrophe (Sendai, mars 2015), constitue le référentiel international de politique publique en matière de réduction des risques de catastrophe. Il fixe quatre priorités d'action (compréhension du risque, gouvernance du risque, investissement dans la résilience, préparation à une réponse efficace et reconstruction) qui structurent l'approche méthodologique du PGRECSU, en cohérence avec le Titre IV du Code de l'Environnement guinéen qui en reprend l'esprit. </w:t>
      </w:r>
    </w:p>
    <w:p w14:paraId="5D913DE5" w14:textId="77777777" w:rsidR="000D0158" w:rsidRPr="008825DD" w:rsidRDefault="000D0158" w:rsidP="000D0158">
      <w:pPr>
        <w:spacing w:line="276" w:lineRule="auto"/>
        <w:jc w:val="both"/>
        <w:rPr>
          <w:rFonts w:ascii="Arial" w:eastAsia="Calibri" w:hAnsi="Arial" w:cs="Arial"/>
          <w:strike/>
          <w:sz w:val="21"/>
          <w:szCs w:val="21"/>
          <w:rPrChange w:id="182" w:author="Zhou Zilai" w:date="2026-07-22T10:18:00Z">
            <w:rPr>
              <w:rFonts w:ascii="Arial" w:eastAsia="Calibri" w:hAnsi="Arial" w:cs="Arial"/>
              <w:sz w:val="21"/>
              <w:szCs w:val="21"/>
            </w:rPr>
          </w:rPrChange>
        </w:rPr>
      </w:pPr>
    </w:p>
    <w:p w14:paraId="28005F6C" w14:textId="77777777" w:rsidR="000D0158" w:rsidRPr="008825DD" w:rsidRDefault="000D0158" w:rsidP="000D0158">
      <w:pPr>
        <w:spacing w:line="276" w:lineRule="auto"/>
        <w:jc w:val="both"/>
        <w:rPr>
          <w:rFonts w:ascii="Arial" w:eastAsia="Calibri" w:hAnsi="Arial" w:cs="Arial"/>
          <w:strike/>
          <w:sz w:val="21"/>
          <w:szCs w:val="21"/>
          <w:rPrChange w:id="183" w:author="Zhou Zilai" w:date="2026-07-22T10:18:00Z">
            <w:rPr>
              <w:rFonts w:ascii="Arial" w:eastAsia="Calibri" w:hAnsi="Arial" w:cs="Arial"/>
              <w:sz w:val="21"/>
              <w:szCs w:val="21"/>
            </w:rPr>
          </w:rPrChange>
        </w:rPr>
      </w:pPr>
      <w:r>
        <w:rPr>
          <w:rFonts w:ascii="Arial" w:eastAsia="Calibri" w:hAnsi="Arial" w:cs="Arial"/>
          <w:strike/>
          <w:sz w:val="21"/>
          <w:szCs w:val="21"/>
          <w:rPrChange w:id="184" w:author="Zhou Zilai" w:date="2026-07-22T10:18:00Z">
            <w:rPr>
              <w:rFonts w:ascii="Arial" w:eastAsia="Calibri" w:hAnsi="Arial" w:cs="Arial"/>
              <w:sz w:val="21"/>
              <w:szCs w:val="21"/>
            </w:rPr>
          </w:rPrChange>
        </w:rPr>
        <w:t xml:space="preserve">La République de Guinée est également Partie à la Convention-Cadre des Nations Unies sur les Changements Climatiques (ratifiée en mai 1993), à l'Accord de Paris (2017) et a soumis sa Contribution Déterminée au niveau National (CDN 3.0, validée en octobre 2025), qui intègrent des priorités d'adaptation et de résilience aux aléas climatiques pertinentes pour la conception des ouvrages du projet (dimensionnement hydraulique du parc à boues, gestion des eaux pluviales, résilience de la centrale thermique aux événements extrêmes. </w:t>
      </w:r>
    </w:p>
    <w:p w14:paraId="315974EC" w14:textId="77777777" w:rsidR="000D0158" w:rsidRPr="008825DD" w:rsidRDefault="000D0158" w:rsidP="000D0158">
      <w:pPr>
        <w:spacing w:line="276" w:lineRule="auto"/>
        <w:jc w:val="both"/>
        <w:rPr>
          <w:rFonts w:ascii="Arial" w:eastAsia="Calibri" w:hAnsi="Arial" w:cs="Arial"/>
          <w:strike/>
          <w:sz w:val="21"/>
          <w:szCs w:val="21"/>
          <w:rPrChange w:id="185" w:author="Zhou Zilai" w:date="2026-07-22T10:18:00Z">
            <w:rPr>
              <w:rFonts w:ascii="Arial" w:eastAsia="Calibri" w:hAnsi="Arial" w:cs="Arial"/>
              <w:sz w:val="21"/>
              <w:szCs w:val="21"/>
            </w:rPr>
          </w:rPrChange>
        </w:rPr>
      </w:pPr>
    </w:p>
    <w:p w14:paraId="4FE74E89" w14:textId="77777777" w:rsidR="000D0158" w:rsidRPr="008825DD" w:rsidRDefault="000D0158" w:rsidP="000D0158">
      <w:pPr>
        <w:spacing w:line="276" w:lineRule="auto"/>
        <w:jc w:val="both"/>
        <w:rPr>
          <w:rFonts w:ascii="Arial" w:eastAsia="Calibri" w:hAnsi="Arial" w:cs="Arial"/>
          <w:strike/>
          <w:sz w:val="21"/>
          <w:szCs w:val="21"/>
          <w:u w:val="single"/>
          <w:rPrChange w:id="186"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187" w:author="Zhou Zilai" w:date="2026-07-22T10:18:00Z">
            <w:rPr>
              <w:rFonts w:ascii="Arial" w:eastAsia="Calibri" w:hAnsi="Arial" w:cs="Arial"/>
              <w:sz w:val="21"/>
              <w:szCs w:val="21"/>
              <w:u w:val="single"/>
            </w:rPr>
          </w:rPrChange>
        </w:rPr>
        <w:t>Conventions internationales à caractère environnemental et sécuritaire</w:t>
      </w:r>
    </w:p>
    <w:p w14:paraId="77BCBE93" w14:textId="77777777" w:rsidR="000D0158" w:rsidRPr="008825DD" w:rsidRDefault="000D0158" w:rsidP="000D0158">
      <w:pPr>
        <w:spacing w:line="276" w:lineRule="auto"/>
        <w:jc w:val="both"/>
        <w:rPr>
          <w:rFonts w:ascii="Arial" w:eastAsia="Calibri" w:hAnsi="Arial" w:cs="Arial"/>
          <w:strike/>
          <w:sz w:val="21"/>
          <w:szCs w:val="21"/>
          <w:u w:val="single"/>
          <w:rPrChange w:id="188" w:author="Zhou Zilai" w:date="2026-07-22T10:18:00Z">
            <w:rPr>
              <w:rFonts w:ascii="Arial" w:eastAsia="Calibri" w:hAnsi="Arial" w:cs="Arial"/>
              <w:sz w:val="21"/>
              <w:szCs w:val="21"/>
              <w:u w:val="single"/>
            </w:rPr>
          </w:rPrChange>
        </w:rPr>
      </w:pPr>
    </w:p>
    <w:p w14:paraId="1EE80152" w14:textId="77777777" w:rsidR="000D0158" w:rsidRPr="008825DD" w:rsidRDefault="000D0158" w:rsidP="000D0158">
      <w:pPr>
        <w:spacing w:line="276" w:lineRule="auto"/>
        <w:jc w:val="both"/>
        <w:rPr>
          <w:rFonts w:ascii="Arial" w:eastAsia="Calibri" w:hAnsi="Arial" w:cs="Arial"/>
          <w:strike/>
          <w:sz w:val="21"/>
          <w:szCs w:val="21"/>
          <w:rPrChange w:id="189" w:author="Zhou Zilai" w:date="2026-07-22T10:18:00Z">
            <w:rPr>
              <w:rFonts w:ascii="Arial" w:eastAsia="Calibri" w:hAnsi="Arial" w:cs="Arial"/>
              <w:sz w:val="21"/>
              <w:szCs w:val="21"/>
            </w:rPr>
          </w:rPrChange>
        </w:rPr>
      </w:pPr>
      <w:r>
        <w:rPr>
          <w:rFonts w:ascii="Arial" w:eastAsia="Calibri" w:hAnsi="Arial" w:cs="Arial"/>
          <w:strike/>
          <w:sz w:val="21"/>
          <w:szCs w:val="21"/>
          <w:rPrChange w:id="190" w:author="Zhou Zilai" w:date="2026-07-22T10:18:00Z">
            <w:rPr>
              <w:rFonts w:ascii="Arial" w:eastAsia="Calibri" w:hAnsi="Arial" w:cs="Arial"/>
              <w:sz w:val="21"/>
              <w:szCs w:val="21"/>
            </w:rPr>
          </w:rPrChange>
        </w:rPr>
        <w:t>Le projet, de par la nature de ses activités, relève de plusieurs conventions internationales auxquelles la République de Guinée est Partie ou dont les principes constituent des références de bonnes pratiques :</w:t>
      </w:r>
    </w:p>
    <w:p w14:paraId="45875A44" w14:textId="77777777" w:rsidR="000D0158" w:rsidRPr="008825DD" w:rsidRDefault="000D0158" w:rsidP="000D0158">
      <w:pPr>
        <w:spacing w:line="276" w:lineRule="auto"/>
        <w:jc w:val="both"/>
        <w:rPr>
          <w:rFonts w:ascii="Arial" w:eastAsia="Calibri" w:hAnsi="Arial" w:cs="Arial"/>
          <w:strike/>
          <w:sz w:val="21"/>
          <w:szCs w:val="21"/>
          <w:rPrChange w:id="191" w:author="Zhou Zilai" w:date="2026-07-22T10:18:00Z">
            <w:rPr>
              <w:rFonts w:ascii="Arial" w:eastAsia="Calibri" w:hAnsi="Arial" w:cs="Arial"/>
              <w:sz w:val="21"/>
              <w:szCs w:val="21"/>
            </w:rPr>
          </w:rPrChange>
        </w:rPr>
      </w:pPr>
    </w:p>
    <w:p w14:paraId="749EB45F" w14:textId="77777777" w:rsidR="000D0158" w:rsidRPr="008825DD" w:rsidRDefault="000D0158" w:rsidP="000D0158">
      <w:pPr>
        <w:numPr>
          <w:ilvl w:val="0"/>
          <w:numId w:val="4"/>
        </w:numPr>
        <w:spacing w:line="276" w:lineRule="auto"/>
        <w:ind w:left="714" w:hanging="357"/>
        <w:jc w:val="both"/>
        <w:rPr>
          <w:rFonts w:ascii="Arial" w:eastAsia="Calibri" w:hAnsi="Arial" w:cs="Arial"/>
          <w:strike/>
          <w:sz w:val="21"/>
          <w:szCs w:val="21"/>
          <w:rPrChange w:id="192" w:author="Zhou Zilai" w:date="2026-07-22T10:18:00Z">
            <w:rPr>
              <w:rFonts w:ascii="Arial" w:eastAsia="Calibri" w:hAnsi="Arial" w:cs="Arial"/>
              <w:sz w:val="21"/>
              <w:szCs w:val="21"/>
            </w:rPr>
          </w:rPrChange>
        </w:rPr>
      </w:pPr>
      <w:r>
        <w:rPr>
          <w:rFonts w:ascii="Arial" w:eastAsia="Calibri" w:hAnsi="Arial" w:cs="Arial"/>
          <w:strike/>
          <w:sz w:val="21"/>
          <w:szCs w:val="21"/>
          <w:rPrChange w:id="193" w:author="Zhou Zilai" w:date="2026-07-22T10:18:00Z">
            <w:rPr>
              <w:rFonts w:ascii="Arial" w:eastAsia="Calibri" w:hAnsi="Arial" w:cs="Arial"/>
              <w:sz w:val="21"/>
              <w:szCs w:val="21"/>
            </w:rPr>
          </w:rPrChange>
        </w:rPr>
        <w:t>la</w:t>
      </w:r>
      <w:r>
        <w:rPr>
          <w:rFonts w:ascii="Arial" w:eastAsia="Calibri" w:hAnsi="Arial" w:cs="Arial"/>
          <w:strike/>
          <w:sz w:val="21"/>
          <w:szCs w:val="21"/>
          <w:rPrChange w:id="194" w:author="Zhou Zilai" w:date="2026-07-22T10:18:00Z">
            <w:rPr>
              <w:rFonts w:ascii="Arial" w:eastAsia="Calibri" w:hAnsi="Arial" w:cs="Arial"/>
              <w:sz w:val="21"/>
              <w:szCs w:val="21"/>
            </w:rPr>
          </w:rPrChange>
        </w:rPr>
        <w:t xml:space="preserve"> Convention de Bâle sur le contrôle des mouvements transfrontières de déchets dangereux et de leur élimination (1989), pertinente pour la gestion des déchets dangereux générés par la raffinerie et pour l'interdiction d'importation de déchets dangereux, principe repris à l'article 118 du Code de l'Environnement guinéen ;</w:t>
      </w:r>
    </w:p>
    <w:p w14:paraId="077AA045" w14:textId="77777777" w:rsidR="000D0158" w:rsidRPr="008825DD" w:rsidRDefault="000D0158" w:rsidP="000D0158">
      <w:pPr>
        <w:numPr>
          <w:ilvl w:val="0"/>
          <w:numId w:val="4"/>
        </w:numPr>
        <w:spacing w:line="276" w:lineRule="auto"/>
        <w:ind w:left="714" w:hanging="357"/>
        <w:jc w:val="both"/>
        <w:rPr>
          <w:rFonts w:ascii="Arial" w:eastAsia="Calibri" w:hAnsi="Arial" w:cs="Arial"/>
          <w:strike/>
          <w:sz w:val="21"/>
          <w:szCs w:val="21"/>
          <w:rPrChange w:id="195" w:author="Zhou Zilai" w:date="2026-07-22T10:18:00Z">
            <w:rPr>
              <w:rFonts w:ascii="Arial" w:eastAsia="Calibri" w:hAnsi="Arial" w:cs="Arial"/>
              <w:sz w:val="21"/>
              <w:szCs w:val="21"/>
            </w:rPr>
          </w:rPrChange>
        </w:rPr>
      </w:pPr>
      <w:r>
        <w:rPr>
          <w:rFonts w:ascii="Arial" w:eastAsia="Calibri" w:hAnsi="Arial" w:cs="Arial"/>
          <w:strike/>
          <w:sz w:val="21"/>
          <w:szCs w:val="21"/>
          <w:rPrChange w:id="196" w:author="Zhou Zilai" w:date="2026-07-22T10:18:00Z">
            <w:rPr>
              <w:rFonts w:ascii="Arial" w:eastAsia="Calibri" w:hAnsi="Arial" w:cs="Arial"/>
              <w:sz w:val="21"/>
              <w:szCs w:val="21"/>
            </w:rPr>
          </w:rPrChange>
        </w:rPr>
        <w:t>la</w:t>
      </w:r>
      <w:r>
        <w:rPr>
          <w:rFonts w:ascii="Arial" w:eastAsia="Calibri" w:hAnsi="Arial" w:cs="Arial"/>
          <w:strike/>
          <w:sz w:val="21"/>
          <w:szCs w:val="21"/>
          <w:rPrChange w:id="197" w:author="Zhou Zilai" w:date="2026-07-22T10:18:00Z">
            <w:rPr>
              <w:rFonts w:ascii="Arial" w:eastAsia="Calibri" w:hAnsi="Arial" w:cs="Arial"/>
              <w:sz w:val="21"/>
              <w:szCs w:val="21"/>
            </w:rPr>
          </w:rPrChange>
        </w:rPr>
        <w:t xml:space="preserve"> Convention internationale MARPOL pour la prévention de la pollution par les navires, pertinente pour les installations portuaires et de transbordement associées au projet ;</w:t>
      </w:r>
    </w:p>
    <w:p w14:paraId="06631F02" w14:textId="77777777" w:rsidR="000D0158" w:rsidRPr="008825DD" w:rsidRDefault="000D0158" w:rsidP="000D0158">
      <w:pPr>
        <w:numPr>
          <w:ilvl w:val="0"/>
          <w:numId w:val="4"/>
        </w:numPr>
        <w:spacing w:line="276" w:lineRule="auto"/>
        <w:ind w:left="714" w:hanging="357"/>
        <w:jc w:val="both"/>
        <w:rPr>
          <w:rFonts w:ascii="Arial" w:eastAsia="Calibri" w:hAnsi="Arial" w:cs="Arial"/>
          <w:strike/>
          <w:sz w:val="21"/>
          <w:szCs w:val="21"/>
          <w:rPrChange w:id="198" w:author="Zhou Zilai" w:date="2026-07-22T10:18:00Z">
            <w:rPr>
              <w:rFonts w:ascii="Arial" w:eastAsia="Calibri" w:hAnsi="Arial" w:cs="Arial"/>
              <w:sz w:val="21"/>
              <w:szCs w:val="21"/>
            </w:rPr>
          </w:rPrChange>
        </w:rPr>
      </w:pPr>
      <w:r>
        <w:rPr>
          <w:rFonts w:ascii="Arial" w:eastAsia="Calibri" w:hAnsi="Arial" w:cs="Arial"/>
          <w:strike/>
          <w:sz w:val="21"/>
          <w:szCs w:val="21"/>
          <w:rPrChange w:id="199" w:author="Zhou Zilai" w:date="2026-07-22T10:18:00Z">
            <w:rPr>
              <w:rFonts w:ascii="Arial" w:eastAsia="Calibri" w:hAnsi="Arial" w:cs="Arial"/>
              <w:sz w:val="21"/>
              <w:szCs w:val="21"/>
            </w:rPr>
          </w:rPrChange>
        </w:rPr>
        <w:t>la</w:t>
      </w:r>
      <w:r>
        <w:rPr>
          <w:rFonts w:ascii="Arial" w:eastAsia="Calibri" w:hAnsi="Arial" w:cs="Arial"/>
          <w:strike/>
          <w:sz w:val="21"/>
          <w:szCs w:val="21"/>
          <w:rPrChange w:id="200" w:author="Zhou Zilai" w:date="2026-07-22T10:18:00Z">
            <w:rPr>
              <w:rFonts w:ascii="Arial" w:eastAsia="Calibri" w:hAnsi="Arial" w:cs="Arial"/>
              <w:sz w:val="21"/>
              <w:szCs w:val="21"/>
            </w:rPr>
          </w:rPrChange>
        </w:rPr>
        <w:t xml:space="preserve"> Convention sur la diversité biologique et la Convention relative aux zones humides d'importance internationale (RAMSAR), pertinentes selon la localisation du site et de ses installations connexes (littoral, cours d'eau récepteurs) ;</w:t>
      </w:r>
    </w:p>
    <w:p w14:paraId="23A93C16" w14:textId="77777777" w:rsidR="000D0158" w:rsidRPr="008825DD" w:rsidRDefault="000D0158" w:rsidP="000D0158">
      <w:pPr>
        <w:numPr>
          <w:ilvl w:val="0"/>
          <w:numId w:val="4"/>
        </w:numPr>
        <w:spacing w:line="276" w:lineRule="auto"/>
        <w:ind w:left="714" w:hanging="357"/>
        <w:jc w:val="both"/>
        <w:rPr>
          <w:rFonts w:ascii="Calibri" w:eastAsia="Calibri" w:hAnsi="Calibri" w:cs="Calibri"/>
          <w:strike/>
          <w:sz w:val="21"/>
          <w:szCs w:val="21"/>
          <w:rPrChange w:id="201" w:author="Zhou Zilai" w:date="2026-07-22T10:18:00Z">
            <w:rPr>
              <w:rFonts w:ascii="Calibri" w:eastAsia="Calibri" w:hAnsi="Calibri" w:cs="Calibri"/>
              <w:sz w:val="21"/>
              <w:szCs w:val="21"/>
            </w:rPr>
          </w:rPrChange>
        </w:rPr>
      </w:pPr>
      <w:r>
        <w:rPr>
          <w:rFonts w:ascii="Arial" w:eastAsia="Calibri" w:hAnsi="Arial" w:cs="Arial"/>
          <w:strike/>
          <w:sz w:val="21"/>
          <w:szCs w:val="21"/>
          <w:rPrChange w:id="202" w:author="Zhou Zilai" w:date="2026-07-22T10:18:00Z">
            <w:rPr>
              <w:rFonts w:ascii="Arial" w:eastAsia="Calibri" w:hAnsi="Arial" w:cs="Arial"/>
              <w:sz w:val="21"/>
              <w:szCs w:val="21"/>
            </w:rPr>
          </w:rPrChange>
        </w:rPr>
        <w:t>la</w:t>
      </w:r>
      <w:commentRangeStart w:id="323"/>
      <w:r>
        <w:rPr>
          <w:rFonts w:ascii="Arial" w:eastAsia="Calibri" w:hAnsi="Arial" w:cs="Arial"/>
          <w:strike/>
          <w:sz w:val="21"/>
          <w:szCs w:val="21"/>
          <w:rPrChange w:id="203" w:author="Zhou Zilai" w:date="2026-07-22T10:18:00Z">
            <w:rPr>
              <w:rFonts w:ascii="Arial" w:eastAsia="Calibri" w:hAnsi="Arial" w:cs="Arial"/>
              <w:sz w:val="21"/>
              <w:szCs w:val="21"/>
            </w:rPr>
          </w:rPrChange>
        </w:rPr>
        <w:t xml:space="preserve"> Convention n°174 de l'Organisation Internationale du Travail sur la prévention des accidents industriels majeurs (1993), qui fixe le standard international de référence en matière de politique de prévention des accidents majeurs, d'étude de sécurité, de plan d'urgence interne et externe et d'information des travailleurs et des populations riveraines – standard directement transposable au fonctionnement de la raffinerie et de la centrale thermique</w:t>
      </w:r>
      <w:commentRangeEnd w:id="323"/>
      <w:r>
        <w:rPr>
          <w:rStyle w:val="Marquedecommentaire"/>
        </w:rPr>
        <w:commentReference w:id="323"/>
      </w:r>
      <w:r>
        <w:rPr>
          <w:rFonts w:ascii="Calibri" w:eastAsia="Calibri" w:hAnsi="Calibri" w:cs="Calibri"/>
          <w:strike/>
          <w:sz w:val="21"/>
          <w:szCs w:val="21"/>
          <w:rPrChange w:id="204" w:author="Zhou Zilai" w:date="2026-07-22T10:18:00Z">
            <w:rPr>
              <w:rFonts w:ascii="Calibri" w:eastAsia="Calibri" w:hAnsi="Calibri" w:cs="Calibri"/>
              <w:sz w:val="21"/>
              <w:szCs w:val="21"/>
            </w:rPr>
          </w:rPrChange>
        </w:rPr>
        <w:t>.</w:t>
      </w:r>
    </w:p>
    <w:p w14:paraId="2E72DFDA" w14:textId="77777777" w:rsidR="000D0158" w:rsidRPr="008825DD" w:rsidRDefault="000D0158" w:rsidP="000D0158">
      <w:pPr>
        <w:tabs>
          <w:tab w:val="left" w:pos="1635"/>
        </w:tabs>
        <w:rPr>
          <w:rFonts w:eastAsia="Calibri"/>
          <w:strike/>
          <w:rPrChange w:id="205" w:author="Zhou Zilai" w:date="2026-07-22T10:18:00Z">
            <w:rPr>
              <w:rFonts w:eastAsia="Calibri"/>
            </w:rPr>
          </w:rPrChange>
        </w:rPr>
      </w:pPr>
    </w:p>
    <w:p w14:paraId="08026918" w14:textId="77777777" w:rsidR="000D0158" w:rsidRPr="008825DD" w:rsidRDefault="000D0158" w:rsidP="000D0158">
      <w:pPr>
        <w:rPr>
          <w:rFonts w:ascii="Arial" w:eastAsia="Calibri" w:hAnsi="Arial" w:cs="Arial"/>
          <w:strike/>
          <w:sz w:val="21"/>
          <w:szCs w:val="21"/>
          <w:u w:val="single"/>
          <w:rPrChange w:id="206"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207" w:author="Zhou Zilai" w:date="2026-07-22T10:18:00Z">
            <w:rPr>
              <w:rFonts w:ascii="Arial" w:eastAsia="Calibri" w:hAnsi="Arial" w:cs="Arial"/>
              <w:sz w:val="21"/>
              <w:szCs w:val="21"/>
              <w:u w:val="single"/>
            </w:rPr>
          </w:rPrChange>
        </w:rPr>
        <w:t xml:space="preserve">Norme internationale de gestion des résidus (GISTM) </w:t>
      </w:r>
    </w:p>
    <w:p w14:paraId="5F86685A" w14:textId="77777777" w:rsidR="000D0158" w:rsidRPr="008825DD" w:rsidRDefault="000D0158" w:rsidP="000D0158">
      <w:pPr>
        <w:rPr>
          <w:rFonts w:eastAsia="Calibri"/>
          <w:strike/>
          <w:rPrChange w:id="208" w:author="Zhou Zilai" w:date="2026-07-22T10:18:00Z">
            <w:rPr>
              <w:rFonts w:eastAsia="Calibri"/>
            </w:rPr>
          </w:rPrChange>
        </w:rPr>
      </w:pPr>
    </w:p>
    <w:p w14:paraId="425E2C19" w14:textId="77777777" w:rsidR="000D0158" w:rsidRPr="008825DD" w:rsidRDefault="000D0158" w:rsidP="000D0158">
      <w:pPr>
        <w:spacing w:line="276" w:lineRule="auto"/>
        <w:jc w:val="both"/>
        <w:rPr>
          <w:rFonts w:ascii="Arial" w:eastAsia="Calibri" w:hAnsi="Arial" w:cs="Arial"/>
          <w:strike/>
          <w:sz w:val="21"/>
          <w:szCs w:val="21"/>
          <w:rPrChange w:id="209" w:author="Zhou Zilai" w:date="2026-07-22T10:18:00Z">
            <w:rPr>
              <w:rFonts w:ascii="Arial" w:eastAsia="Calibri" w:hAnsi="Arial" w:cs="Arial"/>
              <w:sz w:val="21"/>
              <w:szCs w:val="21"/>
            </w:rPr>
          </w:rPrChange>
        </w:rPr>
      </w:pPr>
      <w:r>
        <w:rPr>
          <w:rFonts w:ascii="Arial" w:eastAsia="Calibri" w:hAnsi="Arial" w:cs="Arial"/>
          <w:strike/>
          <w:sz w:val="21"/>
          <w:szCs w:val="21"/>
          <w:rPrChange w:id="210" w:author="Zhou Zilai" w:date="2026-07-22T10:18:00Z">
            <w:rPr>
              <w:rFonts w:ascii="Arial" w:eastAsia="Calibri" w:hAnsi="Arial" w:cs="Arial"/>
              <w:sz w:val="21"/>
              <w:szCs w:val="21"/>
            </w:rPr>
          </w:rPrChange>
        </w:rPr>
        <w:t xml:space="preserve">Compte tenu de la présence d'un parc à boues assimilable à un ouvrage de stockage de résidus industriels, le Standard mondial de l'industrie pour la gestion des résidus (Global </w:t>
      </w:r>
      <w:r>
        <w:rPr>
          <w:rFonts w:ascii="Arial" w:eastAsia="Calibri" w:hAnsi="Arial" w:cs="Arial"/>
          <w:strike/>
          <w:sz w:val="21"/>
          <w:szCs w:val="21"/>
          <w:rPrChange w:id="211" w:author="Zhou Zilai" w:date="2026-07-22T10:18:00Z">
            <w:rPr>
              <w:rFonts w:ascii="Arial" w:eastAsia="Calibri" w:hAnsi="Arial" w:cs="Arial"/>
              <w:sz w:val="21"/>
              <w:szCs w:val="21"/>
            </w:rPr>
          </w:rPrChange>
        </w:rPr>
        <w:t>Industry</w:t>
      </w:r>
      <w:commentRangeStart w:id="324"/>
      <w:r>
        <w:rPr>
          <w:rFonts w:ascii="Arial" w:eastAsia="Calibri" w:hAnsi="Arial" w:cs="Arial"/>
          <w:strike/>
          <w:sz w:val="21"/>
          <w:szCs w:val="21"/>
          <w:rPrChange w:id="212" w:author="Zhou Zilai" w:date="2026-07-22T10:18:00Z">
            <w:rPr>
              <w:rFonts w:ascii="Arial" w:eastAsia="Calibri" w:hAnsi="Arial" w:cs="Arial"/>
              <w:sz w:val="21"/>
              <w:szCs w:val="21"/>
            </w:rPr>
          </w:rPrChange>
        </w:rPr>
        <w:t xml:space="preserve"> Standard on Tailings Management – GISTM, 2020), élaboré sous l'égide du Programme des Nations Unies pour l'Environnement, de l'ICMM et des Principes pour l'Investissement Responsable, constitue une référence internationale de bonne pratique pour la conception, la construction, l'exploitation et la fermeture des ouvrages de confinement de résidus, ainsi que pour la prévention des ruptures de digues (risque de catastrophe). </w:t>
      </w:r>
      <w:commentRangeEnd w:id="324"/>
      <w:r>
        <w:rPr>
          <w:rStyle w:val="Marquedecommentaire"/>
        </w:rPr>
        <w:commentReference w:id="324"/>
      </w:r>
    </w:p>
    <w:p w14:paraId="31CE8809" w14:textId="77777777" w:rsidR="000D0158" w:rsidRPr="008825DD" w:rsidRDefault="000D0158" w:rsidP="000D0158">
      <w:pPr>
        <w:rPr>
          <w:rFonts w:ascii="Arial" w:eastAsia="Calibri" w:hAnsi="Arial" w:cs="Arial"/>
          <w:strike/>
          <w:sz w:val="21"/>
          <w:szCs w:val="21"/>
          <w:u w:val="single"/>
          <w:rPrChange w:id="213" w:author="Zhou Zilai" w:date="2026-07-22T10:18:00Z">
            <w:rPr>
              <w:rFonts w:ascii="Arial" w:eastAsia="Calibri" w:hAnsi="Arial" w:cs="Arial"/>
              <w:sz w:val="21"/>
              <w:szCs w:val="21"/>
              <w:u w:val="single"/>
            </w:rPr>
          </w:rPrChange>
        </w:rPr>
      </w:pPr>
    </w:p>
    <w:p w14:paraId="5B4589A6" w14:textId="77777777" w:rsidR="000D0158" w:rsidRPr="008825DD" w:rsidRDefault="000D0158" w:rsidP="000D0158">
      <w:pPr>
        <w:rPr>
          <w:rFonts w:ascii="Arial" w:eastAsia="Calibri" w:hAnsi="Arial" w:cs="Arial"/>
          <w:strike/>
          <w:sz w:val="21"/>
          <w:szCs w:val="21"/>
          <w:u w:val="single"/>
          <w:rPrChange w:id="214"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215" w:author="Zhou Zilai" w:date="2026-07-22T10:18:00Z">
            <w:rPr>
              <w:rFonts w:ascii="Arial" w:eastAsia="Calibri" w:hAnsi="Arial" w:cs="Arial"/>
              <w:sz w:val="21"/>
              <w:szCs w:val="21"/>
              <w:u w:val="single"/>
            </w:rPr>
          </w:rPrChange>
        </w:rPr>
        <w:t>Directive Seveso III et référentiels de sécurité industrielle</w:t>
      </w:r>
    </w:p>
    <w:p w14:paraId="15BE90FB" w14:textId="77777777" w:rsidR="000D0158" w:rsidRPr="008825DD" w:rsidRDefault="000D0158" w:rsidP="000D0158">
      <w:pPr>
        <w:spacing w:line="276" w:lineRule="auto"/>
        <w:jc w:val="both"/>
        <w:rPr>
          <w:rFonts w:ascii="Arial" w:eastAsia="Calibri" w:hAnsi="Arial" w:cs="Arial"/>
          <w:strike/>
          <w:sz w:val="21"/>
          <w:szCs w:val="21"/>
          <w:rPrChange w:id="216" w:author="Zhou Zilai" w:date="2026-07-22T10:18:00Z">
            <w:rPr>
              <w:rFonts w:ascii="Arial" w:eastAsia="Calibri" w:hAnsi="Arial" w:cs="Arial"/>
              <w:sz w:val="21"/>
              <w:szCs w:val="21"/>
            </w:rPr>
          </w:rPrChange>
        </w:rPr>
      </w:pPr>
    </w:p>
    <w:p w14:paraId="4ACCA155" w14:textId="77777777" w:rsidR="000D0158" w:rsidRPr="008825DD" w:rsidRDefault="000D0158" w:rsidP="000D0158">
      <w:pPr>
        <w:spacing w:line="276" w:lineRule="auto"/>
        <w:jc w:val="both"/>
        <w:rPr>
          <w:rFonts w:ascii="Arial" w:eastAsia="Calibri" w:hAnsi="Arial" w:cs="Arial"/>
          <w:strike/>
          <w:sz w:val="21"/>
          <w:szCs w:val="21"/>
          <w:rPrChange w:id="217" w:author="Zhou Zilai" w:date="2026-07-22T10:18:00Z">
            <w:rPr>
              <w:rFonts w:ascii="Arial" w:eastAsia="Calibri" w:hAnsi="Arial" w:cs="Arial"/>
              <w:sz w:val="21"/>
              <w:szCs w:val="21"/>
            </w:rPr>
          </w:rPrChange>
        </w:rPr>
      </w:pPr>
      <w:commentRangeStart w:id="322"/>
      <w:r>
        <w:rPr>
          <w:rFonts w:ascii="Arial" w:eastAsia="Calibri" w:hAnsi="Arial" w:cs="Arial"/>
          <w:strike/>
          <w:sz w:val="21"/>
          <w:szCs w:val="21"/>
          <w:rPrChange w:id="218" w:author="Zhou Zilai" w:date="2026-07-22T10:18:00Z">
            <w:rPr>
              <w:rFonts w:ascii="Arial" w:eastAsia="Calibri" w:hAnsi="Arial" w:cs="Arial"/>
              <w:sz w:val="21"/>
              <w:szCs w:val="21"/>
            </w:rPr>
          </w:rPrChange>
        </w:rPr>
        <w:t>En l'absence, à ce jour, d'une nomenclature guinéenne aussi détaillée que celle de l'Union européenne, la Directive 2012/18/UE dite « Seveso III », relative à la maîtrise des dangers liés aux accidents majeurs impliquant des substances dangereuses, ainsi que les référentiels de l'Organisation de Coopération et de Développement Économiques (Principes directeurs de l'OCDE sur la prévention des accidents technologiques) sont utilisés comme référence méthodologique de bonne pratique pour la réalisation de l'étude de dangers, la définition des scénarios d'accidents majeurs (incendie, explosion, rejet toxique) et la structuration du Plan d'Opération Interne exigé par le Code de l'Environnement guinéen.</w:t>
      </w:r>
      <w:commentRangeEnd w:id="322"/>
      <w:r>
        <w:rPr>
          <w:rStyle w:val="Marquedecommentaire"/>
        </w:rPr>
        <w:commentReference w:id="322"/>
      </w:r>
    </w:p>
    <w:p w14:paraId="6998A185"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lastRenderedPageBreak/>
        <w:t>22.3 Méthodologie d'Évaluation des Risques Environnementaux</w:t>
      </w:r>
    </w:p>
    <w:p w14:paraId="1F79575E" w14:textId="466306B1" w:rsidR="008B21B3" w:rsidRPr="00F7619C" w:rsidRDefault="00161806" w:rsidP="00FB3308">
      <w:pPr>
        <w:spacing w:after="160" w:line="276" w:lineRule="auto"/>
        <w:jc w:val="both"/>
        <w:rPr>
          <w:rFonts w:ascii="Arial" w:hAnsi="Arial" w:cs="Arial"/>
          <w:sz w:val="21"/>
          <w:szCs w:val="21"/>
        </w:rPr>
      </w:pPr>
      <w:commentRangeStart w:id="325"/>
      <w:r>
        <w:rPr>
          <w:rFonts w:ascii="Arial" w:eastAsia="Calibri" w:hAnsi="Arial" w:cs="Arial"/>
          <w:sz w:val="21"/>
          <w:szCs w:val="21"/>
        </w:rPr>
        <w:t>Conformément aux bonnes pratiques d'évaluation d'impact environnemental et social, l'évaluation des risques présentée dans ce chapitre repose sur une approche « source - voie de transfert - récepteur ».</w:t>
      </w:r>
      <w:commentRangeEnd w:id="325"/>
      <w:r>
        <w:rPr>
          <w:rStyle w:val="Marquedecommentaire"/>
        </w:rPr>
        <w:commentReference w:id="325"/>
      </w:r>
    </w:p>
    <w:p w14:paraId="0D1961C8"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Cette approche consiste à identifier, pour chaque scénario accidentel potentiel :</w:t>
      </w:r>
    </w:p>
    <w:p w14:paraId="21C8E4B7"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source : l'installation, le procédé ou la substance à l'origine du scénario (ex. installation de stockage des résidus, réservoir de produit chimique, cuve de carburant) ;</w:t>
      </w:r>
    </w:p>
    <w:p w14:paraId="32FAF6A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ou les voies de transfert potentielles : le milieu par lequel un impact pourrait se propager vers l'environnement ou les communautés (ex. air, eaux de surface, eaux souterraines, sol) ;</w:t>
      </w:r>
    </w:p>
    <w:p w14:paraId="60D54B05"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Les récepteurs potentiellement affectés : les composantes environnementales et sociales susceptibles d'être exposées (ex. cours d'eau, nappe phréatique, communautés riveraines, écosystèmes sensibles).</w:t>
      </w:r>
    </w:p>
    <w:p w14:paraId="71ABDD4C" w14:textId="29B10E0B"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Cette approche permet de concentrer l'analyse sur les scénarios présentant un potentiel d'impact réel sur l'environnement et les communautés.</w:t>
      </w:r>
    </w:p>
    <w:p w14:paraId="6955AEAF" w14:textId="7DF078F7" w:rsidR="008B21B3" w:rsidRPr="00F7619C" w:rsidRDefault="00161806" w:rsidP="00FB3308">
      <w:pPr>
        <w:spacing w:after="160" w:line="276" w:lineRule="auto"/>
        <w:jc w:val="both"/>
        <w:rPr>
          <w:rFonts w:ascii="Arial" w:hAnsi="Arial" w:cs="Arial"/>
          <w:sz w:val="21"/>
          <w:szCs w:val="21"/>
        </w:rPr>
      </w:pPr>
      <w:commentRangeStart w:id="326"/>
      <w:r>
        <w:rPr>
          <w:rFonts w:ascii="Arial" w:eastAsia="Calibri" w:hAnsi="Arial" w:cs="Arial"/>
          <w:sz w:val="21"/>
          <w:szCs w:val="21"/>
        </w:rPr>
        <w:t xml:space="preserve">La significativité de chaque scénario est appréciée de manière </w:t>
      </w:r>
      <w:commentRangeEnd w:id="326"/>
      <w:r>
        <w:rPr>
          <w:rStyle w:val="Marquedecommentaire"/>
        </w:rPr>
        <w:commentReference w:id="326"/>
      </w:r>
      <w:commentRangeStart w:id="219"/>
      <w:r>
        <w:rPr>
          <w:rFonts w:ascii="Arial" w:eastAsia="Calibri" w:hAnsi="Arial" w:cs="Arial"/>
          <w:sz w:val="21"/>
          <w:szCs w:val="21"/>
        </w:rPr>
        <w:t>qualitative</w:t>
      </w:r>
      <w:commentRangeEnd w:id="219"/>
      <w:r>
        <w:rPr>
          <w:rStyle w:val="Marquedecommentaire"/>
          <w:rFonts w:ascii="Arial" w:eastAsia="Calibri" w:hAnsi="Arial" w:cs="Arial"/>
          <w:sz w:val="21"/>
          <w:szCs w:val="21"/>
        </w:rPr>
        <w:commentReference w:id="219"/>
      </w:r>
      <w:r>
        <w:rPr>
          <w:rFonts w:ascii="Arial" w:eastAsia="Calibri" w:hAnsi="Arial" w:cs="Arial"/>
          <w:sz w:val="21"/>
          <w:szCs w:val="21"/>
        </w:rPr>
        <w:t xml:space="preserve">, en tenant compte de la vraisemblance générale du scénario et de la sensibilité des récepteurs potentiellement concernés. </w:t>
      </w:r>
      <w:del w:id="220" w:author="Zhou Zilai" w:date="2026-07-22T10:45:00Z">
        <w:r>
          <w:rPr>
            <w:rFonts w:ascii="Arial" w:eastAsia="Calibri" w:hAnsi="Arial" w:cs="Arial"/>
            <w:sz w:val="21"/>
            <w:szCs w:val="21"/>
          </w:rPr>
          <w:delText>Une telle notation, ainsi que le référentiel de gestion des risques opérationnels de l'entreprise (incluant les risques pour les biens et la réputation), continueront d'être utilisés par WCAG dans le cadre de son Système de Management HSE interne, en dehors du périmètre de la présente EIES.</w:delText>
        </w:r>
      </w:del>
    </w:p>
    <w:p w14:paraId="171B5601" w14:textId="62E23273" w:rsidR="008B21B3" w:rsidRDefault="00161806" w:rsidP="00FB3308">
      <w:pPr>
        <w:pStyle w:val="Titre2"/>
        <w:spacing w:before="300" w:after="16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22.4 Scénarios de Risques et d'Accidents Environnementaux Pertinents pour le Projet</w:t>
      </w:r>
    </w:p>
    <w:p w14:paraId="608795F8" w14:textId="6007C37F" w:rsidR="000D0158" w:rsidRDefault="000D0158" w:rsidP="000D0158">
      <w:pPr>
        <w:spacing w:after="160" w:line="276" w:lineRule="auto"/>
        <w:jc w:val="both"/>
        <w:rPr>
          <w:rFonts w:ascii="Arial" w:eastAsia="Calibri" w:hAnsi="Arial" w:cs="Arial"/>
          <w:sz w:val="21"/>
          <w:szCs w:val="21"/>
        </w:rPr>
      </w:pPr>
      <w:commentRangeStart w:id="327"/>
      <w:r>
        <w:rPr>
          <w:rFonts w:ascii="Arial" w:eastAsia="Calibri" w:hAnsi="Arial" w:cs="Arial"/>
          <w:sz w:val="21"/>
          <w:szCs w:val="21"/>
        </w:rPr>
        <w:t xml:space="preserve">Conformément à l'approche source-voie de transfert-récepteur retenue pour ce chapitre, l'analyse est structurée autour des principaux scénarios d'accidents environnementaux. Le tableau ci-dessous présent, pour chaque scénario, ses causes ou déclencheurs principaux, les récepteurs environnementaux et sociaux potentiellement concernés, les conséquences potentielles, ainsi que les axes de gestion à traiter au niveau de l'EIES. Ces axes de gestion indique les aspects clés à développer dans le récit de l'EIES pour chaque catégorie de scénario (voies de transfert, récepteurs et principes de maîtrise).</w:t>
      </w:r>
      <w:commentRangeEnd w:id="327"/>
      <w:r>
        <w:rPr>
          <w:rStyle w:val="Marquedecommentaire"/>
        </w:rPr>
        <w:commentReference w:id="327"/>
      </w:r>
    </w:p>
    <w:p w14:paraId="24E3C7AA" w14:textId="516F8725" w:rsidR="00F2665F" w:rsidRDefault="00F2665F" w:rsidP="000D0158">
      <w:pPr>
        <w:spacing w:after="160" w:line="276" w:lineRule="auto"/>
        <w:jc w:val="both"/>
        <w:rPr>
          <w:rFonts w:ascii="Arial" w:eastAsia="Calibri" w:hAnsi="Arial" w:cs="Arial"/>
          <w:sz w:val="21"/>
          <w:szCs w:val="21"/>
        </w:rPr>
      </w:pPr>
    </w:p>
    <w:p w14:paraId="3EA06DBC" w14:textId="2B9E903A" w:rsidR="00F2665F" w:rsidRDefault="00F2665F" w:rsidP="000D0158">
      <w:pPr>
        <w:spacing w:after="160" w:line="276" w:lineRule="auto"/>
        <w:jc w:val="both"/>
        <w:rPr>
          <w:rFonts w:ascii="Arial" w:eastAsia="Calibri" w:hAnsi="Arial" w:cs="Arial"/>
          <w:sz w:val="21"/>
          <w:szCs w:val="21"/>
        </w:rPr>
      </w:pPr>
    </w:p>
    <w:p w14:paraId="7D0FCD1E" w14:textId="623D061C" w:rsidR="00F2665F" w:rsidRDefault="00F2665F" w:rsidP="000D0158">
      <w:pPr>
        <w:spacing w:after="160" w:line="276" w:lineRule="auto"/>
        <w:jc w:val="both"/>
        <w:rPr>
          <w:rFonts w:ascii="Arial" w:eastAsia="Calibri" w:hAnsi="Arial" w:cs="Arial"/>
          <w:sz w:val="21"/>
          <w:szCs w:val="21"/>
        </w:rPr>
      </w:pPr>
    </w:p>
    <w:p w14:paraId="5A205715" w14:textId="25B9A496" w:rsidR="00F2665F" w:rsidRDefault="00F2665F" w:rsidP="000D0158">
      <w:pPr>
        <w:spacing w:after="160" w:line="276" w:lineRule="auto"/>
        <w:jc w:val="both"/>
        <w:rPr>
          <w:rFonts w:ascii="Arial" w:eastAsia="Calibri" w:hAnsi="Arial" w:cs="Arial"/>
          <w:sz w:val="21"/>
          <w:szCs w:val="21"/>
        </w:rPr>
      </w:pPr>
    </w:p>
    <w:p w14:paraId="5DEBCDCE" w14:textId="77777777" w:rsidR="00F2665F" w:rsidRPr="000D0158" w:rsidRDefault="00F2665F" w:rsidP="000D0158">
      <w:pPr>
        <w:spacing w:after="160" w:line="276" w:lineRule="auto"/>
        <w:jc w:val="both"/>
        <w:rPr>
          <w:rFonts w:ascii="Arial" w:eastAsia="Calibri" w:hAnsi="Arial" w:cs="Arial"/>
          <w:sz w:val="21"/>
          <w:szCs w:val="21"/>
        </w:rPr>
      </w:pPr>
    </w:p>
    <w:tbl>
      <w:tblPr>
        <w:tblStyle w:val="Grilledutableau"/>
        <w:tblW w:w="5000" w:type="pct"/>
        <w:tblLook w:val="04A0" w:firstRow="1" w:lastRow="0" w:firstColumn="1" w:lastColumn="0" w:noHBand="0" w:noVBand="1"/>
      </w:tblPr>
      <w:tblGrid>
        <w:gridCol w:w="1447"/>
        <w:gridCol w:w="2251"/>
        <w:gridCol w:w="2038"/>
        <w:gridCol w:w="1807"/>
        <w:gridCol w:w="2085"/>
      </w:tblGrid>
      <w:tr w:rsidR="00B10B97" w:rsidRPr="00B10B97" w14:paraId="61667E25" w14:textId="77777777" w:rsidTr="00F2665F">
        <w:trPr>
          <w:tblHeader/>
        </w:trPr>
        <w:tc>
          <w:tcPr>
            <w:tcW w:w="800" w:type="pct"/>
            <w:vAlign w:val="center"/>
          </w:tcPr>
          <w:p w14:paraId="4C9132A5" w14:textId="77777777" w:rsidR="000D0158" w:rsidRPr="00B10B97" w:rsidRDefault="000D0158" w:rsidP="00B10B97">
            <w:pPr>
              <w:rPr>
                <w:rFonts w:ascii="Arial" w:hAnsi="Arial" w:cs="Arial"/>
                <w:sz w:val="19"/>
                <w:szCs w:val="19"/>
              </w:rPr>
            </w:pPr>
            <w:commentRangeStart w:id="221"/>
            <w:r>
              <w:rPr>
                <w:rFonts w:ascii="Arial" w:eastAsia="Calibri" w:hAnsi="Arial" w:cs="Arial"/>
                <w:b/>
                <w:bCs/>
                <w:sz w:val="19"/>
                <w:szCs w:val="19"/>
              </w:rPr>
              <w:t>Scénario accidentel crédible</w:t>
            </w:r>
          </w:p>
        </w:tc>
        <w:tc>
          <w:tcPr>
            <w:tcW w:w="900" w:type="pct"/>
            <w:vAlign w:val="center"/>
          </w:tcPr>
          <w:p w14:paraId="7950BED4" w14:textId="77777777" w:rsidR="000D0158" w:rsidRPr="00B10B97" w:rsidRDefault="000D0158" w:rsidP="00B10B97">
            <w:pPr>
              <w:rPr>
                <w:rFonts w:ascii="Arial" w:hAnsi="Arial" w:cs="Arial"/>
                <w:sz w:val="19"/>
                <w:szCs w:val="19"/>
              </w:rPr>
            </w:pPr>
            <w:r>
              <w:rPr>
                <w:rFonts w:ascii="Arial" w:eastAsia="Calibri" w:hAnsi="Arial" w:cs="Arial"/>
                <w:b/>
                <w:bCs/>
                <w:sz w:val="19"/>
                <w:szCs w:val="19"/>
              </w:rPr>
              <w:t>Causes / déclencheurs principaux</w:t>
            </w:r>
          </w:p>
        </w:tc>
        <w:tc>
          <w:tcPr>
            <w:tcW w:w="900" w:type="pct"/>
            <w:vAlign w:val="center"/>
          </w:tcPr>
          <w:p w14:paraId="29B5B185" w14:textId="77777777" w:rsidR="000D0158" w:rsidRPr="00B10B97" w:rsidRDefault="000D0158" w:rsidP="00B10B97">
            <w:pPr>
              <w:rPr>
                <w:rFonts w:ascii="Arial" w:hAnsi="Arial" w:cs="Arial"/>
                <w:sz w:val="19"/>
                <w:szCs w:val="19"/>
              </w:rPr>
            </w:pPr>
            <w:r>
              <w:rPr>
                <w:rFonts w:ascii="Arial" w:eastAsia="Calibri" w:hAnsi="Arial" w:cs="Arial"/>
                <w:b/>
                <w:bCs/>
                <w:sz w:val="19"/>
                <w:szCs w:val="19"/>
              </w:rPr>
              <w:t>Récepteurs environnementaux / sociaux</w:t>
            </w:r>
          </w:p>
        </w:tc>
        <w:tc>
          <w:tcPr>
            <w:tcW w:w="1100" w:type="pct"/>
            <w:vAlign w:val="center"/>
          </w:tcPr>
          <w:p w14:paraId="3A680160" w14:textId="77777777" w:rsidR="000D0158" w:rsidRPr="00B10B97" w:rsidRDefault="000D0158" w:rsidP="00B10B97">
            <w:pPr>
              <w:rPr>
                <w:rFonts w:ascii="Arial" w:hAnsi="Arial" w:cs="Arial"/>
                <w:sz w:val="19"/>
                <w:szCs w:val="19"/>
              </w:rPr>
            </w:pPr>
            <w:r>
              <w:rPr>
                <w:rFonts w:ascii="Arial" w:eastAsia="Calibri" w:hAnsi="Arial" w:cs="Arial"/>
                <w:b/>
                <w:bCs/>
                <w:sz w:val="19"/>
                <w:szCs w:val="19"/>
              </w:rPr>
              <w:t>Conséquences potentielles</w:t>
            </w:r>
          </w:p>
        </w:tc>
        <w:tc>
          <w:tcPr>
            <w:tcW w:w="1300" w:type="pct"/>
            <w:vAlign w:val="center"/>
          </w:tcPr>
          <w:p w14:paraId="43099358" w14:textId="77777777" w:rsidR="000D0158" w:rsidRPr="00B10B97" w:rsidRDefault="000D0158" w:rsidP="00B10B97">
            <w:pPr>
              <w:rPr>
                <w:rFonts w:ascii="Arial" w:hAnsi="Arial" w:cs="Arial"/>
                <w:sz w:val="19"/>
                <w:szCs w:val="19"/>
              </w:rPr>
            </w:pPr>
            <w:commentRangeStart w:id="222"/>
            <w:r>
              <w:rPr>
                <w:rFonts w:ascii="Arial" w:eastAsia="Calibri" w:hAnsi="Arial" w:cs="Arial"/>
                <w:b/>
                <w:bCs/>
                <w:sz w:val="19"/>
                <w:szCs w:val="19"/>
              </w:rPr>
              <w:t>Axe de gestion au niveau EIES</w:t>
            </w:r>
            <w:commentRangeEnd w:id="222"/>
            <w:r>
              <w:rPr>
                <w:rStyle w:val="Marquedecommentaire"/>
                <w:rFonts w:ascii="Arial" w:hAnsi="Arial" w:cs="Arial"/>
                <w:sz w:val="19"/>
                <w:szCs w:val="19"/>
              </w:rPr>
              <w:commentReference w:id="222"/>
            </w:r>
            <w:commentRangeEnd w:id="221"/>
            <w:r>
              <w:rPr>
                <w:rStyle w:val="Marquedecommentaire"/>
                <w:rFonts w:ascii="Arial" w:hAnsi="Arial" w:cs="Arial"/>
                <w:sz w:val="19"/>
                <w:szCs w:val="19"/>
              </w:rPr>
              <w:commentReference w:id="221"/>
            </w:r>
          </w:p>
        </w:tc>
      </w:tr>
      <w:tr w:rsidR="00B10B97" w:rsidRPr="00B10B97" w14:paraId="0E74D7F5" w14:textId="77777777" w:rsidTr="00B10B97">
        <w:tc>
          <w:tcPr>
            <w:tcW w:w="800" w:type="pct"/>
            <w:vAlign w:val="center"/>
          </w:tcPr>
          <w:p w14:paraId="34022FDA" w14:textId="77777777" w:rsidR="000D0158" w:rsidRPr="00B10B97" w:rsidRDefault="000D0158" w:rsidP="00B10B97">
            <w:pPr>
              <w:rPr>
                <w:rFonts w:ascii="Arial" w:hAnsi="Arial" w:cs="Arial"/>
                <w:sz w:val="19"/>
                <w:szCs w:val="19"/>
              </w:rPr>
            </w:pPr>
            <w:r>
              <w:rPr>
                <w:rFonts w:ascii="Arial" w:eastAsia="Calibri" w:hAnsi="Arial" w:cs="Arial"/>
                <w:sz w:val="19"/>
                <w:szCs w:val="19"/>
              </w:rPr>
              <w:t>Fuite / rupture de canalisation de boues rouges</w:t>
            </w:r>
          </w:p>
        </w:tc>
        <w:tc>
          <w:tcPr>
            <w:tcW w:w="900" w:type="pct"/>
            <w:vAlign w:val="center"/>
          </w:tcPr>
          <w:p w14:paraId="52F292F0"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canalisation ou de joint, surpression de pompage, corrosion, défaut de maintenance, erreur d'exploitation</w:t>
            </w:r>
          </w:p>
        </w:tc>
        <w:tc>
          <w:tcPr>
            <w:tcW w:w="900" w:type="pct"/>
            <w:vAlign w:val="center"/>
          </w:tcPr>
          <w:p w14:paraId="3EFBEBBC" w14:textId="77777777" w:rsidR="000D0158" w:rsidRPr="00B10B97" w:rsidRDefault="000D0158" w:rsidP="00B10B97">
            <w:pPr>
              <w:rPr>
                <w:rFonts w:ascii="Arial" w:hAnsi="Arial" w:cs="Arial"/>
                <w:sz w:val="19"/>
                <w:szCs w:val="19"/>
              </w:rPr>
            </w:pPr>
            <w:r>
              <w:rPr>
                <w:rFonts w:ascii="Arial" w:eastAsia="Calibri" w:hAnsi="Arial" w:cs="Arial"/>
                <w:sz w:val="19"/>
                <w:szCs w:val="19"/>
              </w:rPr>
              <w:t>Sol, eaux de surface, terrains bas, communautés riveraines, terres agricoles</w:t>
            </w:r>
          </w:p>
        </w:tc>
        <w:tc>
          <w:tcPr>
            <w:tcW w:w="1100" w:type="pct"/>
            <w:vAlign w:val="center"/>
          </w:tcPr>
          <w:p w14:paraId="618F7060" w14:textId="77777777" w:rsidR="000D0158" w:rsidRPr="00B10B97" w:rsidRDefault="000D0158" w:rsidP="00B10B97">
            <w:pPr>
              <w:rPr>
                <w:rFonts w:ascii="Arial" w:hAnsi="Arial" w:cs="Arial"/>
                <w:sz w:val="19"/>
                <w:szCs w:val="19"/>
              </w:rPr>
            </w:pPr>
            <w:r>
              <w:rPr>
                <w:rFonts w:ascii="Arial" w:eastAsia="Calibri" w:hAnsi="Arial" w:cs="Arial"/>
                <w:sz w:val="19"/>
                <w:szCs w:val="19"/>
              </w:rPr>
              <w:t>Rejet de liqueur alcaline ; contamination du sol ; ruissellement vers des cours d'eau ; restriction temporaire d'accès/exposition des communautés</w:t>
            </w:r>
          </w:p>
        </w:tc>
        <w:tc>
          <w:tcPr>
            <w:tcW w:w="1300" w:type="pct"/>
            <w:vAlign w:val="center"/>
          </w:tcPr>
          <w:p w14:paraId="56D6EDFD"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la voie de transfert vers les récepteurs eau/sol ; définir les principes de confinement ; renvoyer vers la surveillance et les dispositifs d'isolement d'urgence</w:t>
            </w:r>
          </w:p>
        </w:tc>
      </w:tr>
      <w:tr w:rsidR="00B10B97" w:rsidRPr="00B10B97" w14:paraId="73288D1C" w14:textId="77777777" w:rsidTr="00B10B97">
        <w:tc>
          <w:tcPr>
            <w:tcW w:w="800" w:type="pct"/>
            <w:vAlign w:val="center"/>
          </w:tcPr>
          <w:p w14:paraId="338D8BB3" w14:textId="77777777" w:rsidR="000D0158" w:rsidRPr="00B10B97" w:rsidRDefault="000D0158" w:rsidP="00B10B97">
            <w:pPr>
              <w:rPr>
                <w:rFonts w:ascii="Arial" w:hAnsi="Arial" w:cs="Arial"/>
                <w:sz w:val="19"/>
                <w:szCs w:val="19"/>
              </w:rPr>
            </w:pPr>
            <w:r>
              <w:rPr>
                <w:rFonts w:ascii="Arial" w:eastAsia="Calibri" w:hAnsi="Arial" w:cs="Arial"/>
                <w:sz w:val="19"/>
                <w:szCs w:val="19"/>
              </w:rPr>
              <w:t xml:space="preserve">Défaillance de confinement / débordement / rejet de </w:t>
              <w:lastRenderedPageBreak/>
              <w:t>surface non maîtrisé de l'installation de stockage des résidus</w:t>
            </w:r>
          </w:p>
        </w:tc>
        <w:tc>
          <w:tcPr>
            <w:tcW w:w="900" w:type="pct"/>
            <w:vAlign w:val="center"/>
          </w:tcPr>
          <w:p w14:paraId="5835269F" w14:textId="77777777" w:rsidR="000D0158" w:rsidRPr="00B10B97" w:rsidRDefault="000D0158" w:rsidP="00B10B97">
            <w:pPr>
              <w:rPr>
                <w:rFonts w:ascii="Arial" w:hAnsi="Arial" w:cs="Arial"/>
                <w:sz w:val="19"/>
                <w:szCs w:val="19"/>
              </w:rPr>
            </w:pPr>
            <w:commentRangeStart w:id="329"/>
            <w:r>
              <w:rPr>
                <w:rFonts w:ascii="Arial" w:eastAsia="Calibri" w:hAnsi="Arial" w:cs="Arial"/>
                <w:sz w:val="19"/>
                <w:szCs w:val="19"/>
              </w:rPr>
              <w:lastRenderedPageBreak/>
              <w:t xml:space="preserve">Précipitations extrêmes, revanche insuffisante, instabilité de talus, défaillance du </w:t>
              <w:lastRenderedPageBreak/>
              <w:t>confinement, dysfonctionnement du drainage</w:t>
            </w:r>
            <w:commentRangeEnd w:id="329"/>
            <w:r>
              <w:rPr>
                <w:rStyle w:val="Marquedecommentaire"/>
              </w:rPr>
              <w:commentReference w:id="329"/>
            </w:r>
          </w:p>
        </w:tc>
        <w:tc>
          <w:tcPr>
            <w:tcW w:w="900" w:type="pct"/>
            <w:vAlign w:val="center"/>
          </w:tcPr>
          <w:p w14:paraId="0A177E60"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Cours d'eau en aval, zones humides, pêcheries, terres agricoles, </w:t>
              <w:lastRenderedPageBreak/>
              <w:t>communautés en aval</w:t>
            </w:r>
          </w:p>
        </w:tc>
        <w:tc>
          <w:tcPr>
            <w:tcW w:w="1100" w:type="pct"/>
            <w:vAlign w:val="center"/>
          </w:tcPr>
          <w:p w14:paraId="4257EFD5"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Rejet à grande échelle de résidus/liqueur alcaline ; </w:t>
              <w:lastRenderedPageBreak/>
              <w:t>contamination sévère des sols/eaux ; impact hors site</w:t>
            </w:r>
          </w:p>
        </w:tc>
        <w:tc>
          <w:tcPr>
            <w:tcW w:w="1300" w:type="pct"/>
            <w:vAlign w:val="center"/>
          </w:tcPr>
          <w:p w14:paraId="429898BE"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Traiter comme scénario d'accident majeur ; décrire les modes de défaillance </w:t>
              <w:lastRenderedPageBreak/>
              <w:t>crédibles, les récepteurs en aval, les principes d'alerte et de réponse</w:t>
            </w:r>
          </w:p>
        </w:tc>
      </w:tr>
      <w:tr w:rsidR="00B10B97" w:rsidRPr="00B10B97" w14:paraId="0C2DBC69" w14:textId="77777777" w:rsidTr="00B10B97">
        <w:tc>
          <w:tcPr>
            <w:tcW w:w="800" w:type="pct"/>
            <w:vAlign w:val="center"/>
          </w:tcPr>
          <w:p w14:paraId="75BA4E13"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Infiltration / percolation de lixiviat depuis l'installation de stockage des résidus</w:t>
            </w:r>
          </w:p>
        </w:tc>
        <w:tc>
          <w:tcPr>
            <w:tcW w:w="900" w:type="pct"/>
            <w:vAlign w:val="center"/>
          </w:tcPr>
          <w:p w14:paraId="0752261E" w14:textId="77777777" w:rsidR="000D0158" w:rsidRPr="00B10B97" w:rsidRDefault="000D0158" w:rsidP="00B10B97">
            <w:pPr>
              <w:rPr>
                <w:rFonts w:ascii="Arial" w:hAnsi="Arial" w:cs="Arial"/>
                <w:sz w:val="19"/>
                <w:szCs w:val="19"/>
              </w:rPr>
            </w:pPr>
            <w:commentRangeStart w:id="330"/>
            <w:r>
              <w:rPr>
                <w:rFonts w:ascii="Arial" w:eastAsia="Calibri" w:hAnsi="Arial" w:cs="Arial"/>
                <w:sz w:val="19"/>
                <w:szCs w:val="19"/>
              </w:rPr>
              <w:t>Défaillance de géomembrane, dysfonctionnement du drainage, infiltration de long terme, collecte de lixiviat insuffisante</w:t>
            </w:r>
            <w:commentRangeEnd w:id="330"/>
            <w:r>
              <w:rPr>
                <w:rStyle w:val="Marquedecommentaire"/>
              </w:rPr>
              <w:commentReference w:id="330"/>
            </w:r>
          </w:p>
        </w:tc>
        <w:tc>
          <w:tcPr>
            <w:tcW w:w="900" w:type="pct"/>
            <w:vAlign w:val="center"/>
          </w:tcPr>
          <w:p w14:paraId="758D0012" w14:textId="77777777" w:rsidR="000D0158" w:rsidRPr="00B10B97" w:rsidRDefault="000D0158" w:rsidP="00B10B97">
            <w:pPr>
              <w:rPr>
                <w:rFonts w:ascii="Arial" w:hAnsi="Arial" w:cs="Arial"/>
                <w:sz w:val="19"/>
                <w:szCs w:val="19"/>
              </w:rPr>
            </w:pPr>
            <w:r>
              <w:rPr>
                <w:rFonts w:ascii="Arial" w:eastAsia="Calibri" w:hAnsi="Arial" w:cs="Arial"/>
                <w:sz w:val="19"/>
                <w:szCs w:val="19"/>
              </w:rPr>
              <w:t>Eaux souterraines, puits à proximité, eaux de surface, sols</w:t>
            </w:r>
          </w:p>
        </w:tc>
        <w:tc>
          <w:tcPr>
            <w:tcW w:w="1100" w:type="pct"/>
            <w:vAlign w:val="center"/>
          </w:tcPr>
          <w:p w14:paraId="3D48B511" w14:textId="77777777" w:rsidR="000D0158" w:rsidRPr="00B10B97" w:rsidRDefault="000D0158" w:rsidP="00B10B97">
            <w:pPr>
              <w:rPr>
                <w:rFonts w:ascii="Arial" w:hAnsi="Arial" w:cs="Arial"/>
                <w:sz w:val="19"/>
                <w:szCs w:val="19"/>
              </w:rPr>
            </w:pPr>
            <w:r>
              <w:rPr>
                <w:rFonts w:ascii="Arial" w:eastAsia="Calibri" w:hAnsi="Arial" w:cs="Arial"/>
                <w:sz w:val="19"/>
                <w:szCs w:val="19"/>
              </w:rPr>
              <w:t>Migration à long terme d'alcalinité et/ou de contaminants ; dégradation de la qualité des eaux souterraines</w:t>
            </w:r>
          </w:p>
        </w:tc>
        <w:tc>
          <w:tcPr>
            <w:tcW w:w="1300" w:type="pct"/>
            <w:vAlign w:val="center"/>
          </w:tcPr>
          <w:p w14:paraId="295710D6" w14:textId="77777777" w:rsidR="000D0158" w:rsidRPr="00B10B97" w:rsidRDefault="000D0158" w:rsidP="00B10B97">
            <w:pPr>
              <w:rPr>
                <w:rFonts w:ascii="Arial" w:hAnsi="Arial" w:cs="Arial"/>
                <w:sz w:val="19"/>
                <w:szCs w:val="19"/>
              </w:rPr>
            </w:pPr>
            <w:r>
              <w:rPr>
                <w:rFonts w:ascii="Arial" w:eastAsia="Calibri" w:hAnsi="Arial" w:cs="Arial"/>
                <w:sz w:val="19"/>
                <w:szCs w:val="19"/>
              </w:rPr>
              <w:t>Expliquer le concept de maîtrise de l'infiltration, les principes de surveillance et la logique de protection des récepteurs</w:t>
            </w:r>
          </w:p>
        </w:tc>
      </w:tr>
      <w:tr w:rsidR="00B10B97" w:rsidRPr="00B10B97" w14:paraId="7F00AB91" w14:textId="77777777" w:rsidTr="00B10B97">
        <w:tc>
          <w:tcPr>
            <w:tcW w:w="800" w:type="pct"/>
            <w:vAlign w:val="center"/>
          </w:tcPr>
          <w:p w14:paraId="51A1B361"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de liqueur caustique / produits chimiques</w:t>
            </w:r>
          </w:p>
        </w:tc>
        <w:tc>
          <w:tcPr>
            <w:tcW w:w="900" w:type="pct"/>
            <w:vAlign w:val="center"/>
          </w:tcPr>
          <w:p w14:paraId="436B62A9"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réservoir, rupture de flexible, erreur de transfert, défaillance de vanne, stockage de produits incompatibles</w:t>
            </w:r>
          </w:p>
        </w:tc>
        <w:tc>
          <w:tcPr>
            <w:tcW w:w="900" w:type="pct"/>
            <w:vAlign w:val="center"/>
          </w:tcPr>
          <w:p w14:paraId="09B4BFBF" w14:textId="77777777" w:rsidR="000D0158" w:rsidRPr="00B10B97" w:rsidRDefault="000D0158" w:rsidP="00B10B97">
            <w:pPr>
              <w:rPr>
                <w:rFonts w:ascii="Arial" w:hAnsi="Arial" w:cs="Arial"/>
                <w:sz w:val="19"/>
                <w:szCs w:val="19"/>
              </w:rPr>
            </w:pPr>
            <w:r>
              <w:rPr>
                <w:rFonts w:ascii="Arial" w:eastAsia="Calibri" w:hAnsi="Arial" w:cs="Arial"/>
                <w:sz w:val="19"/>
                <w:szCs w:val="19"/>
              </w:rPr>
              <w:t>Sol, réseaux de drainage, eaux de surface, personnel/communautés en cas de migration hors site</w:t>
            </w:r>
          </w:p>
        </w:tc>
        <w:tc>
          <w:tcPr>
            <w:tcW w:w="1100" w:type="pct"/>
            <w:vAlign w:val="center"/>
          </w:tcPr>
          <w:p w14:paraId="762CA766" w14:textId="77777777" w:rsidR="000D0158" w:rsidRPr="00B10B97" w:rsidRDefault="000D0158" w:rsidP="00B10B97">
            <w:pPr>
              <w:rPr>
                <w:rFonts w:ascii="Arial" w:hAnsi="Arial" w:cs="Arial"/>
                <w:sz w:val="19"/>
                <w:szCs w:val="19"/>
              </w:rPr>
            </w:pPr>
            <w:r>
              <w:rPr>
                <w:rFonts w:ascii="Arial" w:eastAsia="Calibri" w:hAnsi="Arial" w:cs="Arial"/>
                <w:sz w:val="19"/>
                <w:szCs w:val="19"/>
              </w:rPr>
              <w:t>Rejet corrosif ; contamination locale ; ruissellement vers des cours d'eau</w:t>
            </w:r>
          </w:p>
        </w:tc>
        <w:tc>
          <w:tcPr>
            <w:tcW w:w="1300" w:type="pct"/>
            <w:vAlign w:val="center"/>
          </w:tcPr>
          <w:p w14:paraId="2A1EE9EB" w14:textId="77777777" w:rsidR="000D0158" w:rsidRPr="00B10B97" w:rsidRDefault="000D0158" w:rsidP="00B10B97">
            <w:pPr>
              <w:rPr>
                <w:rFonts w:ascii="Arial" w:hAnsi="Arial" w:cs="Arial"/>
                <w:sz w:val="19"/>
                <w:szCs w:val="19"/>
              </w:rPr>
            </w:pPr>
            <w:commentRangeStart w:id="331"/>
            <w:r>
              <w:rPr>
                <w:rFonts w:ascii="Arial" w:eastAsia="Calibri" w:hAnsi="Arial" w:cs="Arial"/>
                <w:sz w:val="19"/>
                <w:szCs w:val="19"/>
              </w:rPr>
              <w:t>Mettre l'accent sur le confinement secondaire, la ségrégation des produits, les principes de réponse au déversement et la protection des drains/cours d'eau</w:t>
            </w:r>
            <w:commentRangeEnd w:id="331"/>
            <w:r>
              <w:rPr>
                <w:rStyle w:val="Marquedecommentaire"/>
              </w:rPr>
              <w:commentReference w:id="331"/>
            </w:r>
          </w:p>
        </w:tc>
      </w:tr>
      <w:tr w:rsidR="00B10B97" w:rsidRPr="00B10B97" w14:paraId="137C1D97" w14:textId="77777777" w:rsidTr="00B10B97">
        <w:tc>
          <w:tcPr>
            <w:tcW w:w="800" w:type="pct"/>
            <w:vAlign w:val="center"/>
          </w:tcPr>
          <w:p w14:paraId="57C2D9A7"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de carburant / hydrocarbures (sur site)</w:t>
            </w:r>
          </w:p>
        </w:tc>
        <w:tc>
          <w:tcPr>
            <w:tcW w:w="900" w:type="pct"/>
            <w:vAlign w:val="center"/>
          </w:tcPr>
          <w:p w14:paraId="6924BECC" w14:textId="77777777" w:rsidR="000D0158" w:rsidRPr="00B10B97" w:rsidRDefault="000D0158" w:rsidP="00B10B97">
            <w:pPr>
              <w:rPr>
                <w:rFonts w:ascii="Arial" w:hAnsi="Arial" w:cs="Arial"/>
                <w:sz w:val="19"/>
                <w:szCs w:val="19"/>
              </w:rPr>
            </w:pPr>
            <w:r>
              <w:rPr>
                <w:rFonts w:ascii="Arial" w:eastAsia="Calibri" w:hAnsi="Arial" w:cs="Arial"/>
                <w:sz w:val="19"/>
                <w:szCs w:val="19"/>
              </w:rPr>
              <w:t>Fuite de réservoir, accident de ravitaillement, rupture de canalisation, incident impliquant un véhicule</w:t>
            </w:r>
          </w:p>
        </w:tc>
        <w:tc>
          <w:tcPr>
            <w:tcW w:w="900" w:type="pct"/>
            <w:vAlign w:val="center"/>
          </w:tcPr>
          <w:p w14:paraId="41B87DDD" w14:textId="77777777" w:rsidR="000D0158" w:rsidRPr="00B10B97" w:rsidRDefault="000D0158" w:rsidP="00B10B97">
            <w:pPr>
              <w:rPr>
                <w:rFonts w:ascii="Arial" w:hAnsi="Arial" w:cs="Arial"/>
                <w:sz w:val="19"/>
                <w:szCs w:val="19"/>
              </w:rPr>
            </w:pPr>
            <w:r>
              <w:rPr>
                <w:rFonts w:ascii="Arial" w:eastAsia="Calibri" w:hAnsi="Arial" w:cs="Arial"/>
                <w:sz w:val="19"/>
                <w:szCs w:val="19"/>
              </w:rPr>
              <w:t>Sol, eaux souterraines, eaux de surface, réseau de drainage</w:t>
            </w:r>
          </w:p>
        </w:tc>
        <w:tc>
          <w:tcPr>
            <w:tcW w:w="1100" w:type="pct"/>
            <w:vAlign w:val="center"/>
          </w:tcPr>
          <w:p w14:paraId="5DC15463" w14:textId="77777777" w:rsidR="000D0158" w:rsidRPr="00B10B97" w:rsidRDefault="000D0158" w:rsidP="00B10B97">
            <w:pPr>
              <w:rPr>
                <w:rFonts w:ascii="Arial" w:hAnsi="Arial" w:cs="Arial"/>
                <w:sz w:val="19"/>
                <w:szCs w:val="19"/>
              </w:rPr>
            </w:pPr>
            <w:r>
              <w:rPr>
                <w:rFonts w:ascii="Arial" w:eastAsia="Calibri" w:hAnsi="Arial" w:cs="Arial"/>
                <w:sz w:val="19"/>
                <w:szCs w:val="19"/>
              </w:rPr>
              <w:t>Contamination du sol/de l'eau par hydrocarbures ; risque d'incendie</w:t>
            </w:r>
          </w:p>
        </w:tc>
        <w:tc>
          <w:tcPr>
            <w:tcW w:w="1300" w:type="pct"/>
            <w:vAlign w:val="center"/>
          </w:tcPr>
          <w:p w14:paraId="5CCF3048" w14:textId="77777777" w:rsidR="000D0158" w:rsidRPr="00B10B97" w:rsidRDefault="000D0158" w:rsidP="00B10B97">
            <w:pPr>
              <w:rPr>
                <w:rFonts w:ascii="Arial" w:hAnsi="Arial" w:cs="Arial"/>
                <w:sz w:val="19"/>
                <w:szCs w:val="19"/>
              </w:rPr>
            </w:pPr>
            <w:r>
              <w:rPr>
                <w:rFonts w:ascii="Arial" w:eastAsia="Calibri" w:hAnsi="Arial" w:cs="Arial"/>
                <w:sz w:val="19"/>
                <w:szCs w:val="19"/>
              </w:rPr>
              <w:t>Décrire les principes de stockage/confinement et de maîtrise des déversements ; identifier les récepteurs sensibles</w:t>
            </w:r>
          </w:p>
        </w:tc>
      </w:tr>
      <w:tr w:rsidR="00B10B97" w:rsidRPr="00B10B97" w14:paraId="050B3FEC" w14:textId="77777777" w:rsidTr="00B10B97">
        <w:tc>
          <w:tcPr>
            <w:tcW w:w="800" w:type="pct"/>
            <w:vAlign w:val="center"/>
          </w:tcPr>
          <w:p w14:paraId="1B87DEC2" w14:textId="77777777" w:rsidR="000D0158" w:rsidRPr="00B10B97" w:rsidRDefault="000D0158" w:rsidP="00B10B97">
            <w:pPr>
              <w:rPr>
                <w:rFonts w:ascii="Arial" w:hAnsi="Arial" w:cs="Arial"/>
                <w:sz w:val="19"/>
                <w:szCs w:val="19"/>
              </w:rPr>
            </w:pPr>
            <w:r>
              <w:rPr>
                <w:rFonts w:ascii="Arial" w:eastAsia="Calibri" w:hAnsi="Arial" w:cs="Arial"/>
                <w:sz w:val="19"/>
                <w:szCs w:val="19"/>
              </w:rPr>
              <w:t>Accident de transport de carburant / produits chimiques (hors site)</w:t>
            </w:r>
          </w:p>
        </w:tc>
        <w:tc>
          <w:tcPr>
            <w:tcW w:w="900" w:type="pct"/>
            <w:vAlign w:val="center"/>
          </w:tcPr>
          <w:p w14:paraId="46797518" w14:textId="77777777" w:rsidR="000D0158" w:rsidRPr="00B10B97" w:rsidRDefault="000D0158" w:rsidP="00B10B97">
            <w:pPr>
              <w:rPr>
                <w:rFonts w:ascii="Arial" w:hAnsi="Arial" w:cs="Arial"/>
                <w:sz w:val="19"/>
                <w:szCs w:val="19"/>
              </w:rPr>
            </w:pPr>
            <w:r>
              <w:rPr>
                <w:rFonts w:ascii="Arial" w:eastAsia="Calibri" w:hAnsi="Arial" w:cs="Arial"/>
                <w:sz w:val="19"/>
                <w:szCs w:val="19"/>
              </w:rPr>
              <w:t>Accident de circulation, renversement, mauvais état des routes, défaillance de transfert</w:t>
            </w:r>
          </w:p>
        </w:tc>
        <w:tc>
          <w:tcPr>
            <w:tcW w:w="900" w:type="pct"/>
            <w:vAlign w:val="center"/>
          </w:tcPr>
          <w:p w14:paraId="3C8DF189" w14:textId="77777777" w:rsidR="000D0158" w:rsidRPr="00B10B97" w:rsidRDefault="000D0158" w:rsidP="00B10B97">
            <w:pPr>
              <w:rPr>
                <w:rFonts w:ascii="Arial" w:hAnsi="Arial" w:cs="Arial"/>
                <w:sz w:val="19"/>
                <w:szCs w:val="19"/>
              </w:rPr>
            </w:pPr>
            <w:r>
              <w:rPr>
                <w:rFonts w:ascii="Arial" w:eastAsia="Calibri" w:hAnsi="Arial" w:cs="Arial"/>
                <w:sz w:val="19"/>
                <w:szCs w:val="19"/>
              </w:rPr>
              <w:t>Communautés riveraines des axes de transport, drainage routier, cours d'eau, terres agricoles</w:t>
            </w:r>
          </w:p>
        </w:tc>
        <w:tc>
          <w:tcPr>
            <w:tcW w:w="1100" w:type="pct"/>
            <w:vAlign w:val="center"/>
          </w:tcPr>
          <w:p w14:paraId="2C77EA1D"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hors site affectant les communautés et l'environnement</w:t>
            </w:r>
          </w:p>
        </w:tc>
        <w:tc>
          <w:tcPr>
            <w:tcW w:w="1300" w:type="pct"/>
            <w:vAlign w:val="center"/>
          </w:tcPr>
          <w:p w14:paraId="0F5D301B"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itinéraires/récepteurs de transport ; définir les contrôles applicables aux transporteurs et la coordination avec les autorités locales de réponse</w:t>
            </w:r>
          </w:p>
        </w:tc>
      </w:tr>
      <w:tr w:rsidR="00B10B97" w:rsidRPr="00B10B97" w14:paraId="39447889" w14:textId="77777777" w:rsidTr="00B10B97">
        <w:tc>
          <w:tcPr>
            <w:tcW w:w="800" w:type="pct"/>
            <w:vAlign w:val="center"/>
          </w:tcPr>
          <w:p w14:paraId="1B9FF87C" w14:textId="77777777" w:rsidR="000D0158" w:rsidRPr="00B10B97" w:rsidRDefault="000D0158" w:rsidP="00B10B97">
            <w:pPr>
              <w:rPr>
                <w:rFonts w:ascii="Arial" w:hAnsi="Arial" w:cs="Arial"/>
                <w:sz w:val="19"/>
                <w:szCs w:val="19"/>
              </w:rPr>
            </w:pPr>
            <w:r>
              <w:rPr>
                <w:rFonts w:ascii="Arial" w:eastAsia="Calibri" w:hAnsi="Arial" w:cs="Arial"/>
                <w:sz w:val="19"/>
                <w:szCs w:val="19"/>
              </w:rPr>
              <w:t>Rejet anormal d'eaux usées de procédé / d'eaux résiduaires</w:t>
            </w:r>
          </w:p>
        </w:tc>
        <w:tc>
          <w:tcPr>
            <w:tcW w:w="900" w:type="pct"/>
            <w:vAlign w:val="center"/>
          </w:tcPr>
          <w:p w14:paraId="630C65EA"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traitement, dérivation (bypass), débordement, panne de pompe/d'alimentation électrique, erreur d'exploitation</w:t>
            </w:r>
          </w:p>
        </w:tc>
        <w:tc>
          <w:tcPr>
            <w:tcW w:w="900" w:type="pct"/>
            <w:vAlign w:val="center"/>
          </w:tcPr>
          <w:p w14:paraId="6DAEBD0A" w14:textId="77777777" w:rsidR="000D0158" w:rsidRPr="00B10B97" w:rsidRDefault="000D0158" w:rsidP="00B10B97">
            <w:pPr>
              <w:rPr>
                <w:rFonts w:ascii="Arial" w:hAnsi="Arial" w:cs="Arial"/>
                <w:sz w:val="19"/>
                <w:szCs w:val="19"/>
              </w:rPr>
            </w:pPr>
            <w:r>
              <w:rPr>
                <w:rFonts w:ascii="Arial" w:eastAsia="Calibri" w:hAnsi="Arial" w:cs="Arial"/>
                <w:sz w:val="19"/>
                <w:szCs w:val="19"/>
              </w:rPr>
              <w:t>Milieux récepteurs, eaux estuariennes/côtières, écologie aquatique, usagers en aval</w:t>
            </w:r>
          </w:p>
        </w:tc>
        <w:tc>
          <w:tcPr>
            <w:tcW w:w="1100" w:type="pct"/>
            <w:vAlign w:val="center"/>
          </w:tcPr>
          <w:p w14:paraId="63970C36" w14:textId="77777777" w:rsidR="000D0158" w:rsidRPr="00B10B97" w:rsidRDefault="000D0158" w:rsidP="00B10B97">
            <w:pPr>
              <w:rPr>
                <w:rFonts w:ascii="Arial" w:hAnsi="Arial" w:cs="Arial"/>
                <w:sz w:val="19"/>
                <w:szCs w:val="19"/>
              </w:rPr>
            </w:pPr>
            <w:r>
              <w:rPr>
                <w:rFonts w:ascii="Arial" w:eastAsia="Calibri" w:hAnsi="Arial" w:cs="Arial"/>
                <w:sz w:val="19"/>
                <w:szCs w:val="19"/>
              </w:rPr>
              <w:t>Rejet d'effluent non ou partiellement traité ; dégradation de la qualité de l'eau</w:t>
            </w:r>
          </w:p>
        </w:tc>
        <w:tc>
          <w:tcPr>
            <w:tcW w:w="1300" w:type="pct"/>
            <w:vAlign w:val="center"/>
          </w:tcPr>
          <w:p w14:paraId="34BC5CE4"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voies de rejet, les récepteurs et les principes de confinement d'urgence / d'arrêt du procédé</w:t>
            </w:r>
          </w:p>
        </w:tc>
      </w:tr>
      <w:tr w:rsidR="00B10B97" w:rsidRPr="00B10B97" w14:paraId="15AD330E" w14:textId="77777777" w:rsidTr="00B10B97">
        <w:tc>
          <w:tcPr>
            <w:tcW w:w="800" w:type="pct"/>
            <w:vAlign w:val="center"/>
          </w:tcPr>
          <w:p w14:paraId="12D0F438" w14:textId="77777777" w:rsidR="000D0158" w:rsidRPr="00B10B97" w:rsidRDefault="000D0158" w:rsidP="00B10B97">
            <w:pPr>
              <w:rPr>
                <w:rFonts w:ascii="Arial" w:hAnsi="Arial" w:cs="Arial"/>
                <w:sz w:val="19"/>
                <w:szCs w:val="19"/>
              </w:rPr>
            </w:pPr>
            <w:r>
              <w:rPr>
                <w:rFonts w:ascii="Arial" w:eastAsia="Calibri" w:hAnsi="Arial" w:cs="Arial"/>
                <w:sz w:val="19"/>
                <w:szCs w:val="19"/>
              </w:rPr>
              <w:t>Ruissellement pluvial contaminé</w:t>
            </w:r>
          </w:p>
        </w:tc>
        <w:tc>
          <w:tcPr>
            <w:tcW w:w="900" w:type="pct"/>
            <w:vAlign w:val="center"/>
          </w:tcPr>
          <w:p w14:paraId="7535B0A7" w14:textId="77777777" w:rsidR="000D0158" w:rsidRPr="00B10B97" w:rsidRDefault="000D0158" w:rsidP="00B10B97">
            <w:pPr>
              <w:rPr>
                <w:rFonts w:ascii="Arial" w:hAnsi="Arial" w:cs="Arial"/>
                <w:sz w:val="19"/>
                <w:szCs w:val="19"/>
              </w:rPr>
            </w:pPr>
            <w:r>
              <w:rPr>
                <w:rFonts w:ascii="Arial" w:eastAsia="Calibri" w:hAnsi="Arial" w:cs="Arial"/>
                <w:sz w:val="19"/>
                <w:szCs w:val="19"/>
              </w:rPr>
              <w:t>Fortes précipitations sur le parc à charbon, les zones chimiques, le stockage de carburant, les zones perturbées ou les zones de résidus</w:t>
            </w:r>
          </w:p>
        </w:tc>
        <w:tc>
          <w:tcPr>
            <w:tcW w:w="900" w:type="pct"/>
            <w:vAlign w:val="center"/>
          </w:tcPr>
          <w:p w14:paraId="27C6EC3B" w14:textId="77777777" w:rsidR="000D0158" w:rsidRPr="00B10B97" w:rsidRDefault="000D0158" w:rsidP="00B10B97">
            <w:pPr>
              <w:rPr>
                <w:rFonts w:ascii="Arial" w:hAnsi="Arial" w:cs="Arial"/>
                <w:sz w:val="19"/>
                <w:szCs w:val="19"/>
              </w:rPr>
            </w:pPr>
            <w:r>
              <w:rPr>
                <w:rFonts w:ascii="Arial" w:eastAsia="Calibri" w:hAnsi="Arial" w:cs="Arial"/>
                <w:sz w:val="19"/>
                <w:szCs w:val="19"/>
              </w:rPr>
              <w:t>Eaux de surface, zone estuarienne/côtière, zones humides, pêcheries</w:t>
            </w:r>
          </w:p>
        </w:tc>
        <w:tc>
          <w:tcPr>
            <w:tcW w:w="1100" w:type="pct"/>
            <w:vAlign w:val="center"/>
          </w:tcPr>
          <w:p w14:paraId="15616D20" w14:textId="77777777" w:rsidR="000D0158" w:rsidRPr="00B10B97" w:rsidRDefault="000D0158" w:rsidP="00B10B97">
            <w:pPr>
              <w:rPr>
                <w:rFonts w:ascii="Arial" w:hAnsi="Arial" w:cs="Arial"/>
                <w:sz w:val="19"/>
                <w:szCs w:val="19"/>
              </w:rPr>
            </w:pPr>
            <w:r>
              <w:rPr>
                <w:rFonts w:ascii="Arial" w:eastAsia="Calibri" w:hAnsi="Arial" w:cs="Arial"/>
                <w:sz w:val="19"/>
                <w:szCs w:val="19"/>
              </w:rPr>
              <w:t>Ruissellement chargé en sédiments, hydrocarbures, produits chimiques ou substances alcalines vers les milieux naturels</w:t>
            </w:r>
          </w:p>
        </w:tc>
        <w:tc>
          <w:tcPr>
            <w:tcW w:w="1300" w:type="pct"/>
            <w:vAlign w:val="center"/>
          </w:tcPr>
          <w:p w14:paraId="55A4285C" w14:textId="77777777" w:rsidR="000D0158" w:rsidRPr="00B10B97" w:rsidRDefault="000D0158" w:rsidP="00B10B97">
            <w:pPr>
              <w:rPr>
                <w:rFonts w:ascii="Arial" w:hAnsi="Arial" w:cs="Arial"/>
                <w:sz w:val="19"/>
                <w:szCs w:val="19"/>
              </w:rPr>
            </w:pPr>
            <w:r>
              <w:rPr>
                <w:rFonts w:ascii="Arial" w:eastAsia="Calibri" w:hAnsi="Arial" w:cs="Arial"/>
                <w:sz w:val="19"/>
                <w:szCs w:val="19"/>
              </w:rPr>
              <w:t>Mettre l'accent sur la ségrégation des réseaux de drainage, le confinement du ruissellement et les principes de maîtrise des sédiments/hydrocarbures</w:t>
            </w:r>
          </w:p>
        </w:tc>
      </w:tr>
      <w:tr w:rsidR="00B10B97" w:rsidRPr="00B10B97" w14:paraId="5B1FC1DA" w14:textId="77777777" w:rsidTr="00B10B97">
        <w:tc>
          <w:tcPr>
            <w:tcW w:w="800" w:type="pct"/>
            <w:vAlign w:val="center"/>
          </w:tcPr>
          <w:p w14:paraId="308C6D90" w14:textId="77777777" w:rsidR="000D0158" w:rsidRPr="00B10B97" w:rsidRDefault="000D0158" w:rsidP="00B10B97">
            <w:pPr>
              <w:rPr>
                <w:rFonts w:ascii="Arial" w:hAnsi="Arial" w:cs="Arial"/>
                <w:sz w:val="19"/>
                <w:szCs w:val="19"/>
              </w:rPr>
            </w:pPr>
            <w:r>
              <w:rPr>
                <w:rFonts w:ascii="Arial" w:eastAsia="Calibri" w:hAnsi="Arial" w:cs="Arial"/>
                <w:sz w:val="19"/>
                <w:szCs w:val="19"/>
              </w:rPr>
              <w:t>Incendie du parc à charbon / auto-combustion / incendie majeur avec eaux d'extinction contaminées</w:t>
            </w:r>
          </w:p>
        </w:tc>
        <w:tc>
          <w:tcPr>
            <w:tcW w:w="900" w:type="pct"/>
            <w:vAlign w:val="center"/>
          </w:tcPr>
          <w:p w14:paraId="1654001C" w14:textId="77777777" w:rsidR="000D0158" w:rsidRPr="00B10B97" w:rsidRDefault="000D0158" w:rsidP="00B10B97">
            <w:pPr>
              <w:rPr>
                <w:rFonts w:ascii="Arial" w:hAnsi="Arial" w:cs="Arial"/>
                <w:sz w:val="19"/>
                <w:szCs w:val="19"/>
              </w:rPr>
            </w:pPr>
            <w:r>
              <w:rPr>
                <w:rFonts w:ascii="Arial" w:eastAsia="Calibri" w:hAnsi="Arial" w:cs="Arial"/>
                <w:sz w:val="19"/>
                <w:szCs w:val="19"/>
              </w:rPr>
              <w:t>Auto-échauffement, sources d'ignition, mauvaise gestion des stocks, défaillance électrique</w:t>
            </w:r>
          </w:p>
        </w:tc>
        <w:tc>
          <w:tcPr>
            <w:tcW w:w="900" w:type="pct"/>
            <w:vAlign w:val="center"/>
          </w:tcPr>
          <w:p w14:paraId="2F9500FF" w14:textId="77777777" w:rsidR="000D0158" w:rsidRPr="00B10B97" w:rsidRDefault="000D0158" w:rsidP="00B10B97">
            <w:pPr>
              <w:rPr>
                <w:rFonts w:ascii="Arial" w:hAnsi="Arial" w:cs="Arial"/>
                <w:sz w:val="19"/>
                <w:szCs w:val="19"/>
              </w:rPr>
            </w:pPr>
            <w:r>
              <w:rPr>
                <w:rFonts w:ascii="Arial" w:eastAsia="Calibri" w:hAnsi="Arial" w:cs="Arial"/>
                <w:sz w:val="19"/>
                <w:szCs w:val="19"/>
              </w:rPr>
              <w:t>Qualité de l'air, réseau pluvial, points d'eau à proximité, communautés riveraines</w:t>
            </w:r>
          </w:p>
        </w:tc>
        <w:tc>
          <w:tcPr>
            <w:tcW w:w="1100" w:type="pct"/>
            <w:vAlign w:val="center"/>
          </w:tcPr>
          <w:p w14:paraId="025413C7" w14:textId="77777777" w:rsidR="000D0158" w:rsidRPr="00B10B97" w:rsidRDefault="000D0158" w:rsidP="00B10B97">
            <w:pPr>
              <w:rPr>
                <w:rFonts w:ascii="Arial" w:hAnsi="Arial" w:cs="Arial"/>
                <w:sz w:val="19"/>
                <w:szCs w:val="19"/>
              </w:rPr>
            </w:pPr>
            <w:r>
              <w:rPr>
                <w:rFonts w:ascii="Arial" w:eastAsia="Calibri" w:hAnsi="Arial" w:cs="Arial"/>
                <w:sz w:val="19"/>
                <w:szCs w:val="19"/>
              </w:rPr>
              <w:t>Émission de fumées et de particules ; eaux d'extinction contaminées rejetées vers le sol/les eaux</w:t>
            </w:r>
          </w:p>
        </w:tc>
        <w:tc>
          <w:tcPr>
            <w:tcW w:w="1300" w:type="pct"/>
            <w:vAlign w:val="center"/>
          </w:tcPr>
          <w:p w14:paraId="6E87644D" w14:textId="77777777" w:rsidR="000D0158" w:rsidRPr="00B10B97" w:rsidRDefault="000D0158" w:rsidP="00B10B97">
            <w:pPr>
              <w:rPr>
                <w:rFonts w:ascii="Arial" w:hAnsi="Arial" w:cs="Arial"/>
                <w:sz w:val="19"/>
                <w:szCs w:val="19"/>
              </w:rPr>
            </w:pPr>
            <w:r>
              <w:rPr>
                <w:rFonts w:ascii="Arial" w:eastAsia="Calibri" w:hAnsi="Arial" w:cs="Arial"/>
                <w:sz w:val="19"/>
                <w:szCs w:val="19"/>
              </w:rPr>
              <w:t>Traiter à la fois les conséquences atmosphériques et de ruissellement ; définir les principes de confinement des eaux d'extinction</w:t>
            </w:r>
          </w:p>
        </w:tc>
      </w:tr>
      <w:tr w:rsidR="00B10B97" w:rsidRPr="00B10B97" w14:paraId="5C6C6CF0" w14:textId="77777777" w:rsidTr="00B10B97">
        <w:tc>
          <w:tcPr>
            <w:tcW w:w="800" w:type="pct"/>
            <w:vAlign w:val="center"/>
          </w:tcPr>
          <w:p w14:paraId="6C5CBDE8"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Fuite ou rejet du système de manutention des cendres / résidus</w:t>
            </w:r>
          </w:p>
        </w:tc>
        <w:tc>
          <w:tcPr>
            <w:tcW w:w="900" w:type="pct"/>
            <w:vAlign w:val="center"/>
          </w:tcPr>
          <w:p w14:paraId="3CEE54D5" w14:textId="77777777" w:rsidR="000D0158" w:rsidRPr="00B10B97" w:rsidRDefault="000D0158" w:rsidP="00B10B97">
            <w:pPr>
              <w:rPr>
                <w:rFonts w:ascii="Arial" w:hAnsi="Arial" w:cs="Arial"/>
                <w:sz w:val="19"/>
                <w:szCs w:val="19"/>
              </w:rPr>
            </w:pPr>
            <w:r>
              <w:rPr>
                <w:rFonts w:ascii="Arial" w:eastAsia="Calibri" w:hAnsi="Arial" w:cs="Arial"/>
                <w:sz w:val="19"/>
                <w:szCs w:val="19"/>
              </w:rPr>
              <w:t>Rupture de canalisation de transport hydraulique, défaillance de stockage, confinement insuffisant, défaillance de drainage</w:t>
            </w:r>
          </w:p>
        </w:tc>
        <w:tc>
          <w:tcPr>
            <w:tcW w:w="900" w:type="pct"/>
            <w:vAlign w:val="center"/>
          </w:tcPr>
          <w:p w14:paraId="1E394A6B" w14:textId="77777777" w:rsidR="000D0158" w:rsidRPr="00B10B97" w:rsidRDefault="000D0158" w:rsidP="00B10B97">
            <w:pPr>
              <w:rPr>
                <w:rFonts w:ascii="Arial" w:hAnsi="Arial" w:cs="Arial"/>
                <w:sz w:val="19"/>
                <w:szCs w:val="19"/>
              </w:rPr>
            </w:pPr>
            <w:r>
              <w:rPr>
                <w:rFonts w:ascii="Arial" w:eastAsia="Calibri" w:hAnsi="Arial" w:cs="Arial"/>
                <w:sz w:val="19"/>
                <w:szCs w:val="19"/>
              </w:rPr>
              <w:t>Sol, eaux de surface, réseaux de drainage</w:t>
            </w:r>
          </w:p>
        </w:tc>
        <w:tc>
          <w:tcPr>
            <w:tcW w:w="1100" w:type="pct"/>
            <w:vAlign w:val="center"/>
          </w:tcPr>
          <w:p w14:paraId="16E8B8F3" w14:textId="77777777" w:rsidR="000D0158" w:rsidRPr="00B10B97" w:rsidRDefault="000D0158" w:rsidP="00B10B97">
            <w:pPr>
              <w:rPr>
                <w:rFonts w:ascii="Arial" w:hAnsi="Arial" w:cs="Arial"/>
                <w:sz w:val="19"/>
                <w:szCs w:val="19"/>
              </w:rPr>
            </w:pPr>
            <w:r>
              <w:rPr>
                <w:rFonts w:ascii="Arial" w:eastAsia="Calibri" w:hAnsi="Arial" w:cs="Arial"/>
                <w:sz w:val="19"/>
                <w:szCs w:val="19"/>
              </w:rPr>
              <w:t>Rejet chargé en sédiments ou contaminé affectant le sol/l'eau</w:t>
            </w:r>
          </w:p>
        </w:tc>
        <w:tc>
          <w:tcPr>
            <w:tcW w:w="1300" w:type="pct"/>
            <w:vAlign w:val="center"/>
          </w:tcPr>
          <w:p w14:paraId="790C0017"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voies de rejet et les principes de confinement/nettoyage</w:t>
            </w:r>
          </w:p>
        </w:tc>
      </w:tr>
      <w:tr w:rsidR="00B10B97" w:rsidRPr="00B10B97" w14:paraId="26FB8685" w14:textId="77777777" w:rsidTr="00B10B97">
        <w:tc>
          <w:tcPr>
            <w:tcW w:w="800" w:type="pct"/>
            <w:vAlign w:val="center"/>
          </w:tcPr>
          <w:p w14:paraId="469C1352" w14:textId="77777777" w:rsidR="000D0158" w:rsidRPr="00B10B97" w:rsidRDefault="000D0158" w:rsidP="00B10B97">
            <w:pPr>
              <w:rPr>
                <w:rFonts w:ascii="Arial" w:hAnsi="Arial" w:cs="Arial"/>
                <w:sz w:val="19"/>
                <w:szCs w:val="19"/>
              </w:rPr>
            </w:pPr>
            <w:r>
              <w:rPr>
                <w:rFonts w:ascii="Arial" w:eastAsia="Calibri" w:hAnsi="Arial" w:cs="Arial"/>
                <w:sz w:val="19"/>
                <w:szCs w:val="19"/>
              </w:rPr>
              <w:t>Rejet atmosphérique anormal des unités de combustion principales</w:t>
            </w:r>
          </w:p>
        </w:tc>
        <w:tc>
          <w:tcPr>
            <w:tcW w:w="900" w:type="pct"/>
            <w:vAlign w:val="center"/>
          </w:tcPr>
          <w:p w14:paraId="6C9E0C59"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des équipements de contrôle de la pollution atmosphérique, défaillance de filtre à manches, défaillance de l'épurateur, combustion anormale, dérivation de cheminée</w:t>
            </w:r>
          </w:p>
        </w:tc>
        <w:tc>
          <w:tcPr>
            <w:tcW w:w="900" w:type="pct"/>
            <w:vAlign w:val="center"/>
          </w:tcPr>
          <w:p w14:paraId="064CB131" w14:textId="77777777" w:rsidR="000D0158" w:rsidRPr="00B10B97" w:rsidRDefault="000D0158" w:rsidP="00B10B97">
            <w:pPr>
              <w:rPr>
                <w:rFonts w:ascii="Arial" w:hAnsi="Arial" w:cs="Arial"/>
                <w:sz w:val="19"/>
                <w:szCs w:val="19"/>
              </w:rPr>
            </w:pPr>
            <w:r>
              <w:rPr>
                <w:rFonts w:ascii="Arial" w:eastAsia="Calibri" w:hAnsi="Arial" w:cs="Arial"/>
                <w:sz w:val="19"/>
                <w:szCs w:val="19"/>
              </w:rPr>
              <w:t>Communautés riveraines, personnel, récepteurs sensibles</w:t>
            </w:r>
          </w:p>
        </w:tc>
        <w:tc>
          <w:tcPr>
            <w:tcW w:w="1100" w:type="pct"/>
            <w:vAlign w:val="center"/>
          </w:tcPr>
          <w:p w14:paraId="473645D8" w14:textId="77777777" w:rsidR="000D0158" w:rsidRPr="00B10B97" w:rsidRDefault="000D0158" w:rsidP="00B10B97">
            <w:pPr>
              <w:rPr>
                <w:rFonts w:ascii="Arial" w:hAnsi="Arial" w:cs="Arial"/>
                <w:sz w:val="19"/>
                <w:szCs w:val="19"/>
              </w:rPr>
            </w:pPr>
            <w:r>
              <w:rPr>
                <w:rFonts w:ascii="Arial" w:eastAsia="Calibri" w:hAnsi="Arial" w:cs="Arial"/>
                <w:sz w:val="19"/>
                <w:szCs w:val="19"/>
              </w:rPr>
              <w:t>Émissions élevées de poussières / SO</w:t>
            </w:r>
            <w:r>
              <w:rPr>
                <w:rFonts w:ascii="Cambria Math" w:eastAsia="Calibri" w:hAnsi="Cambria Math" w:cs="Cambria Math"/>
                <w:sz w:val="19"/>
                <w:szCs w:val="19"/>
              </w:rPr>
              <w:t>₂</w:t>
            </w:r>
            <w:commentRangeStart w:id="332"/>
            <w:r>
              <w:rPr>
                <w:rFonts w:ascii="Arial" w:eastAsia="Calibri" w:hAnsi="Arial" w:cs="Arial"/>
                <w:sz w:val="19"/>
                <w:szCs w:val="19"/>
              </w:rPr>
              <w:t xml:space="preserve"> / NOx à court terme</w:t>
            </w:r>
            <w:commentRangeEnd w:id="332"/>
            <w:r>
              <w:rPr>
                <w:rStyle w:val="Marquedecommentaire"/>
              </w:rPr>
              <w:commentReference w:id="332"/>
            </w:r>
          </w:p>
        </w:tc>
        <w:tc>
          <w:tcPr>
            <w:tcW w:w="1300" w:type="pct"/>
            <w:vAlign w:val="center"/>
          </w:tcPr>
          <w:p w14:paraId="08224D48" w14:textId="77777777" w:rsidR="000D0158" w:rsidRPr="00B10B97" w:rsidRDefault="000D0158" w:rsidP="00B10B97">
            <w:pPr>
              <w:rPr>
                <w:rFonts w:ascii="Arial" w:hAnsi="Arial" w:cs="Arial"/>
                <w:sz w:val="19"/>
                <w:szCs w:val="19"/>
              </w:rPr>
            </w:pPr>
            <w:r>
              <w:rPr>
                <w:rFonts w:ascii="Arial" w:eastAsia="Calibri" w:hAnsi="Arial" w:cs="Arial"/>
                <w:sz w:val="19"/>
                <w:szCs w:val="19"/>
              </w:rPr>
              <w:t>Décrire comme un scénario anormal d'exploitation/urgence ; relier aux principes de détection, d'arrêt et de notification</w:t>
            </w:r>
          </w:p>
        </w:tc>
      </w:tr>
      <w:tr w:rsidR="00B10B97" w:rsidRPr="00B10B97" w14:paraId="721E5EF5" w14:textId="77777777" w:rsidTr="00B10B97">
        <w:tc>
          <w:tcPr>
            <w:tcW w:w="800" w:type="pct"/>
            <w:vAlign w:val="center"/>
          </w:tcPr>
          <w:p w14:paraId="1A645B1C"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en zone marine / estuarienne (installations portuaires)</w:t>
            </w:r>
          </w:p>
        </w:tc>
        <w:tc>
          <w:tcPr>
            <w:tcW w:w="900" w:type="pct"/>
            <w:vAlign w:val="center"/>
          </w:tcPr>
          <w:p w14:paraId="1707FCE4"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lors du chargement/déchargement, rupture de flexible, collision, erreur de manutention au port dédié à l'alumine</w:t>
            </w:r>
          </w:p>
        </w:tc>
        <w:tc>
          <w:tcPr>
            <w:tcW w:w="900" w:type="pct"/>
            <w:vAlign w:val="center"/>
          </w:tcPr>
          <w:p w14:paraId="287D87C1" w14:textId="77777777" w:rsidR="000D0158" w:rsidRPr="00B10B97" w:rsidRDefault="000D0158" w:rsidP="00B10B97">
            <w:pPr>
              <w:rPr>
                <w:rFonts w:ascii="Arial" w:hAnsi="Arial" w:cs="Arial"/>
                <w:sz w:val="19"/>
                <w:szCs w:val="19"/>
              </w:rPr>
            </w:pPr>
            <w:r>
              <w:rPr>
                <w:rFonts w:ascii="Arial" w:eastAsia="Calibri" w:hAnsi="Arial" w:cs="Arial"/>
                <w:sz w:val="19"/>
                <w:szCs w:val="19"/>
              </w:rPr>
              <w:t>Milieu estuarien et côtier, écosystèmes marins, pêcheries, usagers du littoral</w:t>
            </w:r>
          </w:p>
        </w:tc>
        <w:tc>
          <w:tcPr>
            <w:tcW w:w="1100" w:type="pct"/>
            <w:vAlign w:val="center"/>
          </w:tcPr>
          <w:p w14:paraId="72CDB12E" w14:textId="77777777" w:rsidR="000D0158" w:rsidRPr="00B10B97" w:rsidRDefault="000D0158" w:rsidP="00B10B97">
            <w:pPr>
              <w:rPr>
                <w:rFonts w:ascii="Arial" w:hAnsi="Arial" w:cs="Arial"/>
                <w:sz w:val="19"/>
                <w:szCs w:val="19"/>
              </w:rPr>
            </w:pPr>
            <w:commentRangeStart w:id="333"/>
            <w:r>
              <w:rPr>
                <w:rFonts w:ascii="Arial" w:eastAsia="Calibri" w:hAnsi="Arial" w:cs="Arial"/>
                <w:sz w:val="19"/>
                <w:szCs w:val="19"/>
              </w:rPr>
              <w:t>Contamination des eaux marines/estuariennes ; impact sur les ressources halieutiques et les usages côtiers</w:t>
            </w:r>
            <w:commentRangeEnd w:id="333"/>
            <w:r>
              <w:rPr>
                <w:rStyle w:val="Marquedecommentaire"/>
              </w:rPr>
              <w:commentReference w:id="333"/>
            </w:r>
          </w:p>
        </w:tc>
        <w:tc>
          <w:tcPr>
            <w:tcW w:w="1300" w:type="pct"/>
            <w:vAlign w:val="center"/>
          </w:tcPr>
          <w:p w14:paraId="58132925"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voies de transfert marines, les récepteurs côtiers et les principes de confinement/réponse portuaire</w:t>
            </w:r>
          </w:p>
        </w:tc>
      </w:tr>
      <w:tr w:rsidR="00B10B97" w:rsidRPr="00B10B97" w14:paraId="242BA2A6" w14:textId="77777777" w:rsidTr="00B10B97">
        <w:tc>
          <w:tcPr>
            <w:tcW w:w="800" w:type="pct"/>
            <w:vAlign w:val="center"/>
          </w:tcPr>
          <w:p w14:paraId="122DDA23" w14:textId="77777777" w:rsidR="000D0158" w:rsidRPr="00B10B97" w:rsidRDefault="000D0158" w:rsidP="00B10B97">
            <w:pPr>
              <w:rPr>
                <w:rFonts w:ascii="Arial" w:hAnsi="Arial" w:cs="Arial"/>
                <w:sz w:val="19"/>
                <w:szCs w:val="19"/>
              </w:rPr>
            </w:pPr>
            <w:r>
              <w:rPr>
                <w:rFonts w:ascii="Arial" w:eastAsia="Calibri" w:hAnsi="Arial" w:cs="Arial"/>
                <w:sz w:val="19"/>
                <w:szCs w:val="19"/>
              </w:rPr>
              <w:t>Incident environnemental déclenché par un aléa naturel</w:t>
            </w:r>
          </w:p>
        </w:tc>
        <w:tc>
          <w:tcPr>
            <w:tcW w:w="900" w:type="pct"/>
            <w:vAlign w:val="center"/>
          </w:tcPr>
          <w:p w14:paraId="04163162" w14:textId="77777777" w:rsidR="000D0158" w:rsidRPr="00B10B97" w:rsidRDefault="000D0158" w:rsidP="00B10B97">
            <w:pPr>
              <w:rPr>
                <w:rFonts w:ascii="Arial" w:hAnsi="Arial" w:cs="Arial"/>
                <w:sz w:val="19"/>
                <w:szCs w:val="19"/>
              </w:rPr>
            </w:pPr>
            <w:r>
              <w:rPr>
                <w:rFonts w:ascii="Arial" w:eastAsia="Calibri" w:hAnsi="Arial" w:cs="Arial"/>
                <w:sz w:val="19"/>
                <w:szCs w:val="19"/>
              </w:rPr>
              <w:t>Précipitations extrêmes, inondation, événement sismique (si crédible), foudre, coupure d'alimentation électrique</w:t>
            </w:r>
          </w:p>
        </w:tc>
        <w:tc>
          <w:tcPr>
            <w:tcW w:w="900" w:type="pct"/>
            <w:vAlign w:val="center"/>
          </w:tcPr>
          <w:p w14:paraId="627126B6" w14:textId="77777777" w:rsidR="000D0158" w:rsidRPr="00B10B97" w:rsidRDefault="000D0158" w:rsidP="00B10B97">
            <w:pPr>
              <w:rPr>
                <w:rFonts w:ascii="Arial" w:hAnsi="Arial" w:cs="Arial"/>
                <w:sz w:val="19"/>
                <w:szCs w:val="19"/>
              </w:rPr>
            </w:pPr>
            <w:r>
              <w:rPr>
                <w:rFonts w:ascii="Arial" w:eastAsia="Calibri" w:hAnsi="Arial" w:cs="Arial"/>
                <w:sz w:val="19"/>
                <w:szCs w:val="19"/>
              </w:rPr>
              <w:t>L'ensemble des récepteurs environnementaux et sociaux clés, selon leur localisation</w:t>
            </w:r>
          </w:p>
        </w:tc>
        <w:tc>
          <w:tcPr>
            <w:tcW w:w="1100" w:type="pct"/>
            <w:vAlign w:val="center"/>
          </w:tcPr>
          <w:p w14:paraId="29E6F11B"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secondaire des systèmes de stockage, de drainage, de traitement ou de confinement</w:t>
            </w:r>
          </w:p>
        </w:tc>
        <w:tc>
          <w:tcPr>
            <w:tcW w:w="1300" w:type="pct"/>
            <w:vAlign w:val="center"/>
          </w:tcPr>
          <w:p w14:paraId="1BBC5C3F" w14:textId="77777777" w:rsidR="000D0158" w:rsidRPr="00B10B97" w:rsidRDefault="000D0158" w:rsidP="00B10B97">
            <w:pPr>
              <w:rPr>
                <w:rFonts w:ascii="Arial" w:hAnsi="Arial" w:cs="Arial"/>
                <w:sz w:val="19"/>
                <w:szCs w:val="19"/>
              </w:rPr>
            </w:pPr>
            <w:r>
              <w:rPr>
                <w:rFonts w:ascii="Arial" w:eastAsia="Calibri" w:hAnsi="Arial" w:cs="Arial"/>
                <w:sz w:val="19"/>
                <w:szCs w:val="19"/>
              </w:rPr>
              <w:t>Expliquer comment les aléas naturels peuvent déclencher ou aggraver des accidents environnementaux, en conservant une logique de conséquence fondée sur les récepteurs plutôt qu'une simple liste d'aléas</w:t>
            </w:r>
          </w:p>
        </w:tc>
      </w:tr>
    </w:tbl>
    <w:p w14:paraId="643D197B" w14:textId="77777777" w:rsidR="000D0158" w:rsidRDefault="000D0158" w:rsidP="000D0158">
      <w:pPr>
        <w:spacing w:after="160" w:line="276" w:lineRule="auto"/>
        <w:jc w:val="both"/>
        <w:rPr>
          <w:rFonts w:ascii="Arial" w:eastAsia="Calibri" w:hAnsi="Arial" w:cs="Arial"/>
          <w:sz w:val="21"/>
          <w:szCs w:val="21"/>
        </w:rPr>
      </w:pPr>
    </w:p>
    <w:p w14:paraId="390B71E7" w14:textId="2DE278B2" w:rsidR="000D0158" w:rsidRPr="000D0158" w:rsidRDefault="000D0158" w:rsidP="000D0158">
      <w:pPr>
        <w:spacing w:after="160" w:line="276" w:lineRule="auto"/>
        <w:jc w:val="both"/>
        <w:rPr>
          <w:rFonts w:ascii="Arial" w:eastAsia="Calibri" w:hAnsi="Arial" w:cs="Arial"/>
          <w:sz w:val="21"/>
          <w:szCs w:val="21"/>
        </w:rPr>
      </w:pPr>
      <w:r>
        <w:rPr>
          <w:rFonts w:ascii="Arial" w:eastAsia="Calibri" w:hAnsi="Arial" w:cs="Arial"/>
          <w:sz w:val="21"/>
          <w:szCs w:val="21"/>
        </w:rPr>
        <w:t>Ces catégories de scénarios couvrent l'ensemble des composantes du Projet susceptibles de générer un impact environnemental significatif : les trois scénarios liés à l'installation de stockage des résidus (fuite de canalisation, défaillance majeure de confinement, infiltration de long terme) représentent le risque le plus significatif du Projet en raison de l'ampleur potentielle et de la persistance de leurs conséquences, et sont en conséquence traités avec le plus haut niveau d'attention. Les scénarios de déversement de produits chimiques et de carburant sont généralement plus localisés dans l'espace, mais requièrent une attention particulière lorsque des voies de transfert vers les eaux de surface ou souterraines existent. Les scénarios liés aux effluents et au ruissellement concernent la qualité des milieux aquatiques récepteurs, y compris la zone estuarienne et côtière au droit du port dédié à l'alumine. Les scénarios d'incendie et de rejet atmosphérique concernent principalement la qualité de l'air et, dans le cas des eaux d'extinction, les milieux aquatiques. Le scénario de transport hors site et le scénario portuaire/marin concernent des corridors logistiques et récepteurs distincts du site industriel proprement dit. Enfin, les aléas naturels sont traités comme des facteurs déclenchants ou aggravants des scénarios précédents, plutôt que comme une catégorie de risque autonome, afin d'éviter une simple énumération d'aléas déconnectée de leurs conséquences potentielles sur les récepteurs.</w:t>
      </w:r>
    </w:p>
    <w:p w14:paraId="113326E5" w14:textId="77777777" w:rsidR="000D0158" w:rsidRPr="000D0158" w:rsidRDefault="000D0158" w:rsidP="000D0158">
      <w:pPr>
        <w:pStyle w:val="Titre2"/>
        <w:spacing w:before="300" w:after="16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22.5 Facteurs Externes Pouvant Affecter la Gestion des Risques Environnementaux</w:t>
      </w:r>
    </w:p>
    <w:p w14:paraId="7267DBA8" w14:textId="62030811" w:rsidR="000D0158" w:rsidRPr="000D0158" w:rsidRDefault="000D0158" w:rsidP="000D0158">
      <w:pPr>
        <w:spacing w:after="160" w:line="276" w:lineRule="auto"/>
        <w:jc w:val="both"/>
        <w:rPr>
          <w:rFonts w:ascii="Arial" w:eastAsia="Calibri" w:hAnsi="Arial" w:cs="Arial"/>
          <w:sz w:val="21"/>
          <w:szCs w:val="21"/>
        </w:rPr>
      </w:pPr>
      <w:r>
        <w:rPr>
          <w:rFonts w:ascii="Arial" w:eastAsia="Calibri" w:hAnsi="Arial" w:cs="Arial"/>
          <w:sz w:val="21"/>
          <w:szCs w:val="21"/>
        </w:rPr>
        <w:t>Au-delà des aléas naturels, traités à la section 22.4 comme facteur déclenchant des scénarios environnementaux, certains facteurs externes au Projet peuvent affecter sa capacité à prévenir ou à gérer ces scénarios. Ils sont résumés ci-dessous à titre indicatif.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740"/>
      </w:tblGrid>
      <w:tr w:rsidR="000D0158" w:rsidRPr="000D0158" w14:paraId="61864903" w14:textId="77777777" w:rsidTr="000D0158">
        <w:trPr>
          <w:tblHeader/>
        </w:trPr>
        <w:tc>
          <w:tcPr>
            <w:tcW w:w="1500" w:type="pct"/>
            <w:shd w:val="clear" w:color="auto" w:fill="1F3864"/>
            <w:tcMar>
              <w:top w:w="80" w:type="dxa"/>
              <w:left w:w="100" w:type="dxa"/>
              <w:bottom w:w="80" w:type="dxa"/>
              <w:right w:w="100" w:type="dxa"/>
            </w:tcMar>
            <w:vAlign w:val="center"/>
          </w:tcPr>
          <w:p w14:paraId="1562AC47" w14:textId="77777777" w:rsidR="000D0158" w:rsidRPr="000D0158" w:rsidRDefault="000D0158" w:rsidP="000D0158">
            <w:pPr>
              <w:rPr>
                <w:rFonts w:ascii="Arial" w:hAnsi="Arial" w:cs="Arial"/>
              </w:rPr>
            </w:pPr>
            <w:r>
              <w:rPr>
                <w:rFonts w:ascii="Arial" w:eastAsia="Calibri" w:hAnsi="Arial" w:cs="Arial"/>
                <w:b/>
                <w:bCs/>
                <w:color w:val="FFFFFF"/>
                <w:sz w:val="19"/>
                <w:szCs w:val="19"/>
              </w:rPr>
              <w:lastRenderedPageBreak/>
              <w:t>Facteur</w:t>
            </w:r>
          </w:p>
        </w:tc>
        <w:tc>
          <w:tcPr>
            <w:tcW w:w="3500" w:type="pct"/>
            <w:shd w:val="clear" w:color="auto" w:fill="1F3864"/>
            <w:tcMar>
              <w:top w:w="80" w:type="dxa"/>
              <w:left w:w="100" w:type="dxa"/>
              <w:bottom w:w="80" w:type="dxa"/>
              <w:right w:w="100" w:type="dxa"/>
            </w:tcMar>
            <w:vAlign w:val="center"/>
          </w:tcPr>
          <w:p w14:paraId="0577D72B" w14:textId="77777777" w:rsidR="000D0158" w:rsidRPr="000D0158" w:rsidRDefault="000D0158" w:rsidP="000D0158">
            <w:pPr>
              <w:rPr>
                <w:rFonts w:ascii="Arial" w:hAnsi="Arial" w:cs="Arial"/>
              </w:rPr>
            </w:pPr>
            <w:r>
              <w:rPr>
                <w:rFonts w:ascii="Arial" w:eastAsia="Calibri" w:hAnsi="Arial" w:cs="Arial"/>
                <w:b/>
                <w:bCs/>
                <w:color w:val="FFFFFF"/>
                <w:sz w:val="19"/>
                <w:szCs w:val="19"/>
              </w:rPr>
              <w:t>Pertinence pour le Projet</w:t>
            </w:r>
          </w:p>
        </w:tc>
      </w:tr>
      <w:tr w:rsidR="000D0158" w:rsidRPr="000D0158" w14:paraId="28F44C38" w14:textId="77777777" w:rsidTr="000D0158">
        <w:tc>
          <w:tcPr>
            <w:tcW w:w="1500" w:type="pct"/>
            <w:tcMar>
              <w:top w:w="80" w:type="dxa"/>
              <w:left w:w="100" w:type="dxa"/>
              <w:bottom w:w="80" w:type="dxa"/>
              <w:right w:w="100" w:type="dxa"/>
            </w:tcMar>
            <w:vAlign w:val="center"/>
          </w:tcPr>
          <w:p w14:paraId="77ABE15C" w14:textId="77777777" w:rsidR="000D0158" w:rsidRPr="000D0158" w:rsidRDefault="000D0158" w:rsidP="000D0158">
            <w:pPr>
              <w:rPr>
                <w:rFonts w:ascii="Arial" w:hAnsi="Arial" w:cs="Arial"/>
              </w:rPr>
            </w:pPr>
            <w:r>
              <w:rPr>
                <w:rFonts w:ascii="Arial" w:eastAsia="Calibri" w:hAnsi="Arial" w:cs="Arial"/>
                <w:color w:val="000000"/>
                <w:sz w:val="19"/>
                <w:szCs w:val="19"/>
              </w:rPr>
              <w:t>Interférence de tiers / intrusion</w:t>
            </w:r>
          </w:p>
        </w:tc>
        <w:tc>
          <w:tcPr>
            <w:tcW w:w="3500" w:type="pct"/>
            <w:tcMar>
              <w:top w:w="80" w:type="dxa"/>
              <w:left w:w="100" w:type="dxa"/>
              <w:bottom w:w="80" w:type="dxa"/>
              <w:right w:w="100" w:type="dxa"/>
            </w:tcMar>
            <w:vAlign w:val="center"/>
          </w:tcPr>
          <w:p w14:paraId="17F18E7F" w14:textId="77777777" w:rsidR="000D0158" w:rsidRPr="000D0158" w:rsidRDefault="000D0158" w:rsidP="000D0158">
            <w:pPr>
              <w:rPr>
                <w:rFonts w:ascii="Arial" w:hAnsi="Arial" w:cs="Arial"/>
              </w:rPr>
            </w:pPr>
            <w:r>
              <w:rPr>
                <w:rFonts w:ascii="Arial" w:eastAsia="Calibri" w:hAnsi="Arial" w:cs="Arial"/>
                <w:color w:val="000000"/>
                <w:sz w:val="19"/>
                <w:szCs w:val="19"/>
              </w:rPr>
              <w:t>Accès non autorisé pouvant conduire à des actes de malveillance sur des installations sensibles.</w:t>
            </w:r>
          </w:p>
        </w:tc>
      </w:tr>
      <w:tr w:rsidR="000D0158" w:rsidRPr="000D0158" w14:paraId="35A5ED11" w14:textId="77777777" w:rsidTr="000D0158">
        <w:tc>
          <w:tcPr>
            <w:tcW w:w="1500" w:type="pct"/>
            <w:tcMar>
              <w:top w:w="80" w:type="dxa"/>
              <w:left w:w="100" w:type="dxa"/>
              <w:bottom w:w="80" w:type="dxa"/>
              <w:right w:w="100" w:type="dxa"/>
            </w:tcMar>
            <w:vAlign w:val="center"/>
          </w:tcPr>
          <w:p w14:paraId="3F1CCF05" w14:textId="77777777" w:rsidR="000D0158" w:rsidRPr="000D0158" w:rsidRDefault="000D0158" w:rsidP="000D0158">
            <w:pPr>
              <w:rPr>
                <w:rFonts w:ascii="Arial" w:hAnsi="Arial" w:cs="Arial"/>
              </w:rPr>
            </w:pPr>
            <w:r>
              <w:rPr>
                <w:rFonts w:ascii="Arial" w:eastAsia="Calibri" w:hAnsi="Arial" w:cs="Arial"/>
                <w:color w:val="000000"/>
                <w:sz w:val="19"/>
                <w:szCs w:val="19"/>
              </w:rPr>
              <w:t>Troubles civils</w:t>
            </w:r>
          </w:p>
        </w:tc>
        <w:tc>
          <w:tcPr>
            <w:tcW w:w="3500" w:type="pct"/>
            <w:tcMar>
              <w:top w:w="80" w:type="dxa"/>
              <w:left w:w="100" w:type="dxa"/>
              <w:bottom w:w="80" w:type="dxa"/>
              <w:right w:w="100" w:type="dxa"/>
            </w:tcMar>
            <w:vAlign w:val="center"/>
          </w:tcPr>
          <w:p w14:paraId="4F3EC204" w14:textId="77777777" w:rsidR="000D0158" w:rsidRPr="000D0158" w:rsidRDefault="000D0158" w:rsidP="000D0158">
            <w:pPr>
              <w:rPr>
                <w:rFonts w:ascii="Arial" w:hAnsi="Arial" w:cs="Arial"/>
              </w:rPr>
            </w:pPr>
            <w:r>
              <w:rPr>
                <w:rFonts w:ascii="Arial" w:eastAsia="Calibri" w:hAnsi="Arial" w:cs="Arial"/>
                <w:color w:val="000000"/>
                <w:sz w:val="19"/>
                <w:szCs w:val="19"/>
              </w:rPr>
              <w:t>La région de Boké a connu des tensions locales pouvant, dans certains scénarios, affecter la sécurité du site ou sa capacité opérationnelle.</w:t>
            </w:r>
          </w:p>
        </w:tc>
      </w:tr>
      <w:tr w:rsidR="000D0158" w:rsidRPr="000D0158" w14:paraId="12B98576" w14:textId="77777777" w:rsidTr="000D0158">
        <w:tc>
          <w:tcPr>
            <w:tcW w:w="1500" w:type="pct"/>
            <w:tcMar>
              <w:top w:w="80" w:type="dxa"/>
              <w:left w:w="100" w:type="dxa"/>
              <w:bottom w:w="80" w:type="dxa"/>
              <w:right w:w="100" w:type="dxa"/>
            </w:tcMar>
            <w:vAlign w:val="center"/>
          </w:tcPr>
          <w:p w14:paraId="3984884E" w14:textId="77777777" w:rsidR="000D0158" w:rsidRPr="000D0158" w:rsidRDefault="000D0158" w:rsidP="000D0158">
            <w:pPr>
              <w:rPr>
                <w:rFonts w:ascii="Arial" w:hAnsi="Arial" w:cs="Arial"/>
              </w:rPr>
            </w:pPr>
            <w:r>
              <w:rPr>
                <w:rFonts w:ascii="Arial" w:eastAsia="Calibri" w:hAnsi="Arial" w:cs="Arial"/>
                <w:color w:val="000000"/>
                <w:sz w:val="19"/>
                <w:szCs w:val="19"/>
              </w:rPr>
              <w:t>Urgence de santé publique</w:t>
            </w:r>
          </w:p>
        </w:tc>
        <w:tc>
          <w:tcPr>
            <w:tcW w:w="3500" w:type="pct"/>
            <w:tcMar>
              <w:top w:w="80" w:type="dxa"/>
              <w:left w:w="100" w:type="dxa"/>
              <w:bottom w:w="80" w:type="dxa"/>
              <w:right w:w="100" w:type="dxa"/>
            </w:tcMar>
            <w:vAlign w:val="center"/>
          </w:tcPr>
          <w:p w14:paraId="2C6DFE17" w14:textId="77777777" w:rsidR="000D0158" w:rsidRPr="000D0158" w:rsidRDefault="000D0158" w:rsidP="000D0158">
            <w:pPr>
              <w:rPr>
                <w:rFonts w:ascii="Arial" w:hAnsi="Arial" w:cs="Arial"/>
              </w:rPr>
            </w:pPr>
            <w:r>
              <w:rPr>
                <w:rFonts w:ascii="Arial" w:eastAsia="Calibri" w:hAnsi="Arial" w:cs="Arial"/>
                <w:color w:val="000000"/>
                <w:sz w:val="19"/>
                <w:szCs w:val="19"/>
              </w:rPr>
              <w:t>Risque de perturbation opérationnelle en cas d'épidémie, sans lien direct avec l'environnement mais pouvant affecter la capacité de réponse aux urgences.</w:t>
            </w:r>
          </w:p>
        </w:tc>
      </w:tr>
    </w:tbl>
    <w:p w14:paraId="38977618" w14:textId="77777777" w:rsidR="000D0158" w:rsidRDefault="000D0158" w:rsidP="000D0158">
      <w:pPr>
        <w:spacing w:line="276" w:lineRule="auto"/>
        <w:jc w:val="both"/>
        <w:rPr>
          <w:rFonts w:ascii="Arial" w:eastAsia="Calibri" w:hAnsi="Arial" w:cs="Arial"/>
          <w:sz w:val="21"/>
          <w:szCs w:val="21"/>
        </w:rPr>
      </w:pPr>
    </w:p>
    <w:p w14:paraId="069BF634"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22.6 Principes de Prévention et de Gestion des Risques Environnementaux</w:t>
      </w:r>
    </w:p>
    <w:p w14:paraId="2840D5C6" w14:textId="77777777" w:rsidR="008B21B3" w:rsidRPr="00F7619C" w:rsidRDefault="00161806" w:rsidP="00FB3308">
      <w:pPr>
        <w:spacing w:after="160" w:line="276" w:lineRule="auto"/>
        <w:jc w:val="both"/>
        <w:rPr>
          <w:rFonts w:ascii="Arial" w:hAnsi="Arial" w:cs="Arial"/>
          <w:sz w:val="21"/>
          <w:szCs w:val="21"/>
        </w:rPr>
      </w:pPr>
      <w:commentRangeStart w:id="338"/>
      <w:r>
        <w:rPr>
          <w:rFonts w:ascii="Arial" w:eastAsia="Calibri" w:hAnsi="Arial" w:cs="Arial"/>
          <w:sz w:val="21"/>
          <w:szCs w:val="21"/>
        </w:rPr>
        <w:t>La prévention des scénarios présentés ci-dessus repose sur l'application, par conception, d'une hiérarchie de mesures de gestion des risques : élimination ou réduction à la source, mesures techniques (conception des ouvrages, systèmes de confinement et de détection), mesures organisationnelles (procédures d'exploitation, inspections et maintenance), et mesures de protection complémentaires. Ces mesures seront développées et détaillées à un stade ultérieur du Projet, dans le cadre du Système de Management HSE, sur la base de la configuration technique finale des installations.</w:t>
      </w:r>
      <w:commentRangeEnd w:id="338"/>
      <w:r>
        <w:rPr>
          <w:rStyle w:val="Marquedecommentaire"/>
        </w:rPr>
        <w:commentReference w:id="338"/>
      </w:r>
    </w:p>
    <w:p w14:paraId="5A55DF3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À titre de principes généraux, le Projet prévoit notamment :</w:t>
      </w:r>
    </w:p>
    <w:p w14:paraId="2B60924D"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Une conception des installations critiques (installation de stockage des résidus, barrage de prise d'eau brute, stockages de produits chimiques et de carburant) intégrant des marges de sécurité appropriées et des dispositifs de confinement secondaire ;</w:t>
      </w:r>
    </w:p>
    <w:p w14:paraId="32D9679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dispositifs de surveillance et de détection adaptés à la nature des risques (par exemple instrumentation géotechnique pour les ouvrages de confinement, détection de fuites pour les stockages de produits chimiques et de carburant) ;</w:t>
      </w:r>
    </w:p>
    <w:p w14:paraId="596800F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programmes d'inspection et de maintenance des équipements et ouvrages concernés ;</w:t>
      </w:r>
    </w:p>
    <w:p w14:paraId="05FA0044"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procédures opérationnelles et de formation du personnel, définies dans le cadre du Système de Management HSE du Projet.</w:t>
      </w:r>
    </w:p>
    <w:p w14:paraId="62E8DFD5"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Les spécifications techniques détaillées de ces mesures (dimensionnement des dispositifs de confinement, seuils d'alarme, fréquences d'inspection, etc.) ne sont pas présentées dans ce chapitre d'EIES et seront précisées dans les documents techniques et de gestion HSE élaborés aux phases ultérieures du Projet.</w:t>
      </w:r>
    </w:p>
    <w:p w14:paraId="1ADFD1E3" w14:textId="77777777" w:rsidR="008B21B3" w:rsidRPr="00F7619C" w:rsidRDefault="00161806" w:rsidP="00FB3308">
      <w:pPr>
        <w:pStyle w:val="Titre2"/>
        <w:spacing w:before="300" w:after="160" w:line="276" w:lineRule="auto"/>
        <w:jc w:val="both"/>
        <w:rPr>
          <w:rFonts w:ascii="Arial" w:hAnsi="Arial" w:cs="Arial"/>
          <w:color w:val="auto"/>
          <w:sz w:val="21"/>
          <w:szCs w:val="21"/>
        </w:rPr>
      </w:pPr>
      <w:commentRangeStart w:id="223"/>
      <w:r>
        <w:rPr>
          <w:rFonts w:ascii="Arial" w:eastAsia="Calibri" w:hAnsi="Arial" w:cs="Arial"/>
          <w:b/>
          <w:bCs/>
          <w:color w:val="auto"/>
          <w:sz w:val="21"/>
          <w:szCs w:val="21"/>
        </w:rPr>
        <w:t>22.7 Cadre de Préparation et de Réponse aux Urgences Environnementales</w:t>
      </w:r>
      <w:commentRangeEnd w:id="223"/>
      <w:r>
        <w:rPr>
          <w:rStyle w:val="Marquedecommentaire"/>
          <w:rFonts w:ascii="Arial" w:hAnsi="Arial" w:cs="Arial"/>
          <w:color w:val="auto"/>
          <w:sz w:val="21"/>
          <w:szCs w:val="21"/>
        </w:rPr>
        <w:commentReference w:id="223"/>
      </w:r>
    </w:p>
    <w:p w14:paraId="1783AD56" w14:textId="488ECEF1" w:rsidR="008B21B3" w:rsidRPr="00550F71" w:rsidRDefault="00161806" w:rsidP="00FB3308">
      <w:pPr>
        <w:spacing w:after="160" w:line="276" w:lineRule="auto"/>
        <w:jc w:val="both"/>
        <w:rPr>
          <w:rFonts w:ascii="Arial" w:hAnsi="Arial" w:cs="Arial"/>
          <w:strike/>
          <w:sz w:val="21"/>
          <w:szCs w:val="21"/>
          <w:lang w:val="en-GB"/>
          <w:rPrChange w:id="224" w:author="Ismael SAMBY" w:date="2026-07-23T08:05:00Z">
            <w:rPr>
              <w:rFonts w:ascii="Arial" w:hAnsi="Arial" w:cs="Arial"/>
              <w:sz w:val="21"/>
              <w:szCs w:val="21"/>
            </w:rPr>
          </w:rPrChange>
        </w:rPr>
      </w:pPr>
      <w:commentRangeStart w:id="334"/>
      <w:r>
        <w:rPr>
          <w:rFonts w:ascii="Arial" w:eastAsia="Calibri" w:hAnsi="Arial" w:cs="Arial"/>
          <w:strike/>
          <w:sz w:val="21"/>
          <w:szCs w:val="21"/>
          <w:rPrChange w:id="225" w:author="Zhou Zilai" w:date="2026-07-22T16:16:00Z">
            <w:rPr>
              <w:rFonts w:ascii="Arial" w:eastAsia="Calibri" w:hAnsi="Arial" w:cs="Arial"/>
              <w:sz w:val="21"/>
              <w:szCs w:val="21"/>
            </w:rPr>
          </w:rPrChange>
        </w:rPr>
        <w:t>Le Projet mettra en place un dispositif de préparation et de réponse aux urgences, structuré autour des principes généraux suivants :</w:t>
      </w:r>
      <w:commentRangeEnd w:id="334"/>
      <w:r>
        <w:rPr>
          <w:rStyle w:val="Marquedecommentaire"/>
        </w:rPr>
        <w:commentReference w:id="334"/>
      </w:r>
      <w:ins w:id="226" w:author="Zhou Zilai" w:date="2026-07-22T16:16:00Z">
        <w:r>
          <w:rPr>
            <w:rFonts w:ascii="Arial" w:hAnsi="Arial" w:cs="Arial"/>
            <w:sz w:val="21"/>
            <w:szCs w:val="21"/>
            <w:lang w:eastAsia="zh-CN"/>
            <w:rPrChange w:id="227" w:author="Zhou Zilai" w:date="2026-07-22T16:16:00Z">
              <w:rPr>
                <w:rFonts w:ascii="Arial" w:hAnsi="Arial" w:cs="Arial"/>
                <w:strike/>
                <w:sz w:val="21"/>
                <w:szCs w:val="21"/>
                <w:lang w:eastAsia="zh-CN"/>
              </w:rPr>
            </w:rPrChange>
          </w:rPr>
          <w:t xml:space="preserve"> </w:t>
        </w:r>
        <w:r>
          <w:rPr>
            <w:rFonts w:ascii="Arial" w:eastAsia="Calibri" w:hAnsi="Arial" w:cs="Arial"/>
            <w:sz w:val="21"/>
            <w:szCs w:val="21"/>
            <w:rPrChange w:id="228" w:author="Zhou Zilai" w:date="2026-07-22T16:16:00Z">
              <w:rPr>
                <w:rFonts w:ascii="Arial" w:eastAsia="Calibri" w:hAnsi="Arial" w:cs="Arial"/>
                <w:strike/>
                <w:sz w:val="21"/>
                <w:szCs w:val="21"/>
              </w:rPr>
            </w:rPrChange>
          </w:rPr>
          <w:t xml:space="preserve">The Project </w:t>
        </w:r>
        <w:r>
          <w:rPr>
            <w:rFonts w:ascii="Arial" w:eastAsia="Calibri" w:hAnsi="Arial" w:cs="Arial"/>
            <w:sz w:val="21"/>
            <w:szCs w:val="21"/>
            <w:rPrChange w:id="229" w:author="Zhou Zilai" w:date="2026-07-22T16:16:00Z">
              <w:rPr>
                <w:rFonts w:ascii="Arial" w:eastAsia="Calibri" w:hAnsi="Arial" w:cs="Arial"/>
                <w:strike/>
                <w:sz w:val="21"/>
                <w:szCs w:val="21"/>
              </w:rPr>
            </w:rPrChange>
          </w:rPr>
          <w:t>intends</w:t>
        </w:r>
        <w:r>
          <w:rPr>
            <w:rFonts w:ascii="Arial" w:eastAsia="Calibri" w:hAnsi="Arial" w:cs="Arial"/>
            <w:sz w:val="21"/>
            <w:szCs w:val="21"/>
            <w:rPrChange w:id="230" w:author="Zhou Zilai" w:date="2026-07-22T16:16:00Z">
              <w:rPr>
                <w:rFonts w:ascii="Arial" w:eastAsia="Calibri" w:hAnsi="Arial" w:cs="Arial"/>
                <w:strike/>
                <w:sz w:val="21"/>
                <w:szCs w:val="21"/>
              </w:rPr>
            </w:rPrChange>
          </w:rPr>
          <w:t xml:space="preserve"> to </w:t>
        </w:r>
        <w:r>
          <w:rPr>
            <w:rFonts w:ascii="Arial" w:eastAsia="Calibri" w:hAnsi="Arial" w:cs="Arial"/>
            <w:sz w:val="21"/>
            <w:szCs w:val="21"/>
            <w:rPrChange w:id="231" w:author="Zhou Zilai" w:date="2026-07-22T16:16:00Z">
              <w:rPr>
                <w:rFonts w:ascii="Arial" w:eastAsia="Calibri" w:hAnsi="Arial" w:cs="Arial"/>
                <w:strike/>
                <w:sz w:val="21"/>
                <w:szCs w:val="21"/>
              </w:rPr>
            </w:rPrChange>
          </w:rPr>
          <w:t>progressively</w:t>
        </w:r>
        <w:r>
          <w:rPr>
            <w:rFonts w:ascii="Arial" w:eastAsia="Calibri" w:hAnsi="Arial" w:cs="Arial"/>
            <w:sz w:val="21"/>
            <w:szCs w:val="21"/>
            <w:rPrChange w:id="23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33" w:author="Zhou Zilai" w:date="2026-07-22T16:16:00Z">
              <w:rPr>
                <w:rFonts w:ascii="Arial" w:eastAsia="Calibri" w:hAnsi="Arial" w:cs="Arial"/>
                <w:strike/>
                <w:sz w:val="21"/>
                <w:szCs w:val="21"/>
              </w:rPr>
            </w:rPrChange>
          </w:rPr>
          <w:t>establish</w:t>
        </w:r>
        <w:r>
          <w:rPr>
            <w:rFonts w:ascii="Arial" w:eastAsia="Calibri" w:hAnsi="Arial" w:cs="Arial"/>
            <w:sz w:val="21"/>
            <w:szCs w:val="21"/>
            <w:rPrChange w:id="234" w:author="Zhou Zilai" w:date="2026-07-22T16:16:00Z">
              <w:rPr>
                <w:rFonts w:ascii="Arial" w:eastAsia="Calibri" w:hAnsi="Arial" w:cs="Arial"/>
                <w:strike/>
                <w:sz w:val="21"/>
                <w:szCs w:val="21"/>
              </w:rPr>
            </w:rPrChange>
          </w:rPr>
          <w:t xml:space="preserve"> an </w:t>
        </w:r>
        <w:r>
          <w:rPr>
            <w:rFonts w:ascii="Arial" w:eastAsia="Calibri" w:hAnsi="Arial" w:cs="Arial"/>
            <w:sz w:val="21"/>
            <w:szCs w:val="21"/>
            <w:rPrChange w:id="235" w:author="Zhou Zilai" w:date="2026-07-22T16:16:00Z">
              <w:rPr>
                <w:rFonts w:ascii="Arial" w:eastAsia="Calibri" w:hAnsi="Arial" w:cs="Arial"/>
                <w:strike/>
                <w:sz w:val="21"/>
                <w:szCs w:val="21"/>
              </w:rPr>
            </w:rPrChange>
          </w:rPr>
          <w:t>environmental</w:t>
        </w:r>
        <w:r>
          <w:rPr>
            <w:rFonts w:ascii="Arial" w:eastAsia="Calibri" w:hAnsi="Arial" w:cs="Arial"/>
            <w:sz w:val="21"/>
            <w:szCs w:val="21"/>
            <w:rPrChange w:id="236" w:author="Zhou Zilai" w:date="2026-07-22T16:16:00Z">
              <w:rPr>
                <w:rFonts w:ascii="Arial" w:eastAsia="Calibri" w:hAnsi="Arial" w:cs="Arial"/>
                <w:strike/>
                <w:sz w:val="21"/>
                <w:szCs w:val="21"/>
              </w:rPr>
            </w:rPrChange>
          </w:rPr>
          <w:t xml:space="preserve"> emergency </w:t>
        </w:r>
        <w:r>
          <w:rPr>
            <w:rFonts w:ascii="Arial" w:eastAsia="Calibri" w:hAnsi="Arial" w:cs="Arial"/>
            <w:sz w:val="21"/>
            <w:szCs w:val="21"/>
            <w:rPrChange w:id="237" w:author="Zhou Zilai" w:date="2026-07-22T16:16:00Z">
              <w:rPr>
                <w:rFonts w:ascii="Arial" w:eastAsia="Calibri" w:hAnsi="Arial" w:cs="Arial"/>
                <w:strike/>
                <w:sz w:val="21"/>
                <w:szCs w:val="21"/>
              </w:rPr>
            </w:rPrChange>
          </w:rPr>
          <w:t>preparedness</w:t>
        </w:r>
        <w:r>
          <w:rPr>
            <w:rFonts w:ascii="Arial" w:eastAsia="Calibri" w:hAnsi="Arial" w:cs="Arial"/>
            <w:sz w:val="21"/>
            <w:szCs w:val="21"/>
            <w:rPrChange w:id="238" w:author="Zhou Zilai" w:date="2026-07-22T16:16:00Z">
              <w:rPr>
                <w:rFonts w:ascii="Arial" w:eastAsia="Calibri" w:hAnsi="Arial" w:cs="Arial"/>
                <w:strike/>
                <w:sz w:val="21"/>
                <w:szCs w:val="21"/>
              </w:rPr>
            </w:rPrChange>
          </w:rPr>
          <w:t xml:space="preserve"> and </w:t>
        </w:r>
        <w:r>
          <w:rPr>
            <w:rFonts w:ascii="Arial" w:eastAsia="Calibri" w:hAnsi="Arial" w:cs="Arial"/>
            <w:sz w:val="21"/>
            <w:szCs w:val="21"/>
            <w:rPrChange w:id="239" w:author="Zhou Zilai" w:date="2026-07-22T16:16:00Z">
              <w:rPr>
                <w:rFonts w:ascii="Arial" w:eastAsia="Calibri" w:hAnsi="Arial" w:cs="Arial"/>
                <w:strike/>
                <w:sz w:val="21"/>
                <w:szCs w:val="21"/>
              </w:rPr>
            </w:rPrChange>
          </w:rPr>
          <w:t>response</w:t>
        </w:r>
        <w:r>
          <w:rPr>
            <w:rFonts w:ascii="Arial" w:eastAsia="Calibri" w:hAnsi="Arial" w:cs="Arial"/>
            <w:sz w:val="21"/>
            <w:szCs w:val="21"/>
            <w:rPrChange w:id="240"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41" w:author="Zhou Zilai" w:date="2026-07-22T16:16:00Z">
              <w:rPr>
                <w:rFonts w:ascii="Arial" w:eastAsia="Calibri" w:hAnsi="Arial" w:cs="Arial"/>
                <w:strike/>
                <w:sz w:val="21"/>
                <w:szCs w:val="21"/>
              </w:rPr>
            </w:rPrChange>
          </w:rPr>
          <w:t>mechanism</w:t>
        </w:r>
        <w:r>
          <w:rPr>
            <w:rFonts w:ascii="Arial" w:eastAsia="Calibri" w:hAnsi="Arial" w:cs="Arial"/>
            <w:sz w:val="21"/>
            <w:szCs w:val="21"/>
            <w:rPrChange w:id="24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43" w:author="Zhou Zilai" w:date="2026-07-22T16:16:00Z">
              <w:rPr>
                <w:rFonts w:ascii="Arial" w:eastAsia="Calibri" w:hAnsi="Arial" w:cs="Arial"/>
                <w:strike/>
                <w:sz w:val="21"/>
                <w:szCs w:val="21"/>
              </w:rPr>
            </w:rPrChange>
          </w:rPr>
          <w:t>proportionate</w:t>
        </w:r>
        <w:r>
          <w:rPr>
            <w:rFonts w:ascii="Arial" w:eastAsia="Calibri" w:hAnsi="Arial" w:cs="Arial"/>
            <w:sz w:val="21"/>
            <w:szCs w:val="21"/>
            <w:rPrChange w:id="244" w:author="Zhou Zilai" w:date="2026-07-22T16:16:00Z">
              <w:rPr>
                <w:rFonts w:ascii="Arial" w:eastAsia="Calibri" w:hAnsi="Arial" w:cs="Arial"/>
                <w:strike/>
                <w:sz w:val="21"/>
                <w:szCs w:val="21"/>
              </w:rPr>
            </w:rPrChange>
          </w:rPr>
          <w:t xml:space="preserve"> to the </w:t>
        </w:r>
        <w:r>
          <w:rPr>
            <w:rFonts w:ascii="Arial" w:eastAsia="Calibri" w:hAnsi="Arial" w:cs="Arial"/>
            <w:sz w:val="21"/>
            <w:szCs w:val="21"/>
            <w:rPrChange w:id="245" w:author="Zhou Zilai" w:date="2026-07-22T16:16:00Z">
              <w:rPr>
                <w:rFonts w:ascii="Arial" w:eastAsia="Calibri" w:hAnsi="Arial" w:cs="Arial"/>
                <w:strike/>
                <w:sz w:val="21"/>
                <w:szCs w:val="21"/>
              </w:rPr>
            </w:rPrChange>
          </w:rPr>
          <w:t>Project’s</w:t>
        </w:r>
        <w:r>
          <w:rPr>
            <w:rFonts w:ascii="Arial" w:eastAsia="Calibri" w:hAnsi="Arial" w:cs="Arial"/>
            <w:sz w:val="21"/>
            <w:szCs w:val="21"/>
            <w:rPrChange w:id="246"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47" w:author="Zhou Zilai" w:date="2026-07-22T16:16:00Z">
              <w:rPr>
                <w:rFonts w:ascii="Arial" w:eastAsia="Calibri" w:hAnsi="Arial" w:cs="Arial"/>
                <w:strike/>
                <w:sz w:val="21"/>
                <w:szCs w:val="21"/>
              </w:rPr>
            </w:rPrChange>
          </w:rPr>
          <w:t>risk</w:t>
        </w:r>
        <w:r>
          <w:rPr>
            <w:rFonts w:ascii="Arial" w:eastAsia="Calibri" w:hAnsi="Arial" w:cs="Arial"/>
            <w:sz w:val="21"/>
            <w:szCs w:val="21"/>
            <w:rPrChange w:id="248" w:author="Zhou Zilai" w:date="2026-07-22T16:16:00Z">
              <w:rPr>
                <w:rFonts w:ascii="Arial" w:eastAsia="Calibri" w:hAnsi="Arial" w:cs="Arial"/>
                <w:strike/>
                <w:sz w:val="21"/>
                <w:szCs w:val="21"/>
              </w:rPr>
            </w:rPrChange>
          </w:rPr>
          <w:t xml:space="preserve"> profile, </w:t>
        </w:r>
        <w:r>
          <w:rPr>
            <w:rFonts w:ascii="Arial" w:eastAsia="Calibri" w:hAnsi="Arial" w:cs="Arial"/>
            <w:sz w:val="21"/>
            <w:szCs w:val="21"/>
            <w:rPrChange w:id="249" w:author="Zhou Zilai" w:date="2026-07-22T16:16:00Z">
              <w:rPr>
                <w:rFonts w:ascii="Arial" w:eastAsia="Calibri" w:hAnsi="Arial" w:cs="Arial"/>
                <w:strike/>
                <w:sz w:val="21"/>
                <w:szCs w:val="21"/>
              </w:rPr>
            </w:rPrChange>
          </w:rPr>
          <w:t>taking</w:t>
        </w:r>
        <w:r>
          <w:rPr>
            <w:rFonts w:ascii="Arial" w:eastAsia="Calibri" w:hAnsi="Arial" w:cs="Arial"/>
            <w:sz w:val="21"/>
            <w:szCs w:val="21"/>
            <w:rPrChange w:id="250"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51" w:author="Zhou Zilai" w:date="2026-07-22T16:16:00Z">
              <w:rPr>
                <w:rFonts w:ascii="Arial" w:eastAsia="Calibri" w:hAnsi="Arial" w:cs="Arial"/>
                <w:strike/>
                <w:sz w:val="21"/>
                <w:szCs w:val="21"/>
              </w:rPr>
            </w:rPrChange>
          </w:rPr>
          <w:t>into</w:t>
        </w:r>
        <w:r>
          <w:rPr>
            <w:rFonts w:ascii="Arial" w:eastAsia="Calibri" w:hAnsi="Arial" w:cs="Arial"/>
            <w:sz w:val="21"/>
            <w:szCs w:val="21"/>
            <w:rPrChange w:id="25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53" w:author="Zhou Zilai" w:date="2026-07-22T16:16:00Z">
              <w:rPr>
                <w:rFonts w:ascii="Arial" w:eastAsia="Calibri" w:hAnsi="Arial" w:cs="Arial"/>
                <w:strike/>
                <w:sz w:val="21"/>
                <w:szCs w:val="21"/>
              </w:rPr>
            </w:rPrChange>
          </w:rPr>
          <w:t>account</w:t>
        </w:r>
        <w:r>
          <w:rPr>
            <w:rFonts w:ascii="Arial" w:eastAsia="Calibri" w:hAnsi="Arial" w:cs="Arial"/>
            <w:sz w:val="21"/>
            <w:szCs w:val="21"/>
            <w:rPrChange w:id="254" w:author="Zhou Zilai" w:date="2026-07-22T16:16:00Z">
              <w:rPr>
                <w:rFonts w:ascii="Arial" w:eastAsia="Calibri" w:hAnsi="Arial" w:cs="Arial"/>
                <w:strike/>
                <w:sz w:val="21"/>
                <w:szCs w:val="21"/>
              </w:rPr>
            </w:rPrChange>
          </w:rPr>
          <w:t xml:space="preserve"> applicable </w:t>
        </w:r>
        <w:r>
          <w:rPr>
            <w:rFonts w:ascii="Arial" w:eastAsia="Calibri" w:hAnsi="Arial" w:cs="Arial"/>
            <w:sz w:val="21"/>
            <w:szCs w:val="21"/>
            <w:rPrChange w:id="255" w:author="Zhou Zilai" w:date="2026-07-22T16:16:00Z">
              <w:rPr>
                <w:rFonts w:ascii="Arial" w:eastAsia="Calibri" w:hAnsi="Arial" w:cs="Arial"/>
                <w:strike/>
                <w:sz w:val="21"/>
                <w:szCs w:val="21"/>
              </w:rPr>
            </w:rPrChange>
          </w:rPr>
          <w:t>Guinean</w:t>
        </w:r>
        <w:r>
          <w:rPr>
            <w:rFonts w:ascii="Arial" w:eastAsia="Calibri" w:hAnsi="Arial" w:cs="Arial"/>
            <w:sz w:val="21"/>
            <w:szCs w:val="21"/>
            <w:rPrChange w:id="256"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57" w:author="Zhou Zilai" w:date="2026-07-22T16:16:00Z">
              <w:rPr>
                <w:rFonts w:ascii="Arial" w:eastAsia="Calibri" w:hAnsi="Arial" w:cs="Arial"/>
                <w:strike/>
                <w:sz w:val="21"/>
                <w:szCs w:val="21"/>
              </w:rPr>
            </w:rPrChange>
          </w:rPr>
          <w:t>laws</w:t>
        </w:r>
        <w:r>
          <w:rPr>
            <w:rFonts w:ascii="Arial" w:eastAsia="Calibri" w:hAnsi="Arial" w:cs="Arial"/>
            <w:sz w:val="21"/>
            <w:szCs w:val="21"/>
            <w:rPrChange w:id="258" w:author="Zhou Zilai" w:date="2026-07-22T16:16:00Z">
              <w:rPr>
                <w:rFonts w:ascii="Arial" w:eastAsia="Calibri" w:hAnsi="Arial" w:cs="Arial"/>
                <w:strike/>
                <w:sz w:val="21"/>
                <w:szCs w:val="21"/>
              </w:rPr>
            </w:rPrChange>
          </w:rPr>
          <w:t xml:space="preserve"> and </w:t>
        </w:r>
        <w:r>
          <w:rPr>
            <w:rFonts w:ascii="Arial" w:eastAsia="Calibri" w:hAnsi="Arial" w:cs="Arial"/>
            <w:sz w:val="21"/>
            <w:szCs w:val="21"/>
            <w:rPrChange w:id="259" w:author="Zhou Zilai" w:date="2026-07-22T16:16:00Z">
              <w:rPr>
                <w:rFonts w:ascii="Arial" w:eastAsia="Calibri" w:hAnsi="Arial" w:cs="Arial"/>
                <w:strike/>
                <w:sz w:val="21"/>
                <w:szCs w:val="21"/>
              </w:rPr>
            </w:rPrChange>
          </w:rPr>
          <w:t>regulations</w:t>
        </w:r>
        <w:r>
          <w:rPr>
            <w:rFonts w:ascii="Arial" w:eastAsia="Calibri" w:hAnsi="Arial" w:cs="Arial"/>
            <w:sz w:val="21"/>
            <w:szCs w:val="21"/>
            <w:rPrChange w:id="260"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1" w:author="Zhou Zilai" w:date="2026-07-22T16:16:00Z">
              <w:rPr>
                <w:rFonts w:ascii="Arial" w:eastAsia="Calibri" w:hAnsi="Arial" w:cs="Arial"/>
                <w:strike/>
                <w:sz w:val="21"/>
                <w:szCs w:val="21"/>
              </w:rPr>
            </w:rPrChange>
          </w:rPr>
          <w:t>actual</w:t>
        </w:r>
        <w:r>
          <w:rPr>
            <w:rFonts w:ascii="Arial" w:eastAsia="Calibri" w:hAnsi="Arial" w:cs="Arial"/>
            <w:sz w:val="21"/>
            <w:szCs w:val="21"/>
            <w:rPrChange w:id="26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3" w:author="Zhou Zilai" w:date="2026-07-22T16:16:00Z">
              <w:rPr>
                <w:rFonts w:ascii="Arial" w:eastAsia="Calibri" w:hAnsi="Arial" w:cs="Arial"/>
                <w:strike/>
                <w:sz w:val="21"/>
                <w:szCs w:val="21"/>
              </w:rPr>
            </w:rPrChange>
          </w:rPr>
          <w:t>project</w:t>
        </w:r>
        <w:r>
          <w:rPr>
            <w:rFonts w:ascii="Arial" w:eastAsia="Calibri" w:hAnsi="Arial" w:cs="Arial"/>
            <w:sz w:val="21"/>
            <w:szCs w:val="21"/>
            <w:rPrChange w:id="264"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5" w:author="Zhou Zilai" w:date="2026-07-22T16:16:00Z">
              <w:rPr>
                <w:rFonts w:ascii="Arial" w:eastAsia="Calibri" w:hAnsi="Arial" w:cs="Arial"/>
                <w:strike/>
                <w:sz w:val="21"/>
                <w:szCs w:val="21"/>
              </w:rPr>
            </w:rPrChange>
          </w:rPr>
          <w:t>risks</w:t>
        </w:r>
        <w:r>
          <w:rPr>
            <w:rFonts w:ascii="Arial" w:eastAsia="Calibri" w:hAnsi="Arial" w:cs="Arial"/>
            <w:sz w:val="21"/>
            <w:szCs w:val="21"/>
            <w:rPrChange w:id="266" w:author="Zhou Zilai" w:date="2026-07-22T16:16:00Z">
              <w:rPr>
                <w:rFonts w:ascii="Arial" w:eastAsia="Calibri" w:hAnsi="Arial" w:cs="Arial"/>
                <w:strike/>
                <w:sz w:val="21"/>
                <w:szCs w:val="21"/>
              </w:rPr>
            </w:rPrChange>
          </w:rPr>
          <w:t xml:space="preserve">, and the </w:t>
        </w:r>
        <w:r>
          <w:rPr>
            <w:rFonts w:ascii="Arial" w:eastAsia="Calibri" w:hAnsi="Arial" w:cs="Arial"/>
            <w:sz w:val="21"/>
            <w:szCs w:val="21"/>
            <w:rPrChange w:id="267" w:author="Zhou Zilai" w:date="2026-07-22T16:16:00Z">
              <w:rPr>
                <w:rFonts w:ascii="Arial" w:eastAsia="Calibri" w:hAnsi="Arial" w:cs="Arial"/>
                <w:strike/>
                <w:sz w:val="21"/>
                <w:szCs w:val="21"/>
              </w:rPr>
            </w:rPrChange>
          </w:rPr>
          <w:t>operational</w:t>
        </w:r>
        <w:r>
          <w:rPr>
            <w:rFonts w:ascii="Arial" w:eastAsia="Calibri" w:hAnsi="Arial" w:cs="Arial"/>
            <w:sz w:val="21"/>
            <w:szCs w:val="21"/>
            <w:rPrChange w:id="268"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9" w:author="Zhou Zilai" w:date="2026-07-22T16:16:00Z">
              <w:rPr>
                <w:rFonts w:ascii="Arial" w:eastAsia="Calibri" w:hAnsi="Arial" w:cs="Arial"/>
                <w:strike/>
                <w:sz w:val="21"/>
                <w:szCs w:val="21"/>
              </w:rPr>
            </w:rPrChange>
          </w:rPr>
          <w:t>characteristics</w:t>
        </w:r>
        <w:r>
          <w:rPr>
            <w:rFonts w:ascii="Arial" w:eastAsia="Calibri" w:hAnsi="Arial" w:cs="Arial"/>
            <w:sz w:val="21"/>
            <w:szCs w:val="21"/>
            <w:rPrChange w:id="270" w:author="Zhou Zilai" w:date="2026-07-22T16:16:00Z">
              <w:rPr>
                <w:rFonts w:ascii="Arial" w:eastAsia="Calibri" w:hAnsi="Arial" w:cs="Arial"/>
                <w:strike/>
                <w:sz w:val="21"/>
                <w:szCs w:val="21"/>
              </w:rPr>
            </w:rPrChange>
          </w:rPr>
          <w:t xml:space="preserve"> of the </w:t>
        </w:r>
        <w:r>
          <w:rPr>
            <w:rFonts w:ascii="Arial" w:eastAsia="Calibri" w:hAnsi="Arial" w:cs="Arial"/>
            <w:sz w:val="21"/>
            <w:szCs w:val="21"/>
            <w:rPrChange w:id="271" w:author="Zhou Zilai" w:date="2026-07-22T16:16:00Z">
              <w:rPr>
                <w:rFonts w:ascii="Arial" w:eastAsia="Calibri" w:hAnsi="Arial" w:cs="Arial"/>
                <w:strike/>
                <w:sz w:val="21"/>
                <w:szCs w:val="21"/>
              </w:rPr>
            </w:rPrChange>
          </w:rPr>
          <w:t>facilities</w:t>
        </w:r>
        <w:r>
          <w:rPr>
            <w:rFonts w:ascii="Arial" w:eastAsia="Calibri" w:hAnsi="Arial" w:cs="Arial"/>
            <w:sz w:val="21"/>
            <w:szCs w:val="21"/>
            <w:rPrChange w:id="272" w:author="Zhou Zilai" w:date="2026-07-22T16:16:00Z">
              <w:rPr>
                <w:rFonts w:ascii="Arial" w:eastAsia="Calibri" w:hAnsi="Arial" w:cs="Arial"/>
                <w:strike/>
                <w:sz w:val="21"/>
                <w:szCs w:val="21"/>
              </w:rPr>
            </w:rPrChange>
          </w:rPr>
          <w:t xml:space="preserve">. </w:t>
        </w:r>
        <w:r>
          <w:rPr>
            <w:rFonts w:ascii="Arial" w:eastAsia="Calibri" w:hAnsi="Arial" w:cs="Arial"/>
            <w:sz w:val="21"/>
            <w:szCs w:val="21"/>
            <w:lang w:val="en-GB"/>
            <w:rPrChange w:id="273" w:author="Ismael SAMBY" w:date="2026-07-23T08:05:00Z">
              <w:rPr>
                <w:rFonts w:ascii="Arial" w:eastAsia="Calibri" w:hAnsi="Arial" w:cs="Arial"/>
                <w:strike/>
                <w:sz w:val="21"/>
                <w:szCs w:val="21"/>
              </w:rPr>
            </w:rPrChange>
          </w:rPr>
          <w:t>As appropriate, the mechanism may refer to the following general principles:</w:t>
        </w:r>
      </w:ins>
    </w:p>
    <w:p w14:paraId="319D74BD"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74" w:author="Zhou Zilai" w:date="2026-07-22T16:18:00Z">
            <w:rPr>
              <w:rFonts w:ascii="Arial" w:hAnsi="Arial" w:cs="Arial"/>
              <w:sz w:val="21"/>
              <w:szCs w:val="21"/>
            </w:rPr>
          </w:rPrChange>
        </w:rPr>
      </w:pPr>
      <w:r>
        <w:rPr>
          <w:rFonts w:ascii="Arial" w:eastAsia="Calibri" w:hAnsi="Arial" w:cs="Arial"/>
          <w:strike/>
          <w:sz w:val="21"/>
          <w:szCs w:val="21"/>
          <w:rPrChange w:id="275" w:author="Zhou Zilai" w:date="2026-07-22T16:18:00Z">
            <w:rPr>
              <w:rFonts w:ascii="Arial" w:eastAsia="Calibri" w:hAnsi="Arial" w:cs="Arial"/>
              <w:sz w:val="21"/>
              <w:szCs w:val="21"/>
            </w:rPr>
          </w:rPrChange>
        </w:rPr>
        <w:t>Une classification des situations d'urgence selon leur gravité et leur potentiel d'impact hors site, permettant de graduer la réponse et les organismes externes à mobiliser ;</w:t>
      </w:r>
    </w:p>
    <w:p w14:paraId="00944EDB"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76" w:author="Zhou Zilai" w:date="2026-07-22T16:18:00Z">
            <w:rPr>
              <w:rFonts w:ascii="Arial" w:hAnsi="Arial" w:cs="Arial"/>
              <w:sz w:val="21"/>
              <w:szCs w:val="21"/>
            </w:rPr>
          </w:rPrChange>
        </w:rPr>
      </w:pPr>
      <w:r>
        <w:rPr>
          <w:rFonts w:ascii="Arial" w:eastAsia="Calibri" w:hAnsi="Arial" w:cs="Arial"/>
          <w:strike/>
          <w:sz w:val="21"/>
          <w:szCs w:val="21"/>
          <w:rPrChange w:id="277" w:author="Zhou Zilai" w:date="2026-07-22T16:18:00Z">
            <w:rPr>
              <w:rFonts w:ascii="Arial" w:eastAsia="Calibri" w:hAnsi="Arial" w:cs="Arial"/>
              <w:sz w:val="21"/>
              <w:szCs w:val="21"/>
            </w:rPr>
          </w:rPrChange>
        </w:rPr>
        <w:t>Des dispositifs de détection et d'alerte adaptés à la nature des installations (systèmes de surveillance, procédures de remontée d'alerte) ;</w:t>
      </w:r>
    </w:p>
    <w:p w14:paraId="54A1D304"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78" w:author="Zhou Zilai" w:date="2026-07-22T16:18:00Z">
            <w:rPr>
              <w:rFonts w:ascii="Arial" w:hAnsi="Arial" w:cs="Arial"/>
              <w:sz w:val="21"/>
              <w:szCs w:val="21"/>
            </w:rPr>
          </w:rPrChange>
        </w:rPr>
      </w:pPr>
      <w:r>
        <w:rPr>
          <w:rFonts w:ascii="Arial" w:eastAsia="Calibri" w:hAnsi="Arial" w:cs="Arial"/>
          <w:strike/>
          <w:sz w:val="21"/>
          <w:szCs w:val="21"/>
          <w:rPrChange w:id="279" w:author="Zhou Zilai" w:date="2026-07-22T16:18:00Z">
            <w:rPr>
              <w:rFonts w:ascii="Arial" w:eastAsia="Calibri" w:hAnsi="Arial" w:cs="Arial"/>
              <w:sz w:val="21"/>
              <w:szCs w:val="21"/>
            </w:rPr>
          </w:rPrChange>
        </w:rPr>
        <w:t>Des principes de première réponse visant à protéger les personnes, contenir la source de l'incident et limiter la propagation vers l'environnement ;</w:t>
      </w:r>
    </w:p>
    <w:p w14:paraId="5F2927C7"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80" w:author="Zhou Zilai" w:date="2026-07-22T16:18:00Z">
            <w:rPr>
              <w:rFonts w:ascii="Arial" w:hAnsi="Arial" w:cs="Arial"/>
              <w:sz w:val="21"/>
              <w:szCs w:val="21"/>
            </w:rPr>
          </w:rPrChange>
        </w:rPr>
      </w:pPr>
      <w:commentRangeStart w:id="335"/>
      <w:r>
        <w:rPr>
          <w:rFonts w:ascii="Arial" w:eastAsia="Calibri" w:hAnsi="Arial" w:cs="Arial"/>
          <w:strike/>
          <w:sz w:val="21"/>
          <w:szCs w:val="21"/>
          <w:rPrChange w:id="281" w:author="Zhou Zilai" w:date="2026-07-22T16:18:00Z">
            <w:rPr>
              <w:rFonts w:ascii="Arial" w:eastAsia="Calibri" w:hAnsi="Arial" w:cs="Arial"/>
              <w:sz w:val="21"/>
              <w:szCs w:val="21"/>
            </w:rPr>
          </w:rPrChange>
        </w:rPr>
        <w:t xml:space="preserve">Des procédures de notification des autorités guinéennes compétentes (autorités environnementales, autorités locales, services d'urgence) et, le cas échéant, des communautés </w:t>
      </w:r>
      <w:commentRangeEnd w:id="335"/>
      <w:r>
        <w:rPr>
          <w:rStyle w:val="Marquedecommentaire"/>
        </w:rPr>
        <w:commentReference w:id="335"/>
      </w:r>
      <w:r>
        <w:rPr>
          <w:rFonts w:ascii="Arial" w:eastAsia="Calibri" w:hAnsi="Arial" w:cs="Arial"/>
          <w:strike/>
          <w:sz w:val="21"/>
          <w:szCs w:val="21"/>
          <w:rPrChange w:id="282" w:author="Zhou Zilai" w:date="2026-07-22T16:18:00Z">
            <w:rPr>
              <w:rFonts w:ascii="Arial" w:eastAsia="Calibri" w:hAnsi="Arial" w:cs="Arial"/>
              <w:sz w:val="21"/>
              <w:szCs w:val="21"/>
            </w:rPr>
          </w:rPrChange>
        </w:rPr>
        <w:lastRenderedPageBreak/>
        <w:t>potentiellement affectées, en particulier pour les scénarios présentant un risque hors site (par exemple en aval de l'installation de stockage des résidus ou du barrage de prise d'eau brute) ;</w:t>
      </w:r>
    </w:p>
    <w:p w14:paraId="48E7F51A"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83" w:author="Zhou Zilai" w:date="2026-07-22T16:18:00Z">
            <w:rPr>
              <w:rFonts w:ascii="Arial" w:hAnsi="Arial" w:cs="Arial"/>
              <w:sz w:val="21"/>
              <w:szCs w:val="21"/>
            </w:rPr>
          </w:rPrChange>
        </w:rPr>
      </w:pPr>
      <w:r>
        <w:rPr>
          <w:rFonts w:ascii="Arial" w:eastAsia="Calibri" w:hAnsi="Arial" w:cs="Arial"/>
          <w:strike/>
          <w:sz w:val="21"/>
          <w:szCs w:val="21"/>
          <w:rPrChange w:id="284" w:author="Zhou Zilai" w:date="2026-07-22T16:18:00Z">
            <w:rPr>
              <w:rFonts w:ascii="Arial" w:eastAsia="Calibri" w:hAnsi="Arial" w:cs="Arial"/>
              <w:sz w:val="21"/>
              <w:szCs w:val="21"/>
            </w:rPr>
          </w:rPrChange>
        </w:rPr>
        <w:t>Des mesures de protection de l'environnement pendant la réponse (confinement des eaux d'extinction, des produits déversés, surveillance de la qualité de l'air et de l'eau) ;</w:t>
      </w:r>
    </w:p>
    <w:p w14:paraId="05B2D14C" w14:textId="77777777" w:rsidR="008B21B3" w:rsidRDefault="00161806" w:rsidP="00FB3308">
      <w:pPr>
        <w:pStyle w:val="Paragraphedeliste"/>
        <w:numPr>
          <w:ilvl w:val="0"/>
          <w:numId w:val="2"/>
        </w:numPr>
        <w:spacing w:after="100" w:line="276" w:lineRule="auto"/>
        <w:jc w:val="both"/>
        <w:rPr>
          <w:ins w:id="285" w:author="Zhou Zilai" w:date="2026-07-22T16:18:00Z"/>
          <w:rFonts w:ascii="Arial" w:hAnsi="Arial" w:cs="Arial"/>
          <w:strike/>
          <w:sz w:val="21"/>
          <w:szCs w:val="21"/>
        </w:rPr>
      </w:pPr>
      <w:r>
        <w:rPr>
          <w:rFonts w:ascii="Arial" w:eastAsia="Calibri" w:hAnsi="Arial" w:cs="Arial"/>
          <w:strike/>
          <w:sz w:val="21"/>
          <w:szCs w:val="21"/>
          <w:rPrChange w:id="286" w:author="Zhou Zilai" w:date="2026-07-22T16:18:00Z">
            <w:rPr>
              <w:rFonts w:ascii="Arial" w:eastAsia="Calibri" w:hAnsi="Arial" w:cs="Arial"/>
              <w:sz w:val="21"/>
              <w:szCs w:val="21"/>
            </w:rPr>
          </w:rPrChange>
        </w:rPr>
        <w:t>Des principes de rétablissement post-incident, incluant l'évaluation des dommages, la remédiation des zones affectées et le retour d'expérience.</w:t>
      </w:r>
    </w:p>
    <w:p w14:paraId="34B687F4" w14:textId="77777777" w:rsidR="00A21A50" w:rsidRPr="00550F71" w:rsidRDefault="00A21A50" w:rsidP="00A21A50">
      <w:pPr>
        <w:pStyle w:val="Paragraphedeliste"/>
        <w:numPr>
          <w:ilvl w:val="0"/>
          <w:numId w:val="2"/>
        </w:numPr>
        <w:spacing w:after="100" w:line="276" w:lineRule="auto"/>
        <w:jc w:val="both"/>
        <w:rPr>
          <w:ins w:id="287" w:author="Zhou Zilai" w:date="2026-07-22T16:18:00Z"/>
          <w:rFonts w:ascii="Arial" w:hAnsi="Arial" w:cs="Arial"/>
          <w:sz w:val="21"/>
          <w:szCs w:val="21"/>
          <w:lang w:val="en-GB"/>
          <w:rPrChange w:id="288" w:author="Ismael SAMBY" w:date="2026-07-23T08:05:00Z">
            <w:rPr>
              <w:ins w:id="289" w:author="Zhou Zilai" w:date="2026-07-22T16:18:00Z"/>
              <w:rFonts w:ascii="Arial" w:hAnsi="Arial" w:cs="Arial"/>
              <w:strike/>
              <w:sz w:val="21"/>
              <w:szCs w:val="21"/>
            </w:rPr>
          </w:rPrChange>
        </w:rPr>
      </w:pPr>
      <w:ins w:id="290" w:author="Zhou Zilai" w:date="2026-07-22T16:18:00Z">
        <w:commentRangeStart w:id="336"/>
        <w:r>
          <w:rPr>
            <w:rFonts w:ascii="Arial" w:hAnsi="Arial" w:cs="Arial"/>
            <w:sz w:val="21"/>
            <w:szCs w:val="21"/>
            <w:lang w:val="en-GB"/>
            <w:rPrChange w:id="291" w:author="Ismael SAMBY" w:date="2026-07-23T08:05:00Z">
              <w:rPr>
                <w:rFonts w:ascii="Arial" w:hAnsi="Arial" w:cs="Arial"/>
                <w:strike/>
                <w:sz w:val="21"/>
                <w:szCs w:val="21"/>
              </w:rPr>
            </w:rPrChange>
          </w:rPr>
          <w:t>Appropriate classification of emergency events according to their nature, severity, and potential off-site impacts, to determine reasonable response measures and external coordination needs;</w:t>
        </w:r>
        <w:commentRangeEnd w:id="336"/>
        <w:r>
          <w:rPr>
            <w:rStyle w:val="Marquedecommentaire"/>
          </w:rPr>
          <w:commentReference w:id="336"/>
        </w:r>
      </w:ins>
    </w:p>
    <w:p w14:paraId="598A6DFC" w14:textId="77777777" w:rsidR="00A21A50" w:rsidRPr="00550F71" w:rsidRDefault="00A21A50" w:rsidP="00A21A50">
      <w:pPr>
        <w:pStyle w:val="Paragraphedeliste"/>
        <w:numPr>
          <w:ilvl w:val="0"/>
          <w:numId w:val="2"/>
        </w:numPr>
        <w:spacing w:after="100" w:line="276" w:lineRule="auto"/>
        <w:jc w:val="both"/>
        <w:rPr>
          <w:ins w:id="292" w:author="Zhou Zilai" w:date="2026-07-22T16:18:00Z"/>
          <w:rFonts w:ascii="Arial" w:hAnsi="Arial" w:cs="Arial"/>
          <w:sz w:val="21"/>
          <w:szCs w:val="21"/>
          <w:lang w:val="en-GB"/>
          <w:rPrChange w:id="293" w:author="Ismael SAMBY" w:date="2026-07-23T08:05:00Z">
            <w:rPr>
              <w:ins w:id="294" w:author="Zhou Zilai" w:date="2026-07-22T16:18:00Z"/>
              <w:rFonts w:ascii="Arial" w:hAnsi="Arial" w:cs="Arial"/>
              <w:strike/>
              <w:sz w:val="21"/>
              <w:szCs w:val="21"/>
            </w:rPr>
          </w:rPrChange>
        </w:rPr>
      </w:pPr>
      <w:ins w:id="295" w:author="Zhou Zilai" w:date="2026-07-22T16:18:00Z">
        <w:r>
          <w:rPr>
            <w:rFonts w:ascii="Arial" w:hAnsi="Arial" w:cs="Arial"/>
            <w:sz w:val="21"/>
            <w:szCs w:val="21"/>
            <w:lang w:val="en-GB"/>
            <w:rPrChange w:id="296" w:author="Ismael SAMBY" w:date="2026-07-23T08:05:00Z">
              <w:rPr>
                <w:rFonts w:ascii="Arial" w:hAnsi="Arial" w:cs="Arial"/>
                <w:strike/>
                <w:sz w:val="21"/>
                <w:szCs w:val="21"/>
              </w:rPr>
            </w:rPrChange>
          </w:rPr>
          <w:t>Consideration of suitable detection, monitoring, and early-warning measures based on the nature of the facilities, risk assessment results, and actual needs;</w:t>
        </w:r>
      </w:ins>
    </w:p>
    <w:p w14:paraId="2EAA4E4A" w14:textId="77777777" w:rsidR="00A21A50" w:rsidRPr="00550F71" w:rsidRDefault="00A21A50" w:rsidP="00A21A50">
      <w:pPr>
        <w:pStyle w:val="Paragraphedeliste"/>
        <w:numPr>
          <w:ilvl w:val="0"/>
          <w:numId w:val="2"/>
        </w:numPr>
        <w:spacing w:after="100" w:line="276" w:lineRule="auto"/>
        <w:jc w:val="both"/>
        <w:rPr>
          <w:ins w:id="297" w:author="Zhou Zilai" w:date="2026-07-22T16:18:00Z"/>
          <w:rFonts w:ascii="Arial" w:hAnsi="Arial" w:cs="Arial"/>
          <w:sz w:val="21"/>
          <w:szCs w:val="21"/>
          <w:lang w:val="en-GB"/>
          <w:rPrChange w:id="298" w:author="Ismael SAMBY" w:date="2026-07-23T08:05:00Z">
            <w:rPr>
              <w:ins w:id="299" w:author="Zhou Zilai" w:date="2026-07-22T16:18:00Z"/>
              <w:rFonts w:ascii="Arial" w:hAnsi="Arial" w:cs="Arial"/>
              <w:strike/>
              <w:sz w:val="21"/>
              <w:szCs w:val="21"/>
            </w:rPr>
          </w:rPrChange>
        </w:rPr>
      </w:pPr>
      <w:ins w:id="300" w:author="Zhou Zilai" w:date="2026-07-22T16:18:00Z">
        <w:r>
          <w:rPr>
            <w:rFonts w:ascii="Arial" w:hAnsi="Arial" w:cs="Arial"/>
            <w:sz w:val="21"/>
            <w:szCs w:val="21"/>
            <w:lang w:val="en-GB"/>
            <w:rPrChange w:id="301" w:author="Ismael SAMBY" w:date="2026-07-23T08:05:00Z">
              <w:rPr>
                <w:rFonts w:ascii="Arial" w:hAnsi="Arial" w:cs="Arial"/>
                <w:strike/>
                <w:sz w:val="21"/>
                <w:szCs w:val="21"/>
              </w:rPr>
            </w:rPrChange>
          </w:rPr>
          <w:t>Prioritization, to the extent reasonably practicable, of personnel safety, control of the incident source, and minimization of impacts on the surrounding environment;</w:t>
        </w:r>
      </w:ins>
    </w:p>
    <w:p w14:paraId="568A3C61" w14:textId="77777777" w:rsidR="00A21A50" w:rsidRPr="00550F71" w:rsidRDefault="00A21A50" w:rsidP="00A21A50">
      <w:pPr>
        <w:pStyle w:val="Paragraphedeliste"/>
        <w:numPr>
          <w:ilvl w:val="0"/>
          <w:numId w:val="2"/>
        </w:numPr>
        <w:spacing w:after="100" w:line="276" w:lineRule="auto"/>
        <w:jc w:val="both"/>
        <w:rPr>
          <w:ins w:id="302" w:author="Zhou Zilai" w:date="2026-07-22T16:18:00Z"/>
          <w:rFonts w:ascii="Arial" w:hAnsi="Arial" w:cs="Arial"/>
          <w:sz w:val="21"/>
          <w:szCs w:val="21"/>
          <w:lang w:val="en-GB"/>
          <w:rPrChange w:id="303" w:author="Ismael SAMBY" w:date="2026-07-23T08:05:00Z">
            <w:rPr>
              <w:ins w:id="304" w:author="Zhou Zilai" w:date="2026-07-22T16:18:00Z"/>
              <w:rFonts w:ascii="Arial" w:hAnsi="Arial" w:cs="Arial"/>
              <w:strike/>
              <w:sz w:val="21"/>
              <w:szCs w:val="21"/>
            </w:rPr>
          </w:rPrChange>
        </w:rPr>
      </w:pPr>
      <w:ins w:id="305" w:author="Zhou Zilai" w:date="2026-07-22T16:18:00Z">
        <w:r>
          <w:rPr>
            <w:rFonts w:ascii="Arial" w:hAnsi="Arial" w:cs="Arial"/>
            <w:sz w:val="21"/>
            <w:szCs w:val="21"/>
            <w:lang w:val="en-GB"/>
            <w:rPrChange w:id="306" w:author="Ismael SAMBY" w:date="2026-07-23T08:05:00Z">
              <w:rPr>
                <w:rFonts w:ascii="Arial" w:hAnsi="Arial" w:cs="Arial"/>
                <w:strike/>
                <w:sz w:val="21"/>
                <w:szCs w:val="21"/>
              </w:rPr>
            </w:rPrChange>
          </w:rPr>
          <w:t>Notification, as appropriate, of the relevant Guinean authorities, local governments, emergency services, and potentially affected communities, depending on applicable legal requirements and the nature and potential impacts of the event;</w:t>
        </w:r>
      </w:ins>
    </w:p>
    <w:p w14:paraId="103B4ABB" w14:textId="77777777" w:rsidR="00A21A50" w:rsidRPr="00550F71" w:rsidRDefault="00A21A50" w:rsidP="00A21A50">
      <w:pPr>
        <w:pStyle w:val="Paragraphedeliste"/>
        <w:numPr>
          <w:ilvl w:val="0"/>
          <w:numId w:val="2"/>
        </w:numPr>
        <w:spacing w:after="100" w:line="276" w:lineRule="auto"/>
        <w:jc w:val="both"/>
        <w:rPr>
          <w:ins w:id="307" w:author="Zhou Zilai" w:date="2026-07-22T16:18:00Z"/>
          <w:rFonts w:ascii="Arial" w:hAnsi="Arial" w:cs="Arial"/>
          <w:sz w:val="21"/>
          <w:szCs w:val="21"/>
          <w:lang w:val="en-GB"/>
          <w:rPrChange w:id="308" w:author="Ismael SAMBY" w:date="2026-07-23T08:05:00Z">
            <w:rPr>
              <w:ins w:id="309" w:author="Zhou Zilai" w:date="2026-07-22T16:18:00Z"/>
              <w:rFonts w:ascii="Arial" w:hAnsi="Arial" w:cs="Arial"/>
              <w:strike/>
              <w:sz w:val="21"/>
              <w:szCs w:val="21"/>
            </w:rPr>
          </w:rPrChange>
        </w:rPr>
      </w:pPr>
      <w:ins w:id="310" w:author="Zhou Zilai" w:date="2026-07-22T16:18:00Z">
        <w:r>
          <w:rPr>
            <w:rFonts w:ascii="Arial" w:hAnsi="Arial" w:cs="Arial"/>
            <w:sz w:val="21"/>
            <w:szCs w:val="21"/>
            <w:lang w:val="en-GB"/>
            <w:rPrChange w:id="311" w:author="Ismael SAMBY" w:date="2026-07-23T08:05:00Z">
              <w:rPr>
                <w:rFonts w:ascii="Arial" w:hAnsi="Arial" w:cs="Arial"/>
                <w:strike/>
                <w:sz w:val="21"/>
                <w:szCs w:val="21"/>
              </w:rPr>
            </w:rPrChange>
          </w:rPr>
          <w:t>Adoption of appropriate environmental protection measures based on the type of incident and site conditions, including, where necessary, containment of firefighting water and spilled materials, as well as relevant environmental monitoring; and</w:t>
        </w:r>
      </w:ins>
    </w:p>
    <w:p w14:paraId="24A50CF5" w14:textId="4DAE9437" w:rsidR="00A21A50" w:rsidRPr="00550F71" w:rsidRDefault="00A21A50" w:rsidP="00A21A50">
      <w:pPr>
        <w:pStyle w:val="Paragraphedeliste"/>
        <w:numPr>
          <w:ilvl w:val="0"/>
          <w:numId w:val="2"/>
        </w:numPr>
        <w:spacing w:after="100" w:line="276" w:lineRule="auto"/>
        <w:jc w:val="both"/>
        <w:rPr>
          <w:rFonts w:ascii="Arial" w:hAnsi="Arial" w:cs="Arial"/>
          <w:sz w:val="21"/>
          <w:szCs w:val="21"/>
          <w:lang w:val="en-GB"/>
          <w:rPrChange w:id="312" w:author="Ismael SAMBY" w:date="2026-07-23T08:05:00Z">
            <w:rPr>
              <w:rFonts w:ascii="Arial" w:hAnsi="Arial" w:cs="Arial"/>
              <w:sz w:val="21"/>
              <w:szCs w:val="21"/>
            </w:rPr>
          </w:rPrChange>
        </w:rPr>
      </w:pPr>
      <w:ins w:id="313" w:author="Zhou Zilai" w:date="2026-07-22T16:18:00Z">
        <w:r>
          <w:rPr>
            <w:rFonts w:ascii="Arial" w:hAnsi="Arial" w:cs="Arial"/>
            <w:sz w:val="21"/>
            <w:szCs w:val="21"/>
            <w:lang w:val="en-GB"/>
            <w:rPrChange w:id="314" w:author="Ismael SAMBY" w:date="2026-07-23T08:05:00Z">
              <w:rPr>
                <w:rFonts w:ascii="Arial" w:hAnsi="Arial" w:cs="Arial"/>
                <w:strike/>
                <w:sz w:val="21"/>
                <w:szCs w:val="21"/>
              </w:rPr>
            </w:rPrChange>
          </w:rPr>
          <w:t>Implementation of appropriate post-incident assessment, recovery, remediation, and lessons-learned measures, taking into account the severity and actual impacts of the incident.</w:t>
        </w:r>
      </w:ins>
    </w:p>
    <w:p w14:paraId="730A505E" w14:textId="77777777" w:rsidR="008B21B3" w:rsidRPr="00F7619C" w:rsidRDefault="00161806" w:rsidP="00FB3308">
      <w:pPr>
        <w:pStyle w:val="Titre2"/>
        <w:spacing w:before="300" w:after="160" w:line="276" w:lineRule="auto"/>
        <w:jc w:val="both"/>
        <w:rPr>
          <w:rFonts w:ascii="Arial" w:hAnsi="Arial" w:cs="Arial"/>
          <w:color w:val="auto"/>
          <w:sz w:val="21"/>
          <w:szCs w:val="21"/>
        </w:rPr>
      </w:pPr>
      <w:commentRangeStart w:id="315"/>
      <w:r>
        <w:rPr>
          <w:rFonts w:ascii="Arial" w:eastAsia="Calibri" w:hAnsi="Arial" w:cs="Arial"/>
          <w:b/>
          <w:bCs/>
          <w:color w:val="auto"/>
          <w:sz w:val="21"/>
          <w:szCs w:val="21"/>
        </w:rPr>
        <w:t>22.8 Cadre de Gestion des Catastrophes</w:t>
      </w:r>
      <w:commentRangeEnd w:id="315"/>
      <w:r>
        <w:rPr>
          <w:rStyle w:val="Marquedecommentaire"/>
          <w:rFonts w:ascii="Arial" w:hAnsi="Arial" w:cs="Arial"/>
          <w:color w:val="auto"/>
          <w:sz w:val="21"/>
          <w:szCs w:val="21"/>
        </w:rPr>
        <w:commentReference w:id="315"/>
      </w:r>
    </w:p>
    <w:p w14:paraId="6DBA230D" w14:textId="77777777" w:rsidR="008B21B3" w:rsidRPr="00F7619C" w:rsidRDefault="00161806" w:rsidP="00FB3308">
      <w:pPr>
        <w:spacing w:after="160" w:line="276" w:lineRule="auto"/>
        <w:jc w:val="both"/>
        <w:rPr>
          <w:rFonts w:ascii="Arial" w:hAnsi="Arial" w:cs="Arial"/>
          <w:sz w:val="21"/>
          <w:szCs w:val="21"/>
        </w:rPr>
      </w:pPr>
      <w:commentRangeStart w:id="337"/>
      <w:r>
        <w:rPr>
          <w:rFonts w:ascii="Arial" w:eastAsia="Calibri" w:hAnsi="Arial" w:cs="Arial"/>
          <w:sz w:val="21"/>
          <w:szCs w:val="21"/>
        </w:rPr>
        <w:t>Une catastrophe est entendue, dans le présent cadre, comme un événement dont l'ampleur ou les conséquences potentielles dépassent les capacités de réponse internes du site et nécessitent une coordination avec les autorités et services d'urgence externes (par exemple une défaillance majeure de l'installation de stockage des résidus ou du barrage de prise d'eau brute avec impact potentiel hors site, ou une catastrophe naturelle affectant significativement les infrastructures du Projet).</w:t>
      </w:r>
      <w:commentRangeEnd w:id="337"/>
      <w:r>
        <w:rPr>
          <w:rStyle w:val="Marquedecommentaire"/>
        </w:rPr>
        <w:commentReference w:id="337"/>
      </w:r>
    </w:p>
    <w:p w14:paraId="18DFA22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gestion de tels événements repose sur les principes suivants :</w:t>
      </w:r>
    </w:p>
    <w:p w14:paraId="565BC84B"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protection de la vie humaine comme priorité absolue ;</w:t>
      </w:r>
    </w:p>
    <w:p w14:paraId="1A1FCC33"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Le confinement et l'atténuation des impacts environnementaux et matériels ;</w:t>
      </w:r>
    </w:p>
    <w:p w14:paraId="50E98A0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coordination avec les autorités et services d'urgence guinéens compétents ;</w:t>
      </w:r>
    </w:p>
    <w:p w14:paraId="2A613604" w14:textId="21EBBDED"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 xml:space="preserve">Une communication </w:t>
      </w:r>
      <w:del w:id="316" w:author="Zhou Zilai" w:date="2026-07-22T16:53:00Z">
        <w:r>
          <w:rPr>
            <w:rFonts w:ascii="Arial" w:eastAsia="Calibri" w:hAnsi="Arial" w:cs="Arial"/>
            <w:sz w:val="21"/>
            <w:szCs w:val="21"/>
          </w:rPr>
          <w:delText xml:space="preserve">transparente </w:delText>
        </w:r>
      </w:del>
      <w:r>
        <w:rPr>
          <w:rFonts w:ascii="Arial" w:eastAsia="Calibri" w:hAnsi="Arial" w:cs="Arial"/>
          <w:sz w:val="21"/>
          <w:szCs w:val="21"/>
        </w:rPr>
        <w:t>envers les parties prenantes concernées (personnel, communautés, autorités) ;</w:t>
      </w:r>
    </w:p>
    <w:p w14:paraId="6E61FA83"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mise en œuvre, après l'événement, de mesures de rétablissement et de remédiation adaptées à la nature et à l'ampleur de l'impact.</w:t>
      </w:r>
    </w:p>
    <w:p w14:paraId="3FD4633C"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Le Projet établira des mécanismes de coordination avec les autorités et services concernés</w:t>
      </w:r>
      <w:commentRangeStart w:id="317"/>
      <w:r>
        <w:rPr>
          <w:rFonts w:ascii="Arial" w:eastAsia="Calibri" w:hAnsi="Arial" w:cs="Arial"/>
          <w:strike/>
          <w:sz w:val="21"/>
          <w:szCs w:val="21"/>
          <w:rPrChange w:id="318" w:author="Zhou Zilai" w:date="2026-07-22T15:58:00Z">
            <w:rPr>
              <w:rFonts w:ascii="Arial" w:eastAsia="Calibri" w:hAnsi="Arial" w:cs="Arial"/>
              <w:sz w:val="21"/>
              <w:szCs w:val="21"/>
            </w:rPr>
          </w:rPrChange>
        </w:rPr>
        <w:t xml:space="preserve"> (services d'incendie et de secours, autorités préfectorales, autorités environnementales) </w:t>
      </w:r>
      <w:commentRangeEnd w:id="317"/>
      <w:r>
        <w:rPr>
          <w:rStyle w:val="Marquedecommentaire"/>
          <w:rFonts w:ascii="Arial" w:eastAsia="Calibri" w:hAnsi="Arial" w:cs="Arial"/>
          <w:sz w:val="21"/>
          <w:szCs w:val="21"/>
        </w:rPr>
        <w:commentReference w:id="317"/>
      </w:r>
      <w:r>
        <w:rPr>
          <w:rFonts w:ascii="Arial" w:eastAsia="Calibri" w:hAnsi="Arial" w:cs="Arial"/>
          <w:sz w:val="21"/>
          <w:szCs w:val="21"/>
        </w:rPr>
        <w:t>ainsi qu'un dispositif d'alerte des communautés potentiellement affectées par les scénarios présentant un risque hors site. Les modalités précises de ces dispositifs (protocoles de coordination, moyens d'alerte, exercices conjoints) seront définies à un stade ultérieur, en concertation avec les autorités et parties prenantes concernées.</w:t>
      </w:r>
    </w:p>
    <w:p w14:paraId="51EFC126"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22.9 Surveillance et Amélioration Continue</w:t>
      </w:r>
    </w:p>
    <w:p w14:paraId="75D1AC2A"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Le dispositif de gestion des risques environnementaux et des urgences sera soumis à un processus de surveillance et d'amélioration continue tout au long du cycle de vie du Projet. Ce processus reposerait, de façon générale, sur :</w:t>
      </w:r>
    </w:p>
    <w:p w14:paraId="07C6AD8A"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lastRenderedPageBreak/>
        <w:t>Le signalement et l'investigation des incidents et quasi-incidents environnementaux, afin d'en tirer les enseignements appropriés ;</w:t>
      </w:r>
    </w:p>
    <w:p w14:paraId="6BFC385C"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commentRangeStart w:id="339"/>
      <w:r>
        <w:rPr>
          <w:rFonts w:ascii="Arial" w:eastAsia="Calibri" w:hAnsi="Arial" w:cs="Arial"/>
          <w:sz w:val="21"/>
          <w:szCs w:val="21"/>
        </w:rPr>
        <w:t>Des audits périodiques du dispositif de gestion des risques et de préparation aux urgences ;</w:t>
      </w:r>
      <w:commentRangeEnd w:id="339"/>
      <w:r>
        <w:rPr>
          <w:rStyle w:val="Marquedecommentaire"/>
        </w:rPr>
        <w:commentReference w:id="339"/>
      </w:r>
    </w:p>
    <w:p w14:paraId="460B0839"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mise à jour du présent cadre et des plans opérationnels associés, en fonction du retour d'expérience, de l'évolution de la configuration du Projet et de la réglementation applicable.</w:t>
      </w:r>
    </w:p>
    <w:p w14:paraId="304754A4" w14:textId="2939535C"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fréquence et les modalités précises de ces activités de surveillance et de révision seront définies dans le cadre du Système de Management HSE du Projet</w:t>
      </w:r>
      <w:del w:id="319" w:author="Zhou Zilai" w:date="2026-07-22T16:19:00Z">
        <w:r>
          <w:rPr>
            <w:rFonts w:ascii="Arial" w:eastAsia="Calibri" w:hAnsi="Arial" w:cs="Arial"/>
            <w:sz w:val="21"/>
            <w:szCs w:val="21"/>
          </w:rPr>
          <w:delText xml:space="preserve">, et non dans ce présent stade de l'EIES</w:delText>
        </w:r>
      </w:del>
      <w:r>
        <w:rPr>
          <w:rFonts w:ascii="Arial" w:eastAsia="Calibri" w:hAnsi="Arial" w:cs="Arial"/>
          <w:sz w:val="21"/>
          <w:szCs w:val="21"/>
        </w:rPr>
        <w:t>.</w:t>
      </w:r>
    </w:p>
    <w:p w14:paraId="3B86DA91"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22.10 Rôles et Responsabilités</w:t>
      </w:r>
    </w:p>
    <w:p w14:paraId="3F7BAEFD"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mise en œuvre du présent cadre de gestion des risques environnementaux et des urgences relève, de manière générale, d'une organisation à plusieurs niveaux : une gouvernance de direction du Projet responsable de la politique et des ressources associées, une fonction HSE dédiée responsable de la mise en œuvre opérationnelle et de la coordination avec les autorités, et l'ensemble du personnel et des sous-traitants, responsables de l'application des procédures applicables à leurs activités.</w:t>
      </w:r>
    </w:p>
    <w:p w14:paraId="06F4F03D"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L'organisation détaillée (organigramme nominatif, astreintes, responsabilités précises par fonction) sera définie dans le Système de Management HSE du Projet, à un stade ultérieur, en fonction de la structure organisationnelle définitive de WCAG.</w:t>
      </w:r>
    </w:p>
    <w:p w14:paraId="7DB0FCD8"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22.11 Conclusion</w:t>
      </w:r>
    </w:p>
    <w:p w14:paraId="09E0DC8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 chapitre a présenté le cadre de gestion des risques environnementaux et de préparation aux urgences du Projet WCAG, centré sur les scénarios d'accidents susceptibles d'affecter l'environnement et les communautés riveraines, selon une approche source-voie de transfert-récepteur adaptée au stade actuel de définition du Projet.</w:t>
      </w:r>
    </w:p>
    <w:p w14:paraId="127852C0" w14:textId="4D9AB804" w:rsidR="008B21B3" w:rsidRPr="00F7619C" w:rsidRDefault="008B21B3" w:rsidP="00FB3308">
      <w:pPr>
        <w:spacing w:after="160" w:line="276" w:lineRule="auto"/>
        <w:jc w:val="both"/>
        <w:rPr>
          <w:rFonts w:ascii="Arial" w:hAnsi="Arial" w:cs="Arial"/>
          <w:sz w:val="21"/>
          <w:szCs w:val="21"/>
        </w:rPr>
      </w:pPr>
    </w:p>
    <w:sectPr w:rsidR="008B21B3" w:rsidRPr="00F7619C">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7" w:author="Zhou Zilai" w:date="2026-07-23T14:48:00Z" w:initials="ZZ">
    <w:p w14:paraId="373D7C0E" w14:textId="77777777" w:rsidR="004C5213" w:rsidRPr="00550F71" w:rsidRDefault="004C5213" w:rsidP="004C5213">
      <w:pPr>
        <w:pStyle w:val="Commentaire"/>
        <w:rPr>
          <w:lang w:val="en-GB"/>
        </w:rPr>
      </w:pPr>
      <w:r>
        <w:rPr>
          <w:rStyle w:val="Marquedecommentaire"/>
        </w:rPr>
        <w:annotationRef/>
      </w:r>
      <w:r w:rsidRPr="00550F71">
        <w:rPr>
          <w:lang w:val="en-GB"/>
        </w:rPr>
        <w:t xml:space="preserve">Thank you for listing and analyzing applicable legalization. But the purpose of this chapter is to identify and assess credible environmental accident scenarios, rather than to restate the applicable national legislation and international conventions, this content overlap with the legal framework chapter. Therefore, we suggest to remove section 22.2 but one can keep the suggested sentence. </w:t>
      </w:r>
    </w:p>
  </w:comment>
  <w:comment w:id="70" w:author="Zhou Zilai" w:date="2026-07-22T10:02:00Z" w:initials="ZZ">
    <w:p w14:paraId="1E051FD4" w14:textId="77777777" w:rsidR="00E63FAF" w:rsidRPr="00550F71" w:rsidRDefault="00E63FAF" w:rsidP="00E63FAF">
      <w:pPr>
        <w:pStyle w:val="Commentaire"/>
        <w:rPr>
          <w:lang w:val="en-GB"/>
        </w:rPr>
      </w:pPr>
      <w:r>
        <w:rPr>
          <w:rStyle w:val="Marquedecommentaire"/>
        </w:rPr>
        <w:annotationRef/>
      </w:r>
      <w:r w:rsidRPr="00550F71">
        <w:rPr>
          <w:lang w:val="en-GB" w:eastAsia="zh-CN"/>
        </w:rPr>
        <w:t xml:space="preserve">Need to add to acronym list </w:t>
      </w:r>
    </w:p>
  </w:comment>
  <w:comment w:id="172" w:author="Zhou Zilai" w:date="2026-07-22T10:23:00Z" w:initials="ZZ">
    <w:p w14:paraId="5F266A02" w14:textId="77777777" w:rsidR="00672F77" w:rsidRPr="00550F71" w:rsidRDefault="008B0420" w:rsidP="00672F77">
      <w:pPr>
        <w:pStyle w:val="Commentaire"/>
        <w:rPr>
          <w:lang w:val="en-GB"/>
        </w:rPr>
      </w:pPr>
      <w:r>
        <w:rPr>
          <w:rStyle w:val="Marquedecommentaire"/>
        </w:rPr>
        <w:annotationRef/>
      </w:r>
      <w:r w:rsidR="00672F77" w:rsidRPr="00550F71">
        <w:rPr>
          <w:lang w:val="en-GB"/>
        </w:rPr>
        <w:t xml:space="preserve">Thank you for identifying the relevant international conventions and providing the accompanying analysis. However, international conventions generally bind the nation rather than private companies directly. A company’s specific obligations usually arise only when those conventions have been incorporated into applicable domestic laws and regulations. We therefore recommend removing the convention-related provisions or rephrase this section, as the conventions should not be presented as a direct or mandatory basis for project implementation. Where appropriate, they may instead be described as non-binding reference materials. </w:t>
      </w:r>
    </w:p>
  </w:comment>
  <w:comment w:id="219" w:author="Zhou Zilai" w:date="2026-07-22T16:41:00Z" w:initials="ZZ">
    <w:p w14:paraId="6354CE66" w14:textId="77777777" w:rsidR="001D5018" w:rsidRPr="00550F71" w:rsidRDefault="00091BB7" w:rsidP="001D5018">
      <w:pPr>
        <w:pStyle w:val="Commentaire"/>
        <w:rPr>
          <w:lang w:val="en-GB"/>
        </w:rPr>
      </w:pPr>
      <w:r>
        <w:rPr>
          <w:rStyle w:val="Marquedecommentaire"/>
        </w:rPr>
        <w:annotationRef/>
      </w:r>
      <w:r w:rsidR="001D5018" w:rsidRPr="00550F71">
        <w:rPr>
          <w:lang w:val="en-GB"/>
        </w:rPr>
        <w:t xml:space="preserve">It is stated that risks will be qualitatively assessed based on likelihood and receptor sensitivity. However, the table in Section 22.4 does not present the likelihood, consequence severity, initial risk rating, existing or proposed mitigation measures, or residual risk.  </w:t>
      </w:r>
    </w:p>
  </w:comment>
  <w:comment w:id="222" w:author="Zhou Zilai" w:date="2026-07-22T15:32:00Z" w:initials="ZZ">
    <w:p w14:paraId="53A2EEE6" w14:textId="77777777" w:rsidR="008C3551" w:rsidRPr="00550F71" w:rsidRDefault="00E53B6A" w:rsidP="008C3551">
      <w:pPr>
        <w:pStyle w:val="Commentaire"/>
        <w:rPr>
          <w:lang w:val="en-GB"/>
        </w:rPr>
      </w:pPr>
      <w:r>
        <w:rPr>
          <w:rStyle w:val="Marquedecommentaire"/>
        </w:rPr>
        <w:annotationRef/>
      </w:r>
      <w:r w:rsidR="008C3551" w:rsidRPr="00550F71">
        <w:rPr>
          <w:lang w:val="en-GB"/>
        </w:rPr>
        <w:t xml:space="preserve">Thank you for adapting the template table we previously suggested. However, </w:t>
      </w:r>
      <w:proofErr w:type="gramStart"/>
      <w:r w:rsidR="008C3551">
        <w:rPr>
          <w:lang w:val="en-SG"/>
        </w:rPr>
        <w:t>Please</w:t>
      </w:r>
      <w:proofErr w:type="gramEnd"/>
      <w:r w:rsidR="008C3551">
        <w:rPr>
          <w:lang w:val="en-SG"/>
        </w:rPr>
        <w:t xml:space="preserve"> note that the table is provided as an indicative framework only. It should be noted that the “ESIA-level management focus” column is not intended to define detailed operational management measures, but rather to indicate the key aspects that should be addressed in the ESIA narrative for each type of scenario (</w:t>
      </w:r>
      <w:proofErr w:type="gramStart"/>
      <w:r w:rsidR="008C3551">
        <w:rPr>
          <w:lang w:val="en-SG"/>
        </w:rPr>
        <w:t>e.g.</w:t>
      </w:r>
      <w:proofErr w:type="gramEnd"/>
      <w:r w:rsidR="008C3551">
        <w:rPr>
          <w:lang w:val="en-SG"/>
        </w:rPr>
        <w:t xml:space="preserve"> pathways, receptors, and key control principles).</w:t>
      </w:r>
    </w:p>
    <w:p w14:paraId="56525D49" w14:textId="77777777" w:rsidR="008C3551" w:rsidRPr="00550F71" w:rsidRDefault="008C3551" w:rsidP="008C3551">
      <w:pPr>
        <w:pStyle w:val="Commentaire"/>
        <w:rPr>
          <w:lang w:val="en-GB"/>
        </w:rPr>
      </w:pPr>
      <w:r>
        <w:rPr>
          <w:lang w:val="en-SG"/>
        </w:rPr>
        <w:t xml:space="preserve">The table should therefore be complemented by a concise narrative explaining the relevance of each category of scenarios to the Project and its environmental and social receptors. </w:t>
      </w:r>
      <w:r>
        <w:rPr>
          <w:lang w:val="en-SG"/>
        </w:rPr>
        <w:br/>
      </w:r>
      <w:r>
        <w:rPr>
          <w:lang w:val="en-SG"/>
        </w:rPr>
        <w:br/>
        <w:t xml:space="preserve">that is to say, the last column shall be filled in </w:t>
      </w:r>
    </w:p>
  </w:comment>
  <w:comment w:id="221" w:author="Zhou Zilai" w:date="2026-07-23T14:50:00Z" w:initials="ZZ">
    <w:p w14:paraId="37758976" w14:textId="77777777" w:rsidR="009B5725" w:rsidRPr="00550F71" w:rsidRDefault="009B5725" w:rsidP="009B5725">
      <w:pPr>
        <w:pStyle w:val="Commentaire"/>
        <w:rPr>
          <w:lang w:val="en-GB"/>
        </w:rPr>
      </w:pPr>
      <w:r>
        <w:rPr>
          <w:rStyle w:val="Marquedecommentaire"/>
        </w:rPr>
        <w:annotationRef/>
      </w:r>
      <w:r w:rsidRPr="00550F71">
        <w:rPr>
          <w:lang w:val="en-GB"/>
        </w:rPr>
        <w:t>Comment from Qiao:</w:t>
      </w:r>
    </w:p>
    <w:p w14:paraId="33273964" w14:textId="77777777" w:rsidR="009B5725" w:rsidRPr="00550F71" w:rsidRDefault="009B5725" w:rsidP="009B5725">
      <w:pPr>
        <w:pStyle w:val="Commentaire"/>
        <w:rPr>
          <w:lang w:val="en-GB"/>
        </w:rPr>
      </w:pPr>
    </w:p>
    <w:p w14:paraId="02D19177" w14:textId="77777777" w:rsidR="009B5725" w:rsidRPr="00550F71" w:rsidRDefault="009B5725" w:rsidP="009B5725">
      <w:pPr>
        <w:pStyle w:val="Commentaire"/>
        <w:rPr>
          <w:lang w:val="en-GB"/>
        </w:rPr>
      </w:pPr>
      <w:r w:rsidRPr="00550F71">
        <w:rPr>
          <w:rFonts w:hint="eastAsia"/>
          <w:lang w:val="en-GB"/>
        </w:rPr>
        <w:t>1. Please note that the template was provided only as a reference framework and should not be copied directly into the report. For each accident scenario, please revise the "ESIA-level Management Focus" column to include:: 1</w:t>
      </w:r>
      <w:r w:rsidRPr="00550F71">
        <w:rPr>
          <w:rFonts w:hint="eastAsia"/>
          <w:lang w:val="en-GB"/>
        </w:rPr>
        <w:t>）</w:t>
      </w:r>
      <w:r w:rsidRPr="00550F71">
        <w:rPr>
          <w:rFonts w:hint="eastAsia"/>
          <w:lang w:val="en-GB"/>
        </w:rPr>
        <w:t>how this accident could occur at the WCAG Project; 2</w:t>
      </w:r>
      <w:r w:rsidRPr="00550F71">
        <w:rPr>
          <w:rFonts w:hint="eastAsia"/>
          <w:lang w:val="en-GB"/>
        </w:rPr>
        <w:t>）</w:t>
      </w:r>
      <w:r w:rsidRPr="00550F71">
        <w:rPr>
          <w:rFonts w:hint="eastAsia"/>
          <w:lang w:val="en-GB"/>
        </w:rPr>
        <w:t>what environmental and/or social receptors could be affected; and 3</w:t>
      </w:r>
      <w:r w:rsidRPr="00550F71">
        <w:rPr>
          <w:rFonts w:hint="eastAsia"/>
          <w:lang w:val="en-GB"/>
        </w:rPr>
        <w:t>）</w:t>
      </w:r>
      <w:r w:rsidRPr="00550F71">
        <w:rPr>
          <w:rFonts w:hint="eastAsia"/>
          <w:lang w:val="en-GB"/>
        </w:rPr>
        <w:t>what the ESIA should assess for this scenario.</w:t>
      </w:r>
    </w:p>
    <w:p w14:paraId="3CC6376E" w14:textId="77777777" w:rsidR="009B5725" w:rsidRPr="00550F71" w:rsidRDefault="009B5725" w:rsidP="009B5725">
      <w:pPr>
        <w:pStyle w:val="Commentaire"/>
        <w:rPr>
          <w:lang w:val="en-GB"/>
        </w:rPr>
      </w:pPr>
    </w:p>
    <w:p w14:paraId="685B38A2" w14:textId="77777777" w:rsidR="009B5725" w:rsidRPr="00550F71" w:rsidRDefault="009B5725" w:rsidP="009B5725">
      <w:pPr>
        <w:pStyle w:val="Commentaire"/>
        <w:rPr>
          <w:lang w:val="en-GB"/>
        </w:rPr>
      </w:pPr>
      <w:r w:rsidRPr="00550F71">
        <w:rPr>
          <w:lang w:val="en-GB"/>
        </w:rPr>
        <w:t>2. The accident scenarios presented should not be limited to those included in the example table provided during the previous review. The Consultant should independently identify and justify all credible environmental accident scenarios associated with the different Project components (e.g. refinery, power plant, port facilities, water supply infrastructure and associated supporting facilities), and demonstrate that the scenario selection is complete and appropriate for the WCAG Project.</w:t>
      </w:r>
    </w:p>
  </w:comment>
  <w:comment w:id="223" w:author="Zhou Zilai" w:date="2026-07-22T16:18:00Z" w:initials="ZZ">
    <w:p w14:paraId="585FE627" w14:textId="77777777" w:rsidR="00302A43" w:rsidRPr="00550F71" w:rsidRDefault="00A21A50" w:rsidP="00302A43">
      <w:pPr>
        <w:pStyle w:val="Commentaire"/>
        <w:rPr>
          <w:lang w:val="en-GB"/>
        </w:rPr>
      </w:pPr>
      <w:r>
        <w:rPr>
          <w:rStyle w:val="Marquedecommentaire"/>
        </w:rPr>
        <w:annotationRef/>
      </w:r>
      <w:r w:rsidR="00302A43" w:rsidRPr="00550F71">
        <w:rPr>
          <w:lang w:val="en-GB"/>
        </w:rPr>
        <w:t xml:space="preserve">some of the current wording may create overly prescriptive or unconditional obligations for the Project. We suggest to soften it. Please see suggested.  Or only include high level principles instead of detailed measures, </w:t>
      </w:r>
    </w:p>
  </w:comment>
  <w:comment w:id="315" w:author="Zhou Zilai" w:date="2026-07-22T16:45:00Z" w:initials="ZZ">
    <w:p w14:paraId="51195DD7" w14:textId="329E2765" w:rsidR="00302A43" w:rsidRPr="00550F71" w:rsidRDefault="00302A43" w:rsidP="00302A43">
      <w:pPr>
        <w:pStyle w:val="Commentaire"/>
        <w:rPr>
          <w:lang w:val="en-GB"/>
        </w:rPr>
      </w:pPr>
      <w:r>
        <w:rPr>
          <w:rStyle w:val="Marquedecommentaire"/>
        </w:rPr>
        <w:annotationRef/>
      </w:r>
      <w:r w:rsidRPr="00550F71">
        <w:rPr>
          <w:lang w:val="en-GB"/>
        </w:rPr>
        <w:t>Sections 22.7 and 22.8 appear to cover a number of similar topics. We recommend either consolidating these sections into a single Environmental Emergency Preparedness and Response Framework, or clearly distinguishing their respective purposes.</w:t>
      </w:r>
    </w:p>
    <w:p w14:paraId="46F85B06" w14:textId="77777777" w:rsidR="00302A43" w:rsidRPr="00550F71" w:rsidRDefault="00302A43" w:rsidP="00302A43">
      <w:pPr>
        <w:pStyle w:val="Commentaire"/>
        <w:rPr>
          <w:lang w:val="en-GB"/>
        </w:rPr>
      </w:pPr>
    </w:p>
  </w:comment>
  <w:comment w:id="317" w:author="Zhou Zilai" w:date="2026-07-22T15:58:00Z" w:initials="ZZ">
    <w:p w14:paraId="33CED488" w14:textId="77777777" w:rsidR="00C80C6A" w:rsidRPr="00550F71" w:rsidRDefault="00C80C6A" w:rsidP="00C80C6A">
      <w:pPr>
        <w:pStyle w:val="Commentaire"/>
        <w:rPr>
          <w:lang w:val="en-GB"/>
        </w:rPr>
      </w:pPr>
      <w:r>
        <w:rPr>
          <w:rStyle w:val="Marquedecommentaire"/>
        </w:rPr>
        <w:annotationRef/>
      </w:r>
      <w:r w:rsidRPr="00550F71">
        <w:rPr>
          <w:lang w:val="en-GB"/>
        </w:rPr>
        <w:t xml:space="preserve">Suggest to remove. No need to specify </w:t>
      </w:r>
    </w:p>
  </w:comment>
  <w:comment w:id="318" w:author="Dr IBRAHIMA DIALLO" w:date="2026-08-19T10:00:00Z" w:initials="ID">
    <w:p w14:paraId="5EA0001" w14:textId="5EB0001" w:rsidR="004C5213" w:rsidRDefault="004C5213">
      <w:pPr>
        <w:pStyle w:val="Commentaire"/>
      </w:pPr>
      <w:r>
        <w:rPr>
          <w:rStyle w:val="Marquedecommentaire"/>
          <w:highlight w:val="yellow"/>
        </w:rPr>
        <w:annotationRef/>
      </w:r>
      <w:r>
        <w:rPr>
          <w:highlight w:val="yellow"/>
          <w:lang w:val="fr-FR"/>
        </w:rPr>
        <w:t xml:space="preserve">Cadre du bailleur à intégrer : le Projet étant financé par la China Exim Bank, il convient de rattacher l'évaluation des risques aux exigences du bailleur (China Exim Bank, 2007 ; MOFCOM/MEE, 2022) et à la méthodologie chinoise applicable aux projets de construction — la norme HJ 169-2018 « Lignes directrices techniques pour l'évaluation des risques environnementaux des projets de construction » — qui constitue le référentiel attendu pour ce type de chapitre.</w:t>
      </w:r>
    </w:p>
  </w:comment>
  <w:comment w:id="319" w:author="Dr IBRAHIMA DIALLO" w:date="2026-08-19T10:00:00Z" w:initials="ID">
    <w:p w14:paraId="5EA0002" w14:textId="5EB0002" w:rsidR="004C5213" w:rsidRDefault="004C5213">
      <w:pPr>
        <w:pStyle w:val="Commentaire"/>
      </w:pPr>
      <w:r>
        <w:rPr>
          <w:rStyle w:val="Marquedecommentaire"/>
          <w:highlight w:val="yellow"/>
        </w:rPr>
        <w:annotationRef/>
      </w:r>
      <w:r>
        <w:rPr>
          <w:highlight w:val="yellow"/>
          <w:lang w:val="fr-FR"/>
        </w:rPr>
        <w:t xml:space="preserve">Cohérence inter-chapitres : nous rejoignons l'observation du relecteur (Zhou Zilai) sur le fait que la section 22.2 restitue longuement la législation nationale, ce qui recoupe le chapitre « Cadre juridique, politique et institutionnel ». Recommandation : condenser fortement la section 22.2 et renvoyer au chapitre juridique (où figure désormais la consolidation des normes chinoises applicables), en ne conservant ici que la base normative spécifique au risque et à l'urgence (installations classées, étude de dangers, plan d'urgence) et les normes techniques chinoises de risque ci-après.</w:t>
      </w:r>
    </w:p>
  </w:comment>
  <w:comment w:id="320" w:author="Dr IBRAHIMA DIALLO" w:date="2026-08-19T10:00:00Z" w:initials="ID">
    <w:p w14:paraId="5EA0003" w14:textId="5EB0003" w:rsidR="004C5213" w:rsidRDefault="004C5213">
      <w:pPr>
        <w:pStyle w:val="Commentaire"/>
      </w:pPr>
      <w:r>
        <w:rPr>
          <w:rStyle w:val="Marquedecommentaire"/>
          <w:highlight w:val="yellow"/>
        </w:rPr>
        <w:annotationRef/>
      </w:r>
      <w:r>
        <w:rPr>
          <w:highlight w:val="yellow"/>
          <w:lang w:val="fr-FR"/>
        </w:rPr>
        <w:t xml:space="preserve">Assurer la cohérence des références constitutionnelles avec les autres chapitres (article 30 ; disposition sur les déchets toxiques). La référence est correcte ; veiller à l'harmonisation de la citation dans l'ensemble de l'ÉIES.</w:t>
      </w:r>
    </w:p>
  </w:comment>
  <w:comment w:id="321" w:author="Dr IBRAHIMA DIALLO" w:date="2026-08-19T10:00:00Z" w:initials="ID">
    <w:p w14:paraId="5EA0004" w14:textId="5EB0004" w:rsidR="004C5213" w:rsidRDefault="004C5213">
      <w:pPr>
        <w:pStyle w:val="Commentaire"/>
      </w:pPr>
      <w:r>
        <w:rPr>
          <w:rStyle w:val="Marquedecommentaire"/>
          <w:highlight w:val="yellow"/>
        </w:rPr>
        <w:annotationRef/>
      </w:r>
      <w:r>
        <w:rPr>
          <w:highlight w:val="yellow"/>
          <w:lang w:val="fr-FR"/>
        </w:rPr>
        <w:t xml:space="preserve">Approche prudente pertinente. Recommandation : compléter par l'identification des « sources de danger majeures » selon la norme chinoise GB 18218-2018 « Identification des sources de danger majeures liées aux produits chimiques dangereux » (seuils de quantité), qui déterminera les installations relevant d'une étude de dangers approfondie (raffinerie, stockages de soude/chaux/produits chimiques, carburant, gazéification). Cette identification conditionne le niveau d'évaluation exigé par le bailleur.</w:t>
      </w:r>
    </w:p>
  </w:comment>
  <w:comment w:id="322" w:author="Dr IBRAHIMA DIALLO" w:date="2026-08-19T10:00:00Z" w:initials="ID">
    <w:p w14:paraId="5EA0005" w14:textId="5EB0005" w:rsidR="004C5213" w:rsidRDefault="004C5213">
      <w:pPr>
        <w:pStyle w:val="Commentaire"/>
      </w:pPr>
      <w:r>
        <w:rPr>
          <w:rStyle w:val="Marquedecommentaire"/>
          <w:highlight w:val="yellow"/>
        </w:rPr>
        <w:annotationRef/>
      </w:r>
      <w:r>
        <w:rPr>
          <w:highlight w:val="yellow"/>
          <w:lang w:val="fr-FR"/>
        </w:rPr>
        <w:t xml:space="preserve">Bon usage de Seveso III comme référence de bonne pratique. Pour un projet financé par la China Exim Bank, ajouter les référentiels chinois équivalents et applicables : GB 18218-2018 (sources de danger majeures), le « Règlement sur la gestion de la sécurité des produits chimiques dangereux » de la RPC, et surtout HJ 169-2018 (évaluation des risques environnementaux des projets de construction) comme méthodologie principale de l'étude de dangers.</w:t>
      </w:r>
    </w:p>
  </w:comment>
  <w:comment w:id="323" w:author="Dr IBRAHIMA DIALLO" w:date="2026-08-19T10:00:00Z" w:initials="ID">
    <w:p w14:paraId="5EA0006" w14:textId="5EB0006" w:rsidR="004C5213" w:rsidRDefault="004C5213">
      <w:pPr>
        <w:pStyle w:val="Commentaire"/>
      </w:pPr>
      <w:r>
        <w:rPr>
          <w:rStyle w:val="Marquedecommentaire"/>
          <w:highlight w:val="yellow"/>
        </w:rPr>
        <w:annotationRef/>
      </w:r>
      <w:r>
        <w:rPr>
          <w:highlight w:val="yellow"/>
          <w:lang w:val="fr-FR"/>
        </w:rPr>
        <w:t xml:space="preserve">Vérifier l'état de ratification de la Convention OIT n°174 par la République de Guinée (elle compte peu de ratifications) ; à défaut de ratification, la citer explicitement comme référence de bonne pratique et non comme obligation. Préciser le fondement du « plan d'opération interne » invoqué (base légale guinéenne).</w:t>
      </w:r>
    </w:p>
  </w:comment>
  <w:comment w:id="324" w:author="Dr IBRAHIMA DIALLO" w:date="2026-08-19T10:00:00Z" w:initials="ID">
    <w:p w14:paraId="5EA0007" w14:textId="5EB0007" w:rsidR="004C5213" w:rsidRDefault="004C5213">
      <w:pPr>
        <w:pStyle w:val="Commentaire"/>
      </w:pPr>
      <w:r>
        <w:rPr>
          <w:rStyle w:val="Marquedecommentaire"/>
          <w:highlight w:val="yellow"/>
        </w:rPr>
        <w:annotationRef/>
      </w:r>
      <w:r>
        <w:rPr>
          <w:highlight w:val="yellow"/>
          <w:lang w:val="fr-FR"/>
        </w:rPr>
        <w:t xml:space="preserve">Compléter par les normes chinoises obligatoires de sécurité des parcs à résidus, directement pertinentes pour les scénarios de rupture de digue : GB 50863-2013 (conception des installations de résidus) et GB 39496-2020 (sécurité des parcs à résidus), qui imposent une étude de rupture de digue (dam-break), la cartographie de la zone d'inondation en aval et un plan d'urgence dédié au parc à résidus.</w:t>
      </w:r>
    </w:p>
  </w:comment>
  <w:comment w:id="325" w:author="Dr IBRAHIMA DIALLO" w:date="2026-08-19T10:00:00Z" w:initials="ID">
    <w:p w14:paraId="5EA0008" w14:textId="5EB0008" w:rsidR="004C5213" w:rsidRDefault="004C5213">
      <w:pPr>
        <w:pStyle w:val="Commentaire"/>
      </w:pPr>
      <w:r>
        <w:rPr>
          <w:rStyle w:val="Marquedecommentaire"/>
          <w:highlight w:val="yellow"/>
        </w:rPr>
        <w:annotationRef/>
      </w:r>
      <w:r>
        <w:rPr>
          <w:highlight w:val="yellow"/>
          <w:lang w:val="fr-FR"/>
        </w:rPr>
        <w:t xml:space="preserve">Point méthodologique central : l'approche « source-voie-récepteur » est pertinente. Toutefois, pour un projet financé par la China Exim Bank, l'évaluation des risques environnementaux devrait être conduite conformément à la norme chinoise HJ 169-2018 (identification des sources de risque, analyse du terme source, modélisation des conséquences et classement du niveau de risque environnemental), complétée par la méthode de classement du risque d'urgence environnementale des entreprises HJ 941-2018. Recommandation : adopter explicitement ce cadre méthodologique.</w:t>
      </w:r>
    </w:p>
  </w:comment>
  <w:comment w:id="326" w:author="Dr IBRAHIMA DIALLO" w:date="2026-08-19T10:00:00Z" w:initials="ID">
    <w:p w14:paraId="5EA0009" w14:textId="5EB0009" w:rsidR="004C5213" w:rsidRDefault="004C5213">
      <w:pPr>
        <w:pStyle w:val="Commentaire"/>
      </w:pPr>
      <w:r>
        <w:rPr>
          <w:rStyle w:val="Marquedecommentaire"/>
          <w:highlight w:val="yellow"/>
        </w:rPr>
        <w:annotationRef/>
      </w:r>
      <w:r>
        <w:rPr>
          <w:highlight w:val="yellow"/>
          <w:lang w:val="fr-FR"/>
        </w:rPr>
        <w:t xml:space="preserve">Une appréciation purement qualitative est insuffisante pour les scénarios majeurs (rupture du parc à résidus, rupture du barrage, stockages de produits chimiques). Recommandation : adopter au minimum une matrice semi-quantitative (probabilité × gravité) et, pour les scénarios majeurs, une analyse quantitative des conséquences (terme source, modélisation de dispersion/d'inondation) conformément à la HJ 169-2018 et au classement HJ 941-2018.</w:t>
      </w:r>
    </w:p>
  </w:comment>
  <w:comment w:id="327" w:author="Dr IBRAHIMA DIALLO" w:date="2026-08-19T10:00:00Z" w:initials="ID">
    <w:p w14:paraId="5EA000A" w14:textId="5EB000A" w:rsidR="004C5213" w:rsidRDefault="004C5213">
      <w:pPr>
        <w:pStyle w:val="Commentaire"/>
      </w:pPr>
      <w:r>
        <w:rPr>
          <w:rStyle w:val="Marquedecommentaire"/>
          <w:highlight w:val="yellow"/>
        </w:rPr>
        <w:annotationRef/>
      </w:r>
      <w:r>
        <w:rPr>
          <w:highlight w:val="yellow"/>
          <w:lang w:val="fr-FR"/>
        </w:rPr>
        <w:t xml:space="preserve">Complétude des scénarios (rejoint l'observation de Zhou Zilai) : recommander une identification systématique des dangers (HAZID) couvrant toutes les composantes — raffinerie, centrale thermique, gazéification, port, prise d'eau/barrage, installations associées — avec criblage des sources de danger majeures selon GB 18218-2018. Le tableau devrait démontrer l'exhaustivité et la justification des scénarios retenus.</w:t>
      </w:r>
    </w:p>
  </w:comment>
  <w:comment w:id="328" w:author="Dr IBRAHIMA DIALLO" w:date="2026-08-19T10:00:00Z" w:initials="ID">
    <w:p w14:paraId="5EA000B" w14:textId="5EB000B" w:rsidR="004C5213" w:rsidRDefault="004C5213">
      <w:pPr>
        <w:pStyle w:val="Commentaire"/>
      </w:pPr>
      <w:r>
        <w:rPr>
          <w:rStyle w:val="Marquedecommentaire"/>
          <w:highlight w:val="yellow"/>
        </w:rPr>
        <w:annotationRef/>
      </w:r>
      <w:r>
        <w:rPr>
          <w:highlight w:val="yellow"/>
          <w:lang w:val="fr-FR"/>
        </w:rPr>
        <w:t xml:space="preserve">Lacune de scénario : l'unité de gazéification du charbon (production de gaz de synthèse) n'apparaît pas dans le tableau des scénarios (22.4). Elle présente des risques majeurs spécifiques — fuite/explosion de gaz de synthèse, dégagement de monoxyde de carbone (CO) et d'H₂S. Recommandation : ajouter un scénario dédié « fuite/explosion à l'unité de gazéification » et l'évaluer au titre des sources de danger majeures (GB 18218-2018).</w:t>
      </w:r>
    </w:p>
  </w:comment>
  <w:comment w:id="329" w:author="Dr IBRAHIMA DIALLO" w:date="2026-08-19T10:00:00Z" w:initials="ID">
    <w:p w14:paraId="5EA000C" w14:textId="5EB000C" w:rsidR="004C5213" w:rsidRDefault="004C5213">
      <w:pPr>
        <w:pStyle w:val="Commentaire"/>
      </w:pPr>
      <w:r>
        <w:rPr>
          <w:rStyle w:val="Marquedecommentaire"/>
          <w:highlight w:val="yellow"/>
        </w:rPr>
        <w:annotationRef/>
      </w:r>
      <w:r>
        <w:rPr>
          <w:highlight w:val="yellow"/>
          <w:lang w:val="fr-FR"/>
        </w:rPr>
        <w:t xml:space="preserve">Pour ce scénario majeur (rupture du parc à résidus), recommander une étude de rupture de digue (dam-break) et la cartographie de la zone d'inondation en aval, conformément à la GB 50863-2013, à la GB 39496-2020 et au GISTM, ainsi que la définition d'un Plan d'Action d'Urgence (EAP) avec niveaux de déclenchement, systèmes d'alerte et itinéraires d'évacuation des communautés en aval.</w:t>
      </w:r>
    </w:p>
  </w:comment>
  <w:comment w:id="330" w:author="Dr IBRAHIMA DIALLO" w:date="2026-08-19T10:00:00Z" w:initials="ID">
    <w:p w14:paraId="5EA000D" w14:textId="5EB000D" w:rsidR="004C5213" w:rsidRDefault="004C5213">
      <w:pPr>
        <w:pStyle w:val="Commentaire"/>
      </w:pPr>
      <w:r>
        <w:rPr>
          <w:rStyle w:val="Marquedecommentaire"/>
          <w:highlight w:val="yellow"/>
        </w:rPr>
        <w:annotationRef/>
      </w:r>
      <w:r>
        <w:rPr>
          <w:highlight w:val="yellow"/>
          <w:lang w:val="fr-FR"/>
        </w:rPr>
        <w:t xml:space="preserve">Rattacher la maîtrise de l'infiltration aux normes chinoises : étanchéité conforme à la GB 18599-2020 (déchets industriels de catégorie II) et surveillance des eaux souterraines selon la GB/T 14848-2017 (réseau piézométrique amont/aval, état de référence, seuils d'alerte). Ces éléments doivent figurer dans l'axe de gestion.</w:t>
      </w:r>
    </w:p>
  </w:comment>
  <w:comment w:id="331" w:author="Dr IBRAHIMA DIALLO" w:date="2026-08-19T10:00:00Z" w:initials="ID">
    <w:p w14:paraId="5EA000E" w14:textId="5EB000E" w:rsidR="004C5213" w:rsidRDefault="004C5213">
      <w:pPr>
        <w:pStyle w:val="Commentaire"/>
      </w:pPr>
      <w:r>
        <w:rPr>
          <w:rStyle w:val="Marquedecommentaire"/>
          <w:highlight w:val="yellow"/>
        </w:rPr>
        <w:annotationRef/>
      </w:r>
      <w:r>
        <w:rPr>
          <w:highlight w:val="yellow"/>
          <w:lang w:val="fr-FR"/>
        </w:rPr>
        <w:t xml:space="preserve">Préciser les référentiels de dimensionnement du confinement secondaire : GB 50351 (cuvettes de rétention des parcs de stockage) et GB 15603 (stockage des produits chimiques dangereux), avec un volume de rétention couvrant le plus grand réservoir. Rappeler l'interdiction de stockage de produits incompatibles.</w:t>
      </w:r>
    </w:p>
  </w:comment>
  <w:comment w:id="332" w:author="Dr IBRAHIMA DIALLO" w:date="2026-08-19T10:00:00Z" w:initials="ID">
    <w:p w14:paraId="5EA000F" w14:textId="5EB000F" w:rsidR="004C5213" w:rsidRDefault="004C5213">
      <w:pPr>
        <w:pStyle w:val="Commentaire"/>
      </w:pPr>
      <w:r>
        <w:rPr>
          <w:rStyle w:val="Marquedecommentaire"/>
          <w:highlight w:val="yellow"/>
        </w:rPr>
        <w:annotationRef/>
      </w:r>
      <w:r>
        <w:rPr>
          <w:highlight w:val="yellow"/>
          <w:lang w:val="fr-FR"/>
        </w:rPr>
        <w:t xml:space="preserve">Rattacher ce scénario de rejet atmosphérique anormal aux valeurs limites de la norme chinoise GB 13223-2011 (émissions des centrales thermiques) et prévoir une surveillance en continu des émissions (CEMS) avec seuils d'alarme, arrêt automatique et notification, conformément aux exigences chinoises applicables aux installations de combustion.</w:t>
      </w:r>
    </w:p>
  </w:comment>
  <w:comment w:id="333" w:author="Dr IBRAHIMA DIALLO" w:date="2026-08-19T10:00:00Z" w:initials="ID">
    <w:p w14:paraId="5EA0010" w14:textId="5EB0010" w:rsidR="004C5213" w:rsidRDefault="004C5213">
      <w:pPr>
        <w:pStyle w:val="Commentaire"/>
      </w:pPr>
      <w:r>
        <w:rPr>
          <w:rStyle w:val="Marquedecommentaire"/>
          <w:highlight w:val="yellow"/>
        </w:rPr>
        <w:annotationRef/>
      </w:r>
      <w:r>
        <w:rPr>
          <w:highlight w:val="yellow"/>
          <w:lang w:val="fr-FR"/>
        </w:rPr>
        <w:t xml:space="preserve">Préciser les référentiels de qualité des milieux récepteurs pour l'évaluation des conséquences : GB 3838-2002 (eaux de surface), GB 3097-1997 (eau de mer) et GB/T 14848-2017 (eaux souterraines), afin d'objectiver les seuils d'impact. Pour le port, prévoir un plan d'urgence de lutte contre les déversements en mer (SOPEP/MARPOL).</w:t>
      </w:r>
    </w:p>
  </w:comment>
  <w:comment w:id="334" w:author="Dr IBRAHIMA DIALLO" w:date="2026-08-19T10:00:00Z" w:initials="ID">
    <w:p w14:paraId="5EA0011" w14:textId="5EB0011" w:rsidR="004C5213" w:rsidRDefault="004C5213">
      <w:pPr>
        <w:pStyle w:val="Commentaire"/>
      </w:pPr>
      <w:r>
        <w:rPr>
          <w:rStyle w:val="Marquedecommentaire"/>
          <w:highlight w:val="yellow"/>
        </w:rPr>
        <w:annotationRef/>
      </w:r>
      <w:r>
        <w:rPr>
          <w:highlight w:val="yellow"/>
          <w:lang w:val="fr-FR"/>
        </w:rPr>
        <w:t xml:space="preserve">Engagement à renforcer : la formulation « progressively / as appropriate » est trop conditionnelle. Pour un projet financé par la China Exim Bank, un Plan d'urgence environnementale (PUE) est un livrable attendu qui doit être élaboré au stade de l'ÉIES, gradué selon la HJ 941-2018 et déposé/enregistré auprès de l'autorité compétente conformément aux « Mesures de gestion des plans d'urgence en cas d'événement environnemental soudain » de la RPC, en articulation avec le Plan d'Opération Interne prévu par le droit guinéen.</w:t>
      </w:r>
    </w:p>
  </w:comment>
  <w:comment w:id="335" w:author="Dr IBRAHIMA DIALLO" w:date="2026-08-19T10:00:00Z" w:initials="ID">
    <w:p w14:paraId="5EA0012" w14:textId="5EB0012" w:rsidR="004C5213" w:rsidRDefault="004C5213">
      <w:pPr>
        <w:pStyle w:val="Commentaire"/>
      </w:pPr>
      <w:r>
        <w:rPr>
          <w:rStyle w:val="Marquedecommentaire"/>
          <w:highlight w:val="yellow"/>
        </w:rPr>
        <w:annotationRef/>
      </w:r>
      <w:r>
        <w:rPr>
          <w:highlight w:val="yellow"/>
          <w:lang w:val="fr-FR"/>
        </w:rPr>
        <w:t xml:space="preserve">Préciser le délai de notification (au plus tard 24 heures après l'incident, cohérent avec la pratique chinoise et le droit guinéen), l'autorité compétente à saisir (AGÉE, préfecture, services de secours) et le dispositif d'alerte des communautés en aval pour les scénarios à risque hors site (parc à résidus, barrage), conformément au plan d'urgence du parc à résidus (GISTM/GB 39496-2020).</w:t>
      </w:r>
    </w:p>
  </w:comment>
  <w:comment w:id="336" w:author="Dr IBRAHIMA DIALLO" w:date="2026-08-19T10:00:00Z" w:initials="ID">
    <w:p w14:paraId="5EA0013" w14:textId="5EB0013" w:rsidR="004C5213" w:rsidRDefault="004C5213">
      <w:pPr>
        <w:pStyle w:val="Commentaire"/>
      </w:pPr>
      <w:r>
        <w:rPr>
          <w:rStyle w:val="Marquedecommentaire"/>
          <w:highlight w:val="yellow"/>
        </w:rPr>
        <w:annotationRef/>
      </w:r>
      <w:r>
        <w:rPr>
          <w:highlight w:val="yellow"/>
          <w:lang w:val="fr-FR"/>
        </w:rPr>
        <w:t xml:space="preserve">Duplication linguistique : la section 22.7 présente le même contenu en français puis en anglais, avec des formulations anglaises fortement conditionnelles. Recommandation : conserver une seule version dans la langue du rapport (français) et supprimer la redite, en veillant à un niveau d'engagement cohérent (ni surengagement, ni sous-engagement).</w:t>
      </w:r>
    </w:p>
  </w:comment>
  <w:comment w:id="337" w:author="Dr IBRAHIMA DIALLO" w:date="2026-08-19T10:00:00Z" w:initials="ID">
    <w:p w14:paraId="5EA0014" w14:textId="5EB0014" w:rsidR="004C5213" w:rsidRDefault="004C5213">
      <w:pPr>
        <w:pStyle w:val="Commentaire"/>
      </w:pPr>
      <w:r>
        <w:rPr>
          <w:rStyle w:val="Marquedecommentaire"/>
          <w:highlight w:val="yellow"/>
        </w:rPr>
        <w:annotationRef/>
      </w:r>
      <w:r>
        <w:rPr>
          <w:highlight w:val="yellow"/>
          <w:lang w:val="fr-FR"/>
        </w:rPr>
        <w:t xml:space="preserve">Recommandation : élaborer un Plan d'Action d'Urgence spécifique à la rupture d'ouvrage (parc à résidus et barrage), comportant des cartes d'inondation, des niveaux de déclenchement (trigger levels), un système d'alerte précoce et des procédures d'évacuation coordonnées avec les autorités, conformément à la GB 39496-2020 et au GISTM (préparation et réponse aux urgences).</w:t>
      </w:r>
    </w:p>
  </w:comment>
  <w:comment w:id="338" w:author="Dr IBRAHIMA DIALLO" w:date="2026-08-19T10:00:00Z" w:initials="ID">
    <w:p w14:paraId="5EA0015" w14:textId="5EB0015" w:rsidR="004C5213" w:rsidRDefault="004C5213">
      <w:pPr>
        <w:pStyle w:val="Commentaire"/>
      </w:pPr>
      <w:r>
        <w:rPr>
          <w:rStyle w:val="Marquedecommentaire"/>
          <w:highlight w:val="yellow"/>
        </w:rPr>
        <w:annotationRef/>
      </w:r>
      <w:r>
        <w:rPr>
          <w:highlight w:val="yellow"/>
          <w:lang w:val="fr-FR"/>
        </w:rPr>
        <w:t xml:space="preserve">Report excessif : si le détail HSE relève effectivement des phases ultérieures, l'évaluation des risques environnementaux (HJ 169-2018) et l'identification des sources de danger majeures (GB 18218-2018) sont attendues dès le stade de l'ÉIES. Recommandation : réaliser ces analyses maintenant et ne renvoyer aux phases ultérieures que les spécifications techniques de détail.</w:t>
      </w:r>
    </w:p>
  </w:comment>
  <w:comment w:id="339" w:author="Dr IBRAHIMA DIALLO" w:date="2026-08-19T10:00:00Z" w:initials="ID">
    <w:p w14:paraId="5EA0016" w14:textId="5EB0016" w:rsidR="004C5213" w:rsidRDefault="004C5213">
      <w:pPr>
        <w:pStyle w:val="Commentaire"/>
      </w:pPr>
      <w:r>
        <w:rPr>
          <w:rStyle w:val="Marquedecommentaire"/>
          <w:highlight w:val="yellow"/>
        </w:rPr>
        <w:annotationRef/>
      </w:r>
      <w:r>
        <w:rPr>
          <w:highlight w:val="yellow"/>
          <w:lang w:val="fr-FR"/>
        </w:rPr>
        <w:t xml:space="preserve">Compléter par un programme d'exercices d'urgence (simulations sur table et exercices grandeur nature) associant les autorités et, pour les scénarios hors site, les communautés, avec une fréquence définie (par ex. annuelle), ainsi que des indicateurs de performance (incidents, quasi-incidents, délais d'alerte, taux de réalisation des exercices).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3D7C0E" w15:done="0"/>
  <w15:commentEx w15:paraId="1E051FD4" w15:done="0"/>
  <w15:commentEx w15:paraId="5F266A02" w15:done="0"/>
  <w15:commentEx w15:paraId="6354CE66" w15:done="0"/>
  <w15:commentEx w15:paraId="56525D49" w15:done="0"/>
  <w15:commentEx w15:paraId="685B38A2" w15:done="0"/>
  <w15:commentEx w15:paraId="585FE627" w15:done="0"/>
  <w15:commentEx w15:paraId="46F85B06" w15:done="0"/>
  <w15:commentEx w15:paraId="33CED488" w15:done="0"/>
  <w15:commentEx w15:paraId="5EA0001" w15:done="0"/>
  <w15:commentEx w15:paraId="5EA0002" w15:done="0"/>
  <w15:commentEx w15:paraId="5EA0003" w15:done="0"/>
  <w15:commentEx w15:paraId="5EA0004" w15:done="0"/>
  <w15:commentEx w15:paraId="5EA0005" w15:done="0"/>
  <w15:commentEx w15:paraId="5EA0006" w15:done="0"/>
  <w15:commentEx w15:paraId="5EA0007" w15:done="0"/>
  <w15:commentEx w15:paraId="5EA0008" w15:done="0"/>
  <w15:commentEx w15:paraId="5EA0009" w15:done="0"/>
  <w15:commentEx w15:paraId="5EA000A" w15:done="0"/>
  <w15:commentEx w15:paraId="5EA000B" w15:done="0"/>
  <w15:commentEx w15:paraId="5EA000C" w15:done="0"/>
  <w15:commentEx w15:paraId="5EA000D" w15:done="0"/>
  <w15:commentEx w15:paraId="5EA000E" w15:done="0"/>
  <w15:commentEx w15:paraId="5EA000F" w15:done="0"/>
  <w15:commentEx w15:paraId="5EA0010" w15:done="0"/>
  <w15:commentEx w15:paraId="5EA0011" w15:done="0"/>
  <w15:commentEx w15:paraId="5EA0012" w15:done="0"/>
  <w15:commentEx w15:paraId="5EA0013" w15:done="0"/>
  <w15:commentEx w15:paraId="5EA0014" w15:done="0"/>
  <w15:commentEx w15:paraId="5EA0015" w15:done="0"/>
  <w15:commentEx w15:paraId="5EA00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68F81DD" w16cex:dateUtc="2026-07-23T06:48:00Z"/>
  <w16cex:commentExtensible w16cex:durableId="3F7BE802" w16cex:dateUtc="2026-07-22T02:02:00Z"/>
  <w16cex:commentExtensible w16cex:durableId="511B12EA" w16cex:dateUtc="2026-07-22T02:23:00Z"/>
  <w16cex:commentExtensible w16cex:durableId="1DBD3637" w16cex:dateUtc="2026-07-22T08:41:00Z"/>
  <w16cex:commentExtensible w16cex:durableId="662A1366" w16cex:dateUtc="2026-07-22T07:32:00Z"/>
  <w16cex:commentExtensible w16cex:durableId="40934D25" w16cex:dateUtc="2026-07-23T06:50:00Z"/>
  <w16cex:commentExtensible w16cex:durableId="4E776796" w16cex:dateUtc="2026-07-22T08:18:00Z"/>
  <w16cex:commentExtensible w16cex:durableId="7758BB42" w16cex:dateUtc="2026-07-22T08:45:00Z"/>
  <w16cex:commentExtensible w16cex:durableId="6B9E9E1F" w16cex:dateUtc="2026-07-22T07:58:00Z"/>
  <w16cex:commentExtensible w16cex:durableId="5EC0001" w16cex:dateUtc="2026-08-19T10:00:00Z"/>
  <w16cex:commentExtensible w16cex:durableId="5EC0002" w16cex:dateUtc="2026-08-19T10:00:00Z"/>
  <w16cex:commentExtensible w16cex:durableId="5EC0003" w16cex:dateUtc="2026-08-19T10:00:00Z"/>
  <w16cex:commentExtensible w16cex:durableId="5EC0004" w16cex:dateUtc="2026-08-19T10:00:00Z"/>
  <w16cex:commentExtensible w16cex:durableId="5EC0005" w16cex:dateUtc="2026-08-19T10:00:00Z"/>
  <w16cex:commentExtensible w16cex:durableId="5EC0006" w16cex:dateUtc="2026-08-19T10:00:00Z"/>
  <w16cex:commentExtensible w16cex:durableId="5EC0007" w16cex:dateUtc="2026-08-19T10:00:00Z"/>
  <w16cex:commentExtensible w16cex:durableId="5EC0008" w16cex:dateUtc="2026-08-19T10:00:00Z"/>
  <w16cex:commentExtensible w16cex:durableId="5EC0009" w16cex:dateUtc="2026-08-19T10:00:00Z"/>
  <w16cex:commentExtensible w16cex:durableId="5EC000A" w16cex:dateUtc="2026-08-19T10:00:00Z"/>
  <w16cex:commentExtensible w16cex:durableId="5EC000B" w16cex:dateUtc="2026-08-19T10:00:00Z"/>
  <w16cex:commentExtensible w16cex:durableId="5EC000C" w16cex:dateUtc="2026-08-19T10:00:00Z"/>
  <w16cex:commentExtensible w16cex:durableId="5EC000D" w16cex:dateUtc="2026-08-19T10:00:00Z"/>
  <w16cex:commentExtensible w16cex:durableId="5EC000E" w16cex:dateUtc="2026-08-19T10:00:00Z"/>
  <w16cex:commentExtensible w16cex:durableId="5EC000F" w16cex:dateUtc="2026-08-19T10:00:00Z"/>
  <w16cex:commentExtensible w16cex:durableId="5EC0010" w16cex:dateUtc="2026-08-19T10:00:00Z"/>
  <w16cex:commentExtensible w16cex:durableId="5EC0011" w16cex:dateUtc="2026-08-19T10:00:00Z"/>
  <w16cex:commentExtensible w16cex:durableId="5EC0012" w16cex:dateUtc="2026-08-19T10:00:00Z"/>
  <w16cex:commentExtensible w16cex:durableId="5EC0013" w16cex:dateUtc="2026-08-19T10:00:00Z"/>
  <w16cex:commentExtensible w16cex:durableId="5EC0014" w16cex:dateUtc="2026-08-19T10:00:00Z"/>
  <w16cex:commentExtensible w16cex:durableId="5EC0015" w16cex:dateUtc="2026-08-19T10:00:00Z"/>
  <w16cex:commentExtensible w16cex:durableId="5EC0016" w16cex:dateUtc="2026-08-19T1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3D7C0E" w16cid:durableId="168F81DD"/>
  <w16cid:commentId w16cid:paraId="1E051FD4" w16cid:durableId="3F7BE802"/>
  <w16cid:commentId w16cid:paraId="5F266A02" w16cid:durableId="511B12EA"/>
  <w16cid:commentId w16cid:paraId="6354CE66" w16cid:durableId="1DBD3637"/>
  <w16cid:commentId w16cid:paraId="56525D49" w16cid:durableId="662A1366"/>
  <w16cid:commentId w16cid:paraId="685B38A2" w16cid:durableId="40934D25"/>
  <w16cid:commentId w16cid:paraId="585FE627" w16cid:durableId="4E776796"/>
  <w16cid:commentId w16cid:paraId="46F85B06" w16cid:durableId="7758BB42"/>
  <w16cid:commentId w16cid:paraId="33CED488" w16cid:durableId="6B9E9E1F"/>
  <w16cid:commentId w16cid:paraId="5EA0001" w16cid:durableId="5EC0001"/>
  <w16cid:commentId w16cid:paraId="5EA0002" w16cid:durableId="5EC0002"/>
  <w16cid:commentId w16cid:paraId="5EA0003" w16cid:durableId="5EC0003"/>
  <w16cid:commentId w16cid:paraId="5EA0004" w16cid:durableId="5EC0004"/>
  <w16cid:commentId w16cid:paraId="5EA0005" w16cid:durableId="5EC0005"/>
  <w16cid:commentId w16cid:paraId="5EA0006" w16cid:durableId="5EC0006"/>
  <w16cid:commentId w16cid:paraId="5EA0007" w16cid:durableId="5EC0007"/>
  <w16cid:commentId w16cid:paraId="5EA0008" w16cid:durableId="5EC0008"/>
  <w16cid:commentId w16cid:paraId="5EA0009" w16cid:durableId="5EC0009"/>
  <w16cid:commentId w16cid:paraId="5EA000A" w16cid:durableId="5EC000A"/>
  <w16cid:commentId w16cid:paraId="5EA000B" w16cid:durableId="5EC000B"/>
  <w16cid:commentId w16cid:paraId="5EA000C" w16cid:durableId="5EC000C"/>
  <w16cid:commentId w16cid:paraId="5EA000D" w16cid:durableId="5EC000D"/>
  <w16cid:commentId w16cid:paraId="5EA000E" w16cid:durableId="5EC000E"/>
  <w16cid:commentId w16cid:paraId="5EA000F" w16cid:durableId="5EC000F"/>
  <w16cid:commentId w16cid:paraId="5EA0010" w16cid:durableId="5EC0010"/>
  <w16cid:commentId w16cid:paraId="5EA0011" w16cid:durableId="5EC0011"/>
  <w16cid:commentId w16cid:paraId="5EA0012" w16cid:durableId="5EC0012"/>
  <w16cid:commentId w16cid:paraId="5EA0013" w16cid:durableId="5EC0013"/>
  <w16cid:commentId w16cid:paraId="5EA0014" w16cid:durableId="5EC0014"/>
  <w16cid:commentId w16cid:paraId="5EA0015" w16cid:durableId="5EC0015"/>
  <w16cid:commentId w16cid:paraId="5EA0016" w16cid:durableId="5EC00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4EA1"/>
    <w:multiLevelType w:val="multilevel"/>
    <w:tmpl w:val="973070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60701A9"/>
    <w:multiLevelType w:val="multilevel"/>
    <w:tmpl w:val="B442E5D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B256F47"/>
    <w:multiLevelType w:val="multilevel"/>
    <w:tmpl w:val="AD9A8F7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AB566CC"/>
    <w:multiLevelType w:val="hybridMultilevel"/>
    <w:tmpl w:val="FEA4A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E465FB"/>
    <w:multiLevelType w:val="hybridMultilevel"/>
    <w:tmpl w:val="4A64469A"/>
    <w:lvl w:ilvl="0" w:tplc="040C0001">
      <w:start w:val="1"/>
      <w:numFmt w:val="bullet"/>
      <w:lvlText w:val=""/>
      <w:lvlJc w:val="left"/>
      <w:pPr>
        <w:ind w:left="504" w:hanging="288"/>
      </w:pPr>
      <w:rPr>
        <w:rFonts w:ascii="Symbol" w:hAnsi="Symbol" w:hint="default"/>
      </w:rPr>
    </w:lvl>
    <w:lvl w:ilvl="1" w:tplc="5BD0AFC6">
      <w:start w:val="1"/>
      <w:numFmt w:val="bullet"/>
      <w:lvlText w:val="◦"/>
      <w:lvlJc w:val="left"/>
      <w:pPr>
        <w:ind w:left="1008" w:hanging="288"/>
      </w:pPr>
    </w:lvl>
    <w:lvl w:ilvl="2" w:tplc="E618BB1E">
      <w:numFmt w:val="decimal"/>
      <w:lvlText w:val=""/>
      <w:lvlJc w:val="left"/>
    </w:lvl>
    <w:lvl w:ilvl="3" w:tplc="04D815B2">
      <w:numFmt w:val="decimal"/>
      <w:lvlText w:val=""/>
      <w:lvlJc w:val="left"/>
    </w:lvl>
    <w:lvl w:ilvl="4" w:tplc="C73E1C02">
      <w:numFmt w:val="decimal"/>
      <w:lvlText w:val=""/>
      <w:lvlJc w:val="left"/>
    </w:lvl>
    <w:lvl w:ilvl="5" w:tplc="BFEC4B74">
      <w:numFmt w:val="decimal"/>
      <w:lvlText w:val=""/>
      <w:lvlJc w:val="left"/>
    </w:lvl>
    <w:lvl w:ilvl="6" w:tplc="F2983370">
      <w:numFmt w:val="decimal"/>
      <w:lvlText w:val=""/>
      <w:lvlJc w:val="left"/>
    </w:lvl>
    <w:lvl w:ilvl="7" w:tplc="D78E0432">
      <w:numFmt w:val="decimal"/>
      <w:lvlText w:val=""/>
      <w:lvlJc w:val="left"/>
    </w:lvl>
    <w:lvl w:ilvl="8" w:tplc="490E00A0">
      <w:numFmt w:val="decimal"/>
      <w:lvlText w:val=""/>
      <w:lvlJc w:val="left"/>
    </w:lvl>
  </w:abstractNum>
  <w:abstractNum w:abstractNumId="5" w15:restartNumberingAfterBreak="0">
    <w:nsid w:val="46835AC8"/>
    <w:multiLevelType w:val="hybridMultilevel"/>
    <w:tmpl w:val="C2EA4360"/>
    <w:lvl w:ilvl="0" w:tplc="09CEA966">
      <w:start w:val="1"/>
      <w:numFmt w:val="bullet"/>
      <w:lvlText w:val="•"/>
      <w:lvlJc w:val="left"/>
      <w:pPr>
        <w:ind w:left="504" w:hanging="288"/>
      </w:pPr>
    </w:lvl>
    <w:lvl w:ilvl="1" w:tplc="5BD0AFC6">
      <w:start w:val="1"/>
      <w:numFmt w:val="bullet"/>
      <w:lvlText w:val="◦"/>
      <w:lvlJc w:val="left"/>
      <w:pPr>
        <w:ind w:left="1008" w:hanging="288"/>
      </w:pPr>
    </w:lvl>
    <w:lvl w:ilvl="2" w:tplc="E618BB1E">
      <w:numFmt w:val="decimal"/>
      <w:lvlText w:val=""/>
      <w:lvlJc w:val="left"/>
    </w:lvl>
    <w:lvl w:ilvl="3" w:tplc="04D815B2">
      <w:numFmt w:val="decimal"/>
      <w:lvlText w:val=""/>
      <w:lvlJc w:val="left"/>
    </w:lvl>
    <w:lvl w:ilvl="4" w:tplc="C73E1C02">
      <w:numFmt w:val="decimal"/>
      <w:lvlText w:val=""/>
      <w:lvlJc w:val="left"/>
    </w:lvl>
    <w:lvl w:ilvl="5" w:tplc="BFEC4B74">
      <w:numFmt w:val="decimal"/>
      <w:lvlText w:val=""/>
      <w:lvlJc w:val="left"/>
    </w:lvl>
    <w:lvl w:ilvl="6" w:tplc="F2983370">
      <w:numFmt w:val="decimal"/>
      <w:lvlText w:val=""/>
      <w:lvlJc w:val="left"/>
    </w:lvl>
    <w:lvl w:ilvl="7" w:tplc="D78E0432">
      <w:numFmt w:val="decimal"/>
      <w:lvlText w:val=""/>
      <w:lvlJc w:val="left"/>
    </w:lvl>
    <w:lvl w:ilvl="8" w:tplc="490E00A0">
      <w:numFmt w:val="decimal"/>
      <w:lvlText w:val=""/>
      <w:lvlJc w:val="left"/>
    </w:lvl>
  </w:abstractNum>
  <w:abstractNum w:abstractNumId="6" w15:restartNumberingAfterBreak="0">
    <w:nsid w:val="4D8A5F14"/>
    <w:multiLevelType w:val="multilevel"/>
    <w:tmpl w:val="87FC6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E5A87"/>
    <w:multiLevelType w:val="hybridMultilevel"/>
    <w:tmpl w:val="7FBCD738"/>
    <w:lvl w:ilvl="0" w:tplc="1FC88E48">
      <w:start w:val="1"/>
      <w:numFmt w:val="bullet"/>
      <w:lvlText w:val="●"/>
      <w:lvlJc w:val="left"/>
      <w:pPr>
        <w:ind w:left="720" w:hanging="360"/>
      </w:pPr>
    </w:lvl>
    <w:lvl w:ilvl="1" w:tplc="C254944A">
      <w:start w:val="1"/>
      <w:numFmt w:val="bullet"/>
      <w:lvlText w:val="○"/>
      <w:lvlJc w:val="left"/>
      <w:pPr>
        <w:ind w:left="1440" w:hanging="360"/>
      </w:pPr>
    </w:lvl>
    <w:lvl w:ilvl="2" w:tplc="69484E00">
      <w:start w:val="1"/>
      <w:numFmt w:val="bullet"/>
      <w:lvlText w:val="■"/>
      <w:lvlJc w:val="left"/>
      <w:pPr>
        <w:ind w:left="2160" w:hanging="360"/>
      </w:pPr>
    </w:lvl>
    <w:lvl w:ilvl="3" w:tplc="CF022C22">
      <w:start w:val="1"/>
      <w:numFmt w:val="bullet"/>
      <w:lvlText w:val="●"/>
      <w:lvlJc w:val="left"/>
      <w:pPr>
        <w:ind w:left="2880" w:hanging="360"/>
      </w:pPr>
    </w:lvl>
    <w:lvl w:ilvl="4" w:tplc="7C8455F8">
      <w:start w:val="1"/>
      <w:numFmt w:val="bullet"/>
      <w:lvlText w:val="○"/>
      <w:lvlJc w:val="left"/>
      <w:pPr>
        <w:ind w:left="3600" w:hanging="360"/>
      </w:pPr>
    </w:lvl>
    <w:lvl w:ilvl="5" w:tplc="6F628B58">
      <w:start w:val="1"/>
      <w:numFmt w:val="bullet"/>
      <w:lvlText w:val="■"/>
      <w:lvlJc w:val="left"/>
      <w:pPr>
        <w:ind w:left="4320" w:hanging="360"/>
      </w:pPr>
    </w:lvl>
    <w:lvl w:ilvl="6" w:tplc="4860EB32">
      <w:start w:val="1"/>
      <w:numFmt w:val="bullet"/>
      <w:lvlText w:val="●"/>
      <w:lvlJc w:val="left"/>
      <w:pPr>
        <w:ind w:left="5040" w:hanging="360"/>
      </w:pPr>
    </w:lvl>
    <w:lvl w:ilvl="7" w:tplc="A5E8612A">
      <w:start w:val="1"/>
      <w:numFmt w:val="bullet"/>
      <w:lvlText w:val="●"/>
      <w:lvlJc w:val="left"/>
      <w:pPr>
        <w:ind w:left="5760" w:hanging="360"/>
      </w:pPr>
    </w:lvl>
    <w:lvl w:ilvl="8" w:tplc="171A9DC2">
      <w:start w:val="1"/>
      <w:numFmt w:val="bullet"/>
      <w:lvlText w:val="●"/>
      <w:lvlJc w:val="left"/>
      <w:pPr>
        <w:ind w:left="6480" w:hanging="360"/>
      </w:pPr>
    </w:lvl>
  </w:abstractNum>
  <w:abstractNum w:abstractNumId="8" w15:restartNumberingAfterBreak="0">
    <w:nsid w:val="60B96EDA"/>
    <w:multiLevelType w:val="hybridMultilevel"/>
    <w:tmpl w:val="006228EA"/>
    <w:lvl w:ilvl="0" w:tplc="040C0001">
      <w:start w:val="1"/>
      <w:numFmt w:val="bullet"/>
      <w:lvlText w:val=""/>
      <w:lvlJc w:val="left"/>
      <w:pPr>
        <w:ind w:left="460" w:hanging="260"/>
      </w:pPr>
      <w:rPr>
        <w:rFonts w:ascii="Symbol" w:hAnsi="Symbol" w:hint="default"/>
      </w:rPr>
    </w:lvl>
    <w:lvl w:ilvl="1" w:tplc="DA744E92">
      <w:start w:val="1"/>
      <w:numFmt w:val="bullet"/>
      <w:lvlText w:val="–"/>
      <w:lvlJc w:val="left"/>
      <w:pPr>
        <w:ind w:left="820" w:hanging="260"/>
      </w:pPr>
    </w:lvl>
    <w:lvl w:ilvl="2" w:tplc="89A85352">
      <w:numFmt w:val="decimal"/>
      <w:lvlText w:val=""/>
      <w:lvlJc w:val="left"/>
    </w:lvl>
    <w:lvl w:ilvl="3" w:tplc="E110D5BA">
      <w:numFmt w:val="decimal"/>
      <w:lvlText w:val=""/>
      <w:lvlJc w:val="left"/>
    </w:lvl>
    <w:lvl w:ilvl="4" w:tplc="004CB7AE">
      <w:numFmt w:val="decimal"/>
      <w:lvlText w:val=""/>
      <w:lvlJc w:val="left"/>
    </w:lvl>
    <w:lvl w:ilvl="5" w:tplc="28768EDE">
      <w:numFmt w:val="decimal"/>
      <w:lvlText w:val=""/>
      <w:lvlJc w:val="left"/>
    </w:lvl>
    <w:lvl w:ilvl="6" w:tplc="5D46A68C">
      <w:numFmt w:val="decimal"/>
      <w:lvlText w:val=""/>
      <w:lvlJc w:val="left"/>
    </w:lvl>
    <w:lvl w:ilvl="7" w:tplc="C56C4CA2">
      <w:numFmt w:val="decimal"/>
      <w:lvlText w:val=""/>
      <w:lvlJc w:val="left"/>
    </w:lvl>
    <w:lvl w:ilvl="8" w:tplc="691A7770">
      <w:numFmt w:val="decimal"/>
      <w:lvlText w:val=""/>
      <w:lvlJc w:val="left"/>
    </w:lvl>
  </w:abstractNum>
  <w:num w:numId="1">
    <w:abstractNumId w:val="7"/>
    <w:lvlOverride w:ilvl="0">
      <w:startOverride w:val="1"/>
    </w:lvlOverride>
  </w:num>
  <w:num w:numId="2">
    <w:abstractNumId w:val="5"/>
    <w:lvlOverride w:ilvl="0">
      <w:startOverride w:val="1"/>
    </w:lvlOverride>
  </w:num>
  <w:num w:numId="3">
    <w:abstractNumId w:val="3"/>
  </w:num>
  <w:num w:numId="4">
    <w:abstractNumId w:val="8"/>
  </w:num>
  <w:num w:numId="5">
    <w:abstractNumId w:val="5"/>
  </w:num>
  <w:num w:numId="6">
    <w:abstractNumId w:val="4"/>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lvlOverride w:ilvl="1"/>
    <w:lvlOverride w:ilvl="2"/>
    <w:lvlOverride w:ilvl="3"/>
    <w:lvlOverride w:ilvl="4"/>
    <w:lvlOverride w:ilvl="5"/>
    <w:lvlOverride w:ilvl="6"/>
    <w:lvlOverride w:ilvl="7"/>
    <w:lvlOverride w:ilvl="8"/>
  </w:num>
  <w:num w:numId="9">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mael SAMBY">
    <w15:presenceInfo w15:providerId="Windows Live" w15:userId="0ddd6c292a4ed5d0"/>
  </w15:person>
  <w15:person w15:author="Zhou Zilai">
    <w15:presenceInfo w15:providerId="AD" w15:userId="S::zhouzilai@winninggroup.com.sg::48aba929-b5b3-4414-8c31-dbf61325ecdf"/>
  </w15:person>
  <w15:person w15:author="Dr IBRAHIMA DIALLO">
    <w15:presenceInfo w15:providerId="None" w15:userId="Dr IBRAHIMA DIA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1B3"/>
    <w:rsid w:val="000258F7"/>
    <w:rsid w:val="00091BB7"/>
    <w:rsid w:val="000D0158"/>
    <w:rsid w:val="00161806"/>
    <w:rsid w:val="001A2BFA"/>
    <w:rsid w:val="001D5018"/>
    <w:rsid w:val="00302A43"/>
    <w:rsid w:val="004C5213"/>
    <w:rsid w:val="00550F71"/>
    <w:rsid w:val="00553E58"/>
    <w:rsid w:val="0059485E"/>
    <w:rsid w:val="00622117"/>
    <w:rsid w:val="00660BDC"/>
    <w:rsid w:val="00672F77"/>
    <w:rsid w:val="007E7912"/>
    <w:rsid w:val="007F02CA"/>
    <w:rsid w:val="008825DD"/>
    <w:rsid w:val="008B0420"/>
    <w:rsid w:val="008B21B3"/>
    <w:rsid w:val="008C3551"/>
    <w:rsid w:val="00992262"/>
    <w:rsid w:val="009B5725"/>
    <w:rsid w:val="00A21A50"/>
    <w:rsid w:val="00B10B97"/>
    <w:rsid w:val="00BA01C8"/>
    <w:rsid w:val="00C80C6A"/>
    <w:rsid w:val="00CD68F3"/>
    <w:rsid w:val="00DD6838"/>
    <w:rsid w:val="00E25E0A"/>
    <w:rsid w:val="00E53B6A"/>
    <w:rsid w:val="00E63FAF"/>
    <w:rsid w:val="00EB27CC"/>
    <w:rsid w:val="00F2665F"/>
    <w:rsid w:val="00F72D7B"/>
    <w:rsid w:val="00F7619C"/>
    <w:rsid w:val="00FA50D7"/>
    <w:rsid w:val="00FB3308"/>
    <w:rsid w:val="00FE630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CE6B"/>
  <w15:docId w15:val="{F0C27F58-3F6F-442D-A6D1-C0C1FDC6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B10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660BDC"/>
  </w:style>
  <w:style w:type="character" w:styleId="Marquedecommentaire">
    <w:name w:val="annotation reference"/>
    <w:basedOn w:val="Policepardfaut"/>
    <w:uiPriority w:val="99"/>
    <w:semiHidden/>
    <w:unhideWhenUsed/>
    <w:rsid w:val="00E63FAF"/>
    <w:rPr>
      <w:sz w:val="16"/>
      <w:szCs w:val="16"/>
    </w:rPr>
  </w:style>
  <w:style w:type="paragraph" w:styleId="Commentaire">
    <w:name w:val="annotation text"/>
    <w:basedOn w:val="Normal"/>
    <w:link w:val="CommentaireCar"/>
    <w:uiPriority w:val="99"/>
    <w:unhideWhenUsed/>
    <w:rsid w:val="00E63FAF"/>
  </w:style>
  <w:style w:type="character" w:customStyle="1" w:styleId="CommentaireCar">
    <w:name w:val="Commentaire Car"/>
    <w:basedOn w:val="Policepardfaut"/>
    <w:link w:val="Commentaire"/>
    <w:uiPriority w:val="99"/>
    <w:rsid w:val="00E63FAF"/>
  </w:style>
  <w:style w:type="paragraph" w:styleId="Objetducommentaire">
    <w:name w:val="annotation subject"/>
    <w:basedOn w:val="Commentaire"/>
    <w:next w:val="Commentaire"/>
    <w:link w:val="ObjetducommentaireCar"/>
    <w:uiPriority w:val="99"/>
    <w:semiHidden/>
    <w:unhideWhenUsed/>
    <w:rsid w:val="00E63FAF"/>
    <w:rPr>
      <w:b/>
      <w:bCs/>
    </w:rPr>
  </w:style>
  <w:style w:type="character" w:customStyle="1" w:styleId="ObjetducommentaireCar">
    <w:name w:val="Objet du commentaire Car"/>
    <w:basedOn w:val="CommentaireCar"/>
    <w:link w:val="Objetducommentaire"/>
    <w:uiPriority w:val="99"/>
    <w:semiHidden/>
    <w:rsid w:val="00E63F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516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11</Pages>
  <Words>5645</Words>
  <Characters>31053</Characters>
  <Application>Microsoft Office Word</Application>
  <DocSecurity>0</DocSecurity>
  <Lines>258</Lines>
  <Paragraphs>73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Ismael SAMBY</cp:lastModifiedBy>
  <cp:revision>31</cp:revision>
  <dcterms:created xsi:type="dcterms:W3CDTF">2026-07-07T11:13:00Z</dcterms:created>
  <dcterms:modified xsi:type="dcterms:W3CDTF">2026-07-23T08:14:00Z</dcterms:modified>
</cp:coreProperties>
</file>