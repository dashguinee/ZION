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32568" w14:textId="77777777" w:rsidR="006A74CD" w:rsidRDefault="007561DE">
      <w:pPr>
        <w:keepNext/>
        <w:keepLines/>
        <w:numPr>
          <w:ilvl w:val="0"/>
          <w:numId w:val="2"/>
        </w:numPr>
        <w:spacing w:after="0" w:line="276" w:lineRule="auto"/>
        <w:jc w:val="both"/>
        <w:rPr>
          <w:rFonts w:ascii="Arial" w:eastAsia="Times New Roman" w:hAnsi="Arial" w:cs="Arial"/>
          <w:b/>
          <w:bCs/>
          <w:sz w:val="21"/>
          <w:szCs w:val="21"/>
          <w:lang w:val="fr-FR"/>
        </w:rPr>
      </w:pPr>
      <w:bookmarkStart w:id="0" w:name="_Toc210821867"/>
      <w:bookmarkStart w:id="1" w:name="_Toc210994950"/>
      <w:bookmarkStart w:id="2" w:name="_Toc222731448"/>
      <w:r>
        <w:rPr>
          <w:rFonts w:ascii="Arial" w:eastAsia="Times New Roman" w:hAnsi="Arial" w:cs="Arial"/>
          <w:b/>
          <w:bCs/>
          <w:sz w:val="21"/>
          <w:szCs w:val="21"/>
          <w:lang w:val="fr-FR"/>
        </w:rPr>
        <w:t>DESCRIPTION DES MESURES ET INITIATIVES RELATIVES À L'ADAPTATION ET À LA RÉSILIENCE AU CHANGEMENT CLIMATIQUE</w:t>
      </w:r>
      <w:bookmarkEnd w:id="0"/>
      <w:bookmarkEnd w:id="1"/>
      <w:bookmarkEnd w:id="2"/>
      <w:r>
        <w:rPr>
          <w:rFonts w:ascii="Arial" w:eastAsia="Times New Roman" w:hAnsi="Arial" w:cs="Arial"/>
          <w:b/>
          <w:bCs/>
          <w:sz w:val="21"/>
          <w:szCs w:val="21"/>
          <w:lang w:val="fr-FR"/>
        </w:rPr>
        <w:t xml:space="preserve">  </w:t>
      </w:r>
    </w:p>
    <w:p w14:paraId="553ED767" w14:textId="77777777" w:rsidR="006A74CD" w:rsidRDefault="006A74CD">
      <w:pPr>
        <w:spacing w:after="0" w:line="276" w:lineRule="auto"/>
        <w:jc w:val="both"/>
        <w:rPr>
          <w:rFonts w:ascii="Arial" w:eastAsia="Times New Roman" w:hAnsi="Arial" w:cs="Arial"/>
          <w:kern w:val="0"/>
          <w:sz w:val="21"/>
          <w:szCs w:val="21"/>
        </w:rPr>
      </w:pPr>
    </w:p>
    <w:p w14:paraId="66DA7557" w14:textId="77777777" w:rsidR="006A74CD" w:rsidRDefault="007561DE">
      <w:pPr>
        <w:spacing w:after="0" w:line="276" w:lineRule="auto"/>
        <w:jc w:val="both"/>
        <w:rPr>
          <w:rFonts w:ascii="Arial" w:eastAsia="Times New Roman" w:hAnsi="Arial" w:cs="Arial"/>
          <w:kern w:val="0"/>
          <w:sz w:val="21"/>
          <w:szCs w:val="21"/>
        </w:rPr>
      </w:pPr>
      <w:commentRangeStart w:id="236"/>
      <w:r>
        <w:rPr>
          <w:rFonts w:ascii="Arial" w:eastAsia="Times New Roman" w:hAnsi="Arial" w:cs="Arial"/>
          <w:kern w:val="0"/>
          <w:sz w:val="21"/>
          <w:szCs w:val="21"/>
        </w:rPr>
        <w:t>Face au changement climatique, deux types d’actions sont possibles : l’atténuation et l’adaptation. L’atténuation consiste à limiter les causes du réchauffement, en réduisant les émissions de gaz à effet de serre ou en renforçant leur stockage, comme le définit le GIEC (Groupe d’experts intergouvernemental sur l’évolution du climat). L’adaptation, quant à elle, vise à ajuster les sociétés et les infrastructures aux impacts déjà observés ou prévus, afin de réduire les risques liés au climat (Commissariat général du développement durable, 2025).</w:t>
      </w:r>
      <w:commentRangeEnd w:id="236"/>
      <w:r>
        <w:rPr>
          <w:rStyle w:val="Marquedecommentaire"/>
        </w:rPr>
        <w:commentReference w:id="236"/>
      </w:r>
    </w:p>
    <w:p w14:paraId="65D46C29" w14:textId="77777777" w:rsidR="006A74CD" w:rsidRDefault="006A74CD">
      <w:pPr>
        <w:spacing w:after="0" w:line="276" w:lineRule="auto"/>
        <w:jc w:val="both"/>
        <w:rPr>
          <w:rFonts w:ascii="Arial" w:eastAsia="Times New Roman" w:hAnsi="Arial" w:cs="Arial"/>
          <w:kern w:val="0"/>
          <w:sz w:val="21"/>
          <w:szCs w:val="21"/>
        </w:rPr>
      </w:pPr>
    </w:p>
    <w:p w14:paraId="21464DC4"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Les activités humaines continueront à influencer fortement le climat. Le GIEC a montré que l’ampleur du réchauffement à l’horizon 2100 dépendra directement de nos émissions. La priorité reste donc de les réduire, ce qui constitue la stratégie d’atténuation (ibid).</w:t>
      </w:r>
    </w:p>
    <w:p w14:paraId="21222F1F" w14:textId="77777777" w:rsidR="006A74CD" w:rsidRDefault="006A74CD">
      <w:pPr>
        <w:spacing w:after="0" w:line="276" w:lineRule="auto"/>
        <w:jc w:val="both"/>
        <w:rPr>
          <w:rFonts w:ascii="Arial" w:eastAsia="Times New Roman" w:hAnsi="Arial" w:cs="Arial"/>
          <w:kern w:val="0"/>
          <w:sz w:val="21"/>
          <w:szCs w:val="21"/>
        </w:rPr>
      </w:pPr>
    </w:p>
    <w:p w14:paraId="377686B6"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Cependant, les effets du changement climatique – inondations, sécheresses, canicules, érosion côtière… sont déjà perceptibles. Il est donc essentiel de s’adapter dès maintenant, notamment en planifiant les villes, les infrastructures et les modes de vie pour renforcer la résilience des populations, des infrastructures et des entreprises, c’est-à-dire leur capacité à faire face aux crises et à s’en remettre (Commissariat général du développement durable, 2025).</w:t>
      </w:r>
    </w:p>
    <w:p w14:paraId="591AD4C6" w14:textId="77777777" w:rsidR="006A74CD" w:rsidRDefault="006A74CD">
      <w:pPr>
        <w:spacing w:after="0" w:line="276" w:lineRule="auto"/>
        <w:jc w:val="both"/>
        <w:rPr>
          <w:rFonts w:ascii="Arial" w:eastAsia="Times New Roman" w:hAnsi="Arial" w:cs="Arial"/>
          <w:kern w:val="0"/>
          <w:sz w:val="21"/>
          <w:szCs w:val="21"/>
        </w:rPr>
      </w:pPr>
    </w:p>
    <w:p w14:paraId="756195E7"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Le réchauffement planétaire, qui a déjà atteint environ 1,1 °C par rapport à l’ère préindustrielle, provoque des impacts plus importants et plus rapides sur les systèmes naturels que ce que prévoyaient les analyses antérieures. Dans de nombreuses régions, cela se traduit par une diminution notable des populations animales et végétales, voire par des extinctions d’espèces (Brun et Bostvironnois, 2022).</w:t>
      </w:r>
    </w:p>
    <w:p w14:paraId="3BC0C74A" w14:textId="77777777" w:rsidR="006A74CD" w:rsidRDefault="006A74CD">
      <w:pPr>
        <w:spacing w:after="0" w:line="276" w:lineRule="auto"/>
        <w:jc w:val="both"/>
        <w:rPr>
          <w:rFonts w:ascii="Arial" w:eastAsia="Times New Roman" w:hAnsi="Arial" w:cs="Arial"/>
          <w:kern w:val="0"/>
          <w:sz w:val="21"/>
          <w:szCs w:val="21"/>
        </w:rPr>
      </w:pPr>
    </w:p>
    <w:p w14:paraId="6DAA2BD6"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Ces changements se manifestent concrètement par des mortalités massives d’arbres, la dégradation sévère des récifs coralliens tropicaux, la destruction des forêts sous-marines de laminaires, ainsi que par le déplacement progressif de nombreuses espèces vers les pôles ou vers des altitudes plus élevées pour trouver des conditions de vie plus favorables. L’ensemble de ces phénomènes illustre l’ampleur des perturbations déjà à l’œuvre dans les écosystèmes mondiaux (ibid.).</w:t>
      </w:r>
    </w:p>
    <w:p w14:paraId="3460954C" w14:textId="77777777" w:rsidR="006A74CD" w:rsidRDefault="006A74CD">
      <w:pPr>
        <w:spacing w:after="0" w:line="276" w:lineRule="auto"/>
        <w:jc w:val="both"/>
        <w:rPr>
          <w:rFonts w:ascii="Arial" w:eastAsia="Times New Roman" w:hAnsi="Arial" w:cs="Arial"/>
          <w:kern w:val="0"/>
          <w:sz w:val="21"/>
          <w:szCs w:val="21"/>
        </w:rPr>
      </w:pPr>
    </w:p>
    <w:p w14:paraId="784C5574"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À ces tendances s’ajoutent les événements climatiques extrêmes, qui surviennent brutalement et peuvent pousser les milieux naturels à franchir des seuils critiques, provoquant des mortalités massives et réduisant la résilience des écosystèmes (Brun et Bostvironnois, 2022).</w:t>
      </w:r>
    </w:p>
    <w:p w14:paraId="237742F8" w14:textId="77777777" w:rsidR="006A74CD" w:rsidRDefault="006A74CD">
      <w:pPr>
        <w:spacing w:after="0" w:line="276" w:lineRule="auto"/>
        <w:jc w:val="both"/>
        <w:rPr>
          <w:rFonts w:ascii="Arial" w:eastAsia="Times New Roman" w:hAnsi="Arial" w:cs="Arial"/>
          <w:kern w:val="0"/>
          <w:sz w:val="21"/>
          <w:szCs w:val="21"/>
        </w:rPr>
      </w:pPr>
    </w:p>
    <w:p w14:paraId="3150F970"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Dans ce contexte, la République de Guinée n’échappe pas à ces dynamiques. L’intégration des enjeux climatiques dans les projets miniers et industriels est à la fois une exigence réglementaire et une démarche stratégique pour renforcer la durabilité des investissements. Les événements extrêmes représentent des risques spécifiques pour la sécurité des travailleurs, la stabilité des infrastructures et la préservation des milieux naturels. Une évaluation rigoureuse des risques climatiques, combinée à la mise en œuvre de mesures d’atténuation et d’adaptation, constitue donc un levier essentiel pour sécuriser les opérations et limiter les impacts environnementaux.</w:t>
      </w:r>
    </w:p>
    <w:p w14:paraId="0A7E1342" w14:textId="77777777" w:rsidR="006A74CD" w:rsidRDefault="006A74CD">
      <w:pPr>
        <w:spacing w:after="0" w:line="276" w:lineRule="auto"/>
        <w:jc w:val="both"/>
        <w:rPr>
          <w:rFonts w:ascii="Arial" w:eastAsia="Times New Roman" w:hAnsi="Arial" w:cs="Arial"/>
          <w:kern w:val="0"/>
          <w:sz w:val="21"/>
          <w:szCs w:val="21"/>
        </w:rPr>
      </w:pPr>
    </w:p>
    <w:p w14:paraId="21B58F17" w14:textId="77777777" w:rsidR="006A74CD" w:rsidDel="0083416D" w:rsidRDefault="007561DE">
      <w:pPr>
        <w:spacing w:after="0" w:line="276" w:lineRule="auto"/>
        <w:jc w:val="both"/>
        <w:rPr>
          <w:del w:id="3" w:author="Ismael SAMBY" w:date="2026-07-17T15:08:00Z"/>
          <w:rFonts w:ascii="Arial" w:eastAsia="Times New Roman" w:hAnsi="Arial" w:cs="Arial"/>
          <w:kern w:val="0"/>
          <w:sz w:val="21"/>
          <w:szCs w:val="21"/>
        </w:rPr>
      </w:pPr>
      <w:r>
        <w:rPr>
          <w:rFonts w:ascii="Arial" w:eastAsia="Times New Roman" w:hAnsi="Arial" w:cs="Arial"/>
          <w:kern w:val="0"/>
          <w:sz w:val="21"/>
          <w:szCs w:val="21"/>
        </w:rPr>
        <w:t xml:space="preserve">C’est dans cette logique que s’inscrit le présent chapitre sur les mesures et initiatives d’adaptation pour les grands projets structurants, notamment le projet d’usine d’alumine à Dobali, porté par la Société WCAG dans la sous-préfecture de Kafarandé, préfecture de Boké. Pour un projet de cette envergure, il est crucial d’analyser les risques climatiques liés à ses installations et à sa zone d’implantation, afin d’anticiper les vulnérabilités et de renforcer sa résilience face aux aléas futurs.</w:t>
      </w:r>
    </w:p>
    <w:p w14:paraId="4D3F1D1A" w14:textId="77777777" w:rsidR="006A74CD" w:rsidRDefault="006A74CD">
      <w:pPr>
        <w:spacing w:after="0" w:line="276" w:lineRule="auto"/>
        <w:jc w:val="both"/>
        <w:rPr>
          <w:rFonts w:ascii="Arial" w:eastAsia="Times New Roman" w:hAnsi="Arial" w:cs="Arial"/>
          <w:kern w:val="0"/>
          <w:sz w:val="21"/>
          <w:szCs w:val="21"/>
        </w:rPr>
      </w:pPr>
    </w:p>
    <w:p w14:paraId="094C4DAF"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Les sections suivantes présentent les principaux risques climatiques identifiés ainsi que les initiatives proposées pour y répondre de manière structurée et proactive.</w:t>
      </w:r>
    </w:p>
    <w:p w14:paraId="4F4CE0E1" w14:textId="77777777" w:rsidR="006A74CD" w:rsidRDefault="006A74CD">
      <w:pPr>
        <w:rPr>
          <w:rFonts w:ascii="Arial" w:eastAsia="Times New Roman" w:hAnsi="Arial" w:cs="Arial"/>
          <w:b/>
          <w:bCs/>
          <w:sz w:val="21"/>
          <w:szCs w:val="21"/>
          <w:lang w:val="fr-FR"/>
        </w:rPr>
      </w:pPr>
    </w:p>
    <w:p w14:paraId="535BFB51" w14:textId="77777777" w:rsidR="006A74CD" w:rsidRDefault="007561DE">
      <w:pPr>
        <w:keepNext/>
        <w:keepLines/>
        <w:numPr>
          <w:ilvl w:val="1"/>
          <w:numId w:val="2"/>
        </w:numPr>
        <w:spacing w:after="0" w:line="276" w:lineRule="auto"/>
        <w:jc w:val="both"/>
        <w:rPr>
          <w:rFonts w:ascii="Arial" w:eastAsia="Times New Roman" w:hAnsi="Arial" w:cs="Arial"/>
          <w:b/>
          <w:bCs/>
          <w:sz w:val="21"/>
          <w:szCs w:val="21"/>
          <w:lang w:val="fr-FR"/>
        </w:rPr>
      </w:pPr>
      <w:bookmarkStart w:id="4" w:name="_Toc210821868"/>
      <w:bookmarkStart w:id="5" w:name="_Toc210994951"/>
      <w:bookmarkStart w:id="6" w:name="_Toc217390058"/>
      <w:bookmarkStart w:id="7" w:name="_Toc222731449"/>
      <w:r>
        <w:rPr>
          <w:rFonts w:ascii="Arial" w:eastAsia="Times New Roman" w:hAnsi="Arial" w:cs="Arial"/>
          <w:b/>
          <w:bCs/>
          <w:sz w:val="21"/>
          <w:szCs w:val="21"/>
          <w:lang w:val="fr-FR"/>
        </w:rPr>
        <w:t>Évaluation des Risques Climatiques</w:t>
      </w:r>
      <w:bookmarkEnd w:id="4"/>
      <w:bookmarkEnd w:id="5"/>
      <w:bookmarkEnd w:id="6"/>
      <w:bookmarkEnd w:id="7"/>
    </w:p>
    <w:p w14:paraId="0AC53BA1" w14:textId="77777777" w:rsidR="006A74CD" w:rsidRDefault="006A74CD">
      <w:pPr>
        <w:spacing w:after="0" w:line="276" w:lineRule="auto"/>
        <w:jc w:val="both"/>
        <w:rPr>
          <w:rFonts w:ascii="Arial" w:eastAsia="Times New Roman" w:hAnsi="Arial" w:cs="Arial"/>
          <w:kern w:val="0"/>
          <w:sz w:val="21"/>
          <w:szCs w:val="21"/>
        </w:rPr>
      </w:pPr>
    </w:p>
    <w:p w14:paraId="4B8D43DD"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Analyse des vulnérabilités : Évaluation des impacts potentiels du changement climatique sur les écosystèmes entourant le Projet, ainsi que sur les espèces et leurs habitats.</w:t>
      </w:r>
    </w:p>
    <w:p w14:paraId="05714DDB" w14:textId="77777777" w:rsidR="006A74CD" w:rsidRDefault="006A74CD">
      <w:pPr>
        <w:spacing w:after="0" w:line="276" w:lineRule="auto"/>
        <w:jc w:val="both"/>
        <w:rPr>
          <w:rFonts w:ascii="Arial" w:eastAsia="Times New Roman" w:hAnsi="Arial" w:cs="Arial"/>
          <w:kern w:val="0"/>
          <w:sz w:val="21"/>
          <w:szCs w:val="21"/>
        </w:rPr>
      </w:pPr>
    </w:p>
    <w:p w14:paraId="66C4727E"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Une politique efficace d’adaptation et de renforcement de la résilience des industriels du projet WCAG repose sur une évaluation des risques liés à la variabilité climatique et aux changements climatiques susceptibles d’affecter les ouvrages, les conditions d’exploitation et les milieux naturels traversés.</w:t>
      </w:r>
    </w:p>
    <w:p w14:paraId="196944DC" w14:textId="77777777" w:rsidR="006A74CD" w:rsidRDefault="006A74CD">
      <w:pPr>
        <w:spacing w:after="0" w:line="276" w:lineRule="auto"/>
        <w:jc w:val="both"/>
        <w:rPr>
          <w:rFonts w:ascii="Arial" w:eastAsia="Times New Roman" w:hAnsi="Arial" w:cs="Arial"/>
          <w:kern w:val="0"/>
          <w:sz w:val="21"/>
          <w:szCs w:val="21"/>
        </w:rPr>
      </w:pPr>
    </w:p>
    <w:p w14:paraId="768373C6"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La présente section donne une vue d’ensemble des principaux effets de l’évolution des facteurs et des risques climatiques sur la raffinerie et ses installations associées d’après les tendances observées et les projections récentes. </w:t>
      </w:r>
    </w:p>
    <w:p w14:paraId="2BFD7A8D" w14:textId="77777777" w:rsidR="006A74CD" w:rsidRDefault="006A74CD">
      <w:pPr>
        <w:spacing w:after="0" w:line="276" w:lineRule="auto"/>
        <w:jc w:val="both"/>
        <w:rPr>
          <w:rFonts w:ascii="Arial" w:eastAsia="Times New Roman" w:hAnsi="Arial" w:cs="Arial"/>
          <w:kern w:val="0"/>
          <w:sz w:val="21"/>
          <w:szCs w:val="21"/>
        </w:rPr>
      </w:pPr>
    </w:p>
    <w:p w14:paraId="3653445F" w14:textId="3907DE45" w:rsidR="006A74CD" w:rsidRDefault="007561DE">
      <w:pPr>
        <w:spacing w:after="0" w:line="276" w:lineRule="auto"/>
        <w:jc w:val="both"/>
        <w:rPr>
          <w:rFonts w:ascii="Arial" w:eastAsia="Arial" w:hAnsi="Arial" w:cs="Arial"/>
          <w:kern w:val="0"/>
          <w:sz w:val="21"/>
          <w:szCs w:val="21"/>
        </w:rPr>
      </w:pPr>
      <w:r>
        <w:rPr>
          <w:rFonts w:ascii="Arial" w:eastAsia="Arial" w:hAnsi="Arial" w:cs="Arial"/>
          <w:kern w:val="0"/>
          <w:sz w:val="21"/>
          <w:szCs w:val="21"/>
        </w:rPr>
        <w:t xml:space="preserve">Comprenant principalement la raffinerie d’alumine, au cœur des activités, comprendra également plusieurs installations auxiliaires indispensables au fonctionnement du site</w:t>
      </w:r>
      <w:ins w:id="8" w:author="Ismael SAMBY" w:date="2026-07-17T12:36:00Z">
        <w:r>
          <w:rPr>
            <w:rFonts w:ascii="Arial" w:eastAsia="Arial" w:hAnsi="Arial" w:cs="Arial"/>
            <w:kern w:val="0"/>
            <w:sz w:val="21"/>
            <w:szCs w:val="21"/>
          </w:rPr>
          <w:t>,</w:t>
        </w:r>
      </w:ins>
      <w:del w:id="9" w:author="Ismael SAMBY" w:date="2026-07-17T12:36:00Z">
        <w:r>
          <w:rPr>
            <w:rFonts w:ascii="Arial" w:eastAsia="Arial" w:hAnsi="Arial" w:cs="Arial"/>
            <w:kern w:val="0"/>
            <w:sz w:val="21"/>
            <w:szCs w:val="21"/>
          </w:rPr>
          <w:delText>.</w:delText>
        </w:r>
      </w:del>
      <w:r>
        <w:rPr>
          <w:rFonts w:ascii="Arial" w:eastAsia="Arial" w:hAnsi="Arial" w:cs="Arial"/>
          <w:kern w:val="0"/>
          <w:sz w:val="21"/>
          <w:szCs w:val="21"/>
        </w:rPr>
        <w:t xml:space="preserve"> </w:t>
      </w:r>
      <w:commentRangeStart w:id="10"/>
      <w:del w:id="11" w:author="Ismael SAMBY" w:date="2026-07-17T12:36:00Z">
        <w:r>
          <w:rPr>
            <w:rFonts w:ascii="Arial" w:eastAsia="Arial" w:hAnsi="Arial" w:cs="Arial"/>
            <w:kern w:val="0"/>
            <w:sz w:val="21"/>
            <w:szCs w:val="21"/>
          </w:rPr>
          <w:delText>Parmi celles-ci</w:delText>
        </w:r>
      </w:del>
      <w:ins w:id="12" w:author="Ismael SAMBY" w:date="2026-07-17T12:36:00Z">
        <w:r>
          <w:rPr>
            <w:rFonts w:ascii="Arial" w:eastAsia="Arial" w:hAnsi="Arial" w:cs="Arial"/>
            <w:kern w:val="0"/>
            <w:sz w:val="21"/>
            <w:szCs w:val="21"/>
          </w:rPr>
          <w:t>qui comprend</w:t>
        </w:r>
      </w:ins>
      <w:r>
        <w:rPr>
          <w:rFonts w:ascii="Arial" w:eastAsia="Arial" w:hAnsi="Arial" w:cs="Arial"/>
          <w:kern w:val="0"/>
          <w:sz w:val="21"/>
          <w:szCs w:val="21"/>
        </w:rPr>
        <w:t xml:space="preserve"> :</w:t>
      </w:r>
      <w:commentRangeEnd w:id="10"/>
      <w:r>
        <w:rPr>
          <w:rStyle w:val="Marquedecommentaire"/>
          <w:rFonts w:ascii="Arial" w:eastAsia="Arial" w:hAnsi="Arial" w:cs="Arial"/>
          <w:kern w:val="0"/>
          <w:sz w:val="21"/>
          <w:szCs w:val="21"/>
        </w:rPr>
        <w:commentReference w:id="10"/>
      </w:r>
    </w:p>
    <w:p w14:paraId="3372BF7D" w14:textId="77777777" w:rsidR="006A74CD" w:rsidRDefault="006A74CD">
      <w:pPr>
        <w:spacing w:after="0" w:line="276" w:lineRule="auto"/>
        <w:jc w:val="both"/>
        <w:rPr>
          <w:rFonts w:ascii="Arial" w:eastAsia="Arial" w:hAnsi="Arial" w:cs="Arial"/>
          <w:kern w:val="0"/>
          <w:sz w:val="21"/>
          <w:szCs w:val="21"/>
        </w:rPr>
      </w:pPr>
    </w:p>
    <w:p w14:paraId="5428E31E" w14:textId="77777777" w:rsidR="006A74CD" w:rsidRDefault="007561DE">
      <w:pPr>
        <w:numPr>
          <w:ilvl w:val="0"/>
          <w:numId w:val="3"/>
        </w:numPr>
        <w:spacing w:after="0" w:line="276" w:lineRule="auto"/>
        <w:ind w:left="714" w:hanging="357"/>
        <w:jc w:val="both"/>
        <w:rPr>
          <w:rFonts w:ascii="Arial" w:eastAsia="Arial" w:hAnsi="Arial" w:cs="Arial"/>
          <w:kern w:val="0"/>
          <w:sz w:val="21"/>
          <w:szCs w:val="21"/>
        </w:rPr>
      </w:pPr>
      <w:r>
        <w:rPr>
          <w:rFonts w:ascii="Arial" w:eastAsia="Arial" w:hAnsi="Arial" w:cs="Arial"/>
          <w:kern w:val="0"/>
          <w:sz w:val="21"/>
          <w:szCs w:val="21"/>
        </w:rPr>
        <w:t>la centrale électrique ;</w:t>
      </w:r>
    </w:p>
    <w:p w14:paraId="3F9DE564"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l’installation de stockage des résidus de boue rouge ;</w:t>
      </w:r>
    </w:p>
    <w:p w14:paraId="277611F5"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une station à gaz;</w:t>
      </w:r>
    </w:p>
    <w:p w14:paraId="779BBBAB"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un réservoir d’eau ;</w:t>
      </w:r>
    </w:p>
    <w:p w14:paraId="2C7B7CE4"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des zones résidentielles et d’hébergement ;</w:t>
      </w:r>
    </w:p>
    <w:p w14:paraId="187314B7"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les infrastructures de transport et d’accès, comme les routes internes, les convoyeurs et les pipelines,</w:t>
      </w:r>
    </w:p>
    <w:p w14:paraId="11EE7AD0"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 xml:space="preserve">des installations solaires pour produire de l’électricité. </w:t>
      </w:r>
    </w:p>
    <w:p w14:paraId="04EA383C"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 xml:space="preserve">Des infrastructures de stockage et de traitement de l’eau, comprenant des réservoirs d’eau, des stations de pompage, des conduites d’eau brute, des stations de traitement de l’eau afin de répondre aux besoins en eau douce du Projet et d’assurer un approvisionnement continu en eau de procédé et en eau potable. </w:t>
      </w:r>
    </w:p>
    <w:p w14:paraId="287C11E4" w14:textId="77777777" w:rsidR="006A74CD" w:rsidRDefault="006A74CD">
      <w:pPr>
        <w:spacing w:after="0" w:line="276" w:lineRule="auto"/>
        <w:jc w:val="both"/>
        <w:rPr>
          <w:rFonts w:ascii="Arial" w:eastAsia="Times New Roman" w:hAnsi="Arial" w:cs="Arial"/>
          <w:kern w:val="0"/>
          <w:sz w:val="21"/>
          <w:szCs w:val="21"/>
        </w:rPr>
      </w:pPr>
    </w:p>
    <w:p w14:paraId="3AC7253B" w14:textId="77777777" w:rsidR="006A74CD" w:rsidRDefault="007561DE">
      <w:pPr>
        <w:spacing w:after="0" w:line="276" w:lineRule="auto"/>
        <w:jc w:val="both"/>
        <w:rPr>
          <w:rFonts w:ascii="Arial" w:eastAsia="Arial" w:hAnsi="Arial" w:cs="Arial"/>
          <w:kern w:val="0"/>
          <w:sz w:val="21"/>
          <w:szCs w:val="21"/>
        </w:rPr>
      </w:pPr>
      <w:r>
        <w:rPr>
          <w:rFonts w:ascii="Arial" w:eastAsia="Arial" w:hAnsi="Arial" w:cs="Arial"/>
          <w:kern w:val="0"/>
          <w:sz w:val="21"/>
          <w:szCs w:val="21"/>
        </w:rPr>
        <w:t xml:space="preserve">La raffinerie et ses infrastructures associées forment un ensemble intégré, organisé pour assurer le traitement de la bauxite en alumine. Ces infrastructures sont disséminés sur un large territoire constitué à la fois des milieux naturels et anthropisés.</w:t>
      </w:r>
    </w:p>
    <w:p w14:paraId="04EC1444" w14:textId="77777777" w:rsidR="006A74CD" w:rsidRDefault="006A74CD">
      <w:pPr>
        <w:spacing w:after="0" w:line="276" w:lineRule="auto"/>
        <w:jc w:val="both"/>
        <w:rPr>
          <w:rFonts w:ascii="Arial" w:eastAsia="Times New Roman" w:hAnsi="Arial" w:cs="Arial"/>
          <w:kern w:val="0"/>
          <w:sz w:val="21"/>
          <w:szCs w:val="21"/>
          <w:shd w:val="clear" w:color="auto" w:fill="FF0000"/>
        </w:rPr>
      </w:pPr>
    </w:p>
    <w:p w14:paraId="6FD22148" w14:textId="77777777" w:rsidR="006A74CD" w:rsidRDefault="007561DE">
      <w:pPr>
        <w:spacing w:after="0" w:line="276" w:lineRule="auto"/>
        <w:jc w:val="both"/>
        <w:rPr>
          <w:rFonts w:ascii="Arial" w:eastAsia="Arial" w:hAnsi="Arial" w:cs="Arial"/>
          <w:kern w:val="0"/>
          <w:sz w:val="21"/>
          <w:szCs w:val="21"/>
        </w:rPr>
      </w:pPr>
      <w:r>
        <w:rPr>
          <w:rFonts w:ascii="Arial" w:eastAsia="Arial" w:hAnsi="Arial" w:cs="Arial"/>
          <w:kern w:val="0"/>
          <w:sz w:val="21"/>
          <w:szCs w:val="21"/>
        </w:rPr>
        <w:t xml:space="preserve">À ce titre, elles sont particulièrement exposées aux effets de la variabilité climatique et du changement climatique, notamment : </w:t>
      </w:r>
    </w:p>
    <w:p w14:paraId="6B53CA47" w14:textId="77777777" w:rsidR="006A74CD" w:rsidRDefault="006A74CD">
      <w:pPr>
        <w:spacing w:after="0" w:line="276" w:lineRule="auto"/>
        <w:jc w:val="both"/>
        <w:rPr>
          <w:rFonts w:ascii="Arial" w:eastAsia="Times New Roman" w:hAnsi="Arial" w:cs="Arial"/>
          <w:kern w:val="0"/>
          <w:sz w:val="21"/>
          <w:szCs w:val="21"/>
        </w:rPr>
      </w:pPr>
    </w:p>
    <w:p w14:paraId="08840134" w14:textId="01C0040F" w:rsidR="006A74CD" w:rsidRDefault="007561DE">
      <w:pPr>
        <w:numPr>
          <w:ilvl w:val="0"/>
          <w:numId w:val="4"/>
        </w:numPr>
        <w:spacing w:after="0" w:line="276" w:lineRule="auto"/>
        <w:jc w:val="both"/>
        <w:rPr>
          <w:rFonts w:ascii="Arial" w:eastAsia="Times New Roman" w:hAnsi="Arial" w:cs="Arial"/>
          <w:kern w:val="0"/>
          <w:sz w:val="21"/>
          <w:szCs w:val="21"/>
        </w:rPr>
      </w:pPr>
      <w:commentRangeStart w:id="239"/>
      <w:r>
        <w:rPr>
          <w:rFonts w:ascii="Arial" w:eastAsia="Times New Roman" w:hAnsi="Arial" w:cs="Arial"/>
          <w:kern w:val="0"/>
          <w:sz w:val="21"/>
          <w:szCs w:val="21"/>
        </w:rPr>
        <w:t xml:space="preserve">L’intensification des précipitations </w:t>
      </w:r>
      <w:commentRangeEnd w:id="239"/>
      <w:r>
        <w:rPr>
          <w:rStyle w:val="Marquedecommentaire"/>
        </w:rPr>
        <w:commentReference w:id="239"/>
      </w:r>
      <w:commentRangeStart w:id="13"/>
      <w:r>
        <w:rPr>
          <w:rFonts w:ascii="Arial" w:eastAsia="Times New Roman" w:hAnsi="Arial" w:cs="Arial"/>
          <w:kern w:val="0"/>
          <w:sz w:val="21"/>
          <w:szCs w:val="21"/>
        </w:rPr>
        <w:t xml:space="preserve">entraînant des risques de </w:t>
      </w:r>
      <w:ins w:id="14" w:author="Ismael SAMBY" w:date="2026-07-17T12:37:00Z">
        <w:r>
          <w:rPr>
            <w:rFonts w:ascii="Arial" w:eastAsia="Times New Roman" w:hAnsi="Arial" w:cs="Arial"/>
            <w:kern w:val="0"/>
            <w:sz w:val="21"/>
            <w:szCs w:val="21"/>
          </w:rPr>
          <w:t>rupture</w:t>
        </w:r>
      </w:ins>
      <w:del w:id="15" w:author="Ismael SAMBY" w:date="2026-07-17T12:37:00Z">
        <w:r>
          <w:rPr>
            <w:rFonts w:ascii="Arial" w:eastAsia="Times New Roman" w:hAnsi="Arial" w:cs="Arial"/>
            <w:kern w:val="0"/>
            <w:sz w:val="21"/>
            <w:szCs w:val="21"/>
          </w:rPr>
          <w:delText>cession</w:delText>
        </w:r>
      </w:del>
      <w:r>
        <w:rPr>
          <w:rFonts w:ascii="Arial" w:eastAsia="Times New Roman" w:hAnsi="Arial" w:cs="Arial"/>
          <w:kern w:val="0"/>
          <w:sz w:val="21"/>
          <w:szCs w:val="21"/>
        </w:rPr>
        <w:t xml:space="preserve"> des digues</w:t>
      </w:r>
      <w:ins w:id="16" w:author="Ismael SAMBY" w:date="2026-07-17T12:37:00Z">
        <w:r>
          <w:rPr>
            <w:rFonts w:ascii="Arial" w:eastAsia="Times New Roman" w:hAnsi="Arial" w:cs="Arial"/>
            <w:kern w:val="0"/>
            <w:sz w:val="21"/>
            <w:szCs w:val="21"/>
          </w:rPr>
          <w:t xml:space="preserve"> au niveau du parc à boues rouges</w:t>
        </w:r>
      </w:ins>
      <w:r>
        <w:rPr>
          <w:rFonts w:ascii="Arial" w:eastAsia="Times New Roman" w:hAnsi="Arial" w:cs="Arial"/>
          <w:kern w:val="0"/>
          <w:sz w:val="21"/>
          <w:szCs w:val="21"/>
        </w:rPr>
        <w:t xml:space="preserve">; </w:t>
      </w:r>
      <w:commentRangeEnd w:id="13"/>
      <w:r>
        <w:rPr>
          <w:rStyle w:val="Marquedecommentaire"/>
          <w:rFonts w:ascii="Arial" w:eastAsia="Times New Roman" w:hAnsi="Arial" w:cs="Arial"/>
          <w:kern w:val="0"/>
          <w:sz w:val="21"/>
          <w:szCs w:val="21"/>
        </w:rPr>
        <w:commentReference w:id="13"/>
      </w:r>
    </w:p>
    <w:p w14:paraId="4B2EE1A9" w14:textId="77777777" w:rsidR="006A74CD" w:rsidRDefault="007561DE">
      <w:pPr>
        <w:numPr>
          <w:ilvl w:val="0"/>
          <w:numId w:val="4"/>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L’augmentation des températures moyennes susceptible d’affecter les matériaux et les conditions d’exploitation.</w:t>
      </w:r>
    </w:p>
    <w:p w14:paraId="6093EBF5" w14:textId="14F23302" w:rsidR="006A74CD" w:rsidRPr="00AB61A3" w:rsidRDefault="00AB61A3">
      <w:pPr>
        <w:spacing w:after="0" w:line="276" w:lineRule="auto"/>
        <w:ind w:left="720"/>
        <w:jc w:val="both"/>
        <w:rPr>
          <w:rFonts w:ascii="Arial" w:hAnsi="Arial" w:cs="Arial"/>
          <w:kern w:val="0"/>
          <w:sz w:val="21"/>
          <w:szCs w:val="21"/>
          <w:shd w:val="clear" w:color="auto" w:fill="FF0000"/>
          <w:lang w:eastAsia="zh-CN"/>
        </w:rPr>
      </w:pPr>
      <w:r>
        <w:rPr>
          <w:rFonts w:ascii="Arial" w:hAnsi="Arial" w:cs="Arial" w:hint="eastAsia"/>
          <w:kern w:val="0"/>
          <w:sz w:val="21"/>
          <w:szCs w:val="21"/>
          <w:shd w:val="clear" w:color="auto" w:fill="FF0000"/>
          <w:lang w:eastAsia="zh-CN"/>
        </w:rPr>
        <w:t xml:space="preserve"> </w:t>
      </w:r>
    </w:p>
    <w:p w14:paraId="25CFEE7F" w14:textId="77777777" w:rsidR="006A74CD" w:rsidRDefault="007561DE">
      <w:pPr>
        <w:spacing w:after="0" w:line="276" w:lineRule="auto"/>
        <w:jc w:val="both"/>
        <w:rPr>
          <w:rFonts w:ascii="Arial" w:eastAsia="Arial" w:hAnsi="Arial" w:cs="Arial"/>
          <w:kern w:val="0"/>
          <w:sz w:val="21"/>
          <w:szCs w:val="21"/>
        </w:rPr>
      </w:pPr>
      <w:r>
        <w:rPr>
          <w:rFonts w:ascii="Arial" w:eastAsia="Arial" w:hAnsi="Arial" w:cs="Arial"/>
          <w:kern w:val="0"/>
          <w:sz w:val="21"/>
          <w:szCs w:val="21"/>
        </w:rPr>
        <w:lastRenderedPageBreak/>
        <w:t>Dans le cas du projet de WCAG, les impacts potentiels du changement climatique peuvent se traduire par des contraintes sur la durabilité des infrastructures, des perturbations temporaires des activités et des effets indirects sur les milieux naturels.</w:t>
      </w:r>
    </w:p>
    <w:p w14:paraId="34FD4578" w14:textId="77777777" w:rsidR="006A74CD" w:rsidRDefault="006A74CD">
      <w:pPr>
        <w:spacing w:after="0" w:line="276" w:lineRule="auto"/>
        <w:jc w:val="both"/>
        <w:rPr>
          <w:rFonts w:ascii="Arial" w:eastAsia="Times New Roman" w:hAnsi="Arial" w:cs="Arial"/>
          <w:kern w:val="0"/>
          <w:sz w:val="21"/>
          <w:szCs w:val="21"/>
          <w:shd w:val="clear" w:color="auto" w:fill="FF0000"/>
        </w:rPr>
      </w:pPr>
    </w:p>
    <w:p w14:paraId="735EE36F"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Les effets indirects du changement climatique sur le projet peuvent également résulter de modifications progressives des conditions environnementales locales, susceptibles d’influencer l’occupation des sols, les usages du territoire et, de manière plus générale, le contexte socioéconomique régional. Ces facteurs peuvent générer des risques et des vulnérabilités supplémentaires, en particulier dans un contexte de capacités d’adaptation limitée. </w:t>
      </w:r>
    </w:p>
    <w:p w14:paraId="1A48072C" w14:textId="77777777" w:rsidR="006A74CD" w:rsidRDefault="006A74CD">
      <w:pPr>
        <w:spacing w:after="0" w:line="276" w:lineRule="auto"/>
        <w:jc w:val="both"/>
        <w:rPr>
          <w:rFonts w:ascii="Arial" w:eastAsia="Times New Roman" w:hAnsi="Arial" w:cs="Arial"/>
          <w:color w:val="EE0000"/>
          <w:kern w:val="0"/>
          <w:sz w:val="21"/>
          <w:szCs w:val="21"/>
        </w:rPr>
      </w:pPr>
    </w:p>
    <w:p w14:paraId="5847E18C" w14:textId="77777777" w:rsidR="006A74CD" w:rsidRDefault="007561DE">
      <w:pPr>
        <w:spacing w:after="0" w:line="276" w:lineRule="auto"/>
        <w:jc w:val="both"/>
      </w:pPr>
      <w:r>
        <w:rPr>
          <w:rFonts w:ascii="Arial" w:eastAsia="Times New Roman" w:hAnsi="Arial" w:cs="Arial"/>
          <w:kern w:val="0"/>
          <w:sz w:val="21"/>
          <w:szCs w:val="21"/>
          <w:u w:val="single"/>
        </w:rPr>
        <w:t>Cartographie des zones à risque</w:t>
      </w:r>
      <w:r>
        <w:rPr>
          <w:rFonts w:ascii="Arial" w:eastAsia="Times New Roman" w:hAnsi="Arial" w:cs="Arial"/>
          <w:kern w:val="0"/>
          <w:sz w:val="21"/>
          <w:szCs w:val="21"/>
        </w:rPr>
        <w:t> : Identification des zones sensibles et des habitats critiques pour les espèces en déclin.</w:t>
      </w:r>
    </w:p>
    <w:p w14:paraId="58A4AB66" w14:textId="77777777" w:rsidR="006A74CD" w:rsidRDefault="006A74CD">
      <w:pPr>
        <w:spacing w:after="0" w:line="276" w:lineRule="auto"/>
        <w:jc w:val="both"/>
        <w:rPr>
          <w:rFonts w:ascii="Arial" w:eastAsia="Times New Roman" w:hAnsi="Arial" w:cs="Arial"/>
          <w:kern w:val="0"/>
          <w:sz w:val="21"/>
          <w:szCs w:val="21"/>
        </w:rPr>
      </w:pPr>
    </w:p>
    <w:p w14:paraId="40504557" w14:textId="4BE71342" w:rsidR="006A74CD" w:rsidRPr="0083416D" w:rsidRDefault="007561DE">
      <w:pPr>
        <w:spacing w:after="0" w:line="276" w:lineRule="auto"/>
        <w:jc w:val="both"/>
        <w:rPr>
          <w:rFonts w:ascii="Arial" w:eastAsia="Times New Roman" w:hAnsi="Arial" w:cs="Arial"/>
          <w:i/>
          <w:iCs/>
          <w:kern w:val="0"/>
          <w:sz w:val="21"/>
          <w:szCs w:val="21"/>
          <w:rPrChange w:id="17" w:author="Ismael SAMBY" w:date="2026-07-17T15:10:00Z">
            <w:rPr>
              <w:rFonts w:ascii="Arial" w:eastAsia="Times New Roman" w:hAnsi="Arial" w:cs="Arial"/>
              <w:kern w:val="0"/>
              <w:sz w:val="21"/>
              <w:szCs w:val="21"/>
            </w:rPr>
          </w:rPrChange>
        </w:rPr>
      </w:pPr>
      <w:r>
        <w:rPr>
          <w:rFonts w:ascii="Arial" w:eastAsia="Times New Roman" w:hAnsi="Arial" w:cs="Arial"/>
          <w:kern w:val="0"/>
          <w:sz w:val="21"/>
          <w:szCs w:val="21"/>
        </w:rPr>
        <w:t xml:space="preserve">La présente étude d’impact a permis de mettre en évidence la diversité des habitats naturels présents </w:t>
      </w:r>
      <w:ins w:id="18" w:author="Ismael SAMBY" w:date="2026-07-17T12:38:00Z">
        <w:r>
          <w:rPr>
            <w:rFonts w:ascii="Arial" w:eastAsia="Times New Roman" w:hAnsi="Arial" w:cs="Arial"/>
            <w:kern w:val="0"/>
            <w:sz w:val="21"/>
            <w:szCs w:val="21"/>
          </w:rPr>
          <w:t>–</w:t>
        </w:r>
      </w:ins>
      <w:del w:id="19" w:author="Ismael SAMBY" w:date="2026-07-17T12:38:00Z">
        <w:r>
          <w:rPr>
            <w:rFonts w:ascii="Arial" w:eastAsia="Times New Roman" w:hAnsi="Arial" w:cs="Arial"/>
            <w:kern w:val="0"/>
            <w:sz w:val="21"/>
            <w:szCs w:val="21"/>
          </w:rPr>
          <w:delText>—</w:delText>
        </w:r>
      </w:del>
      <w:ins w:id="20" w:author="Ismael SAMBY" w:date="2026-07-17T12:38:00Z">
        <w:r>
          <w:rPr>
            <w:rFonts w:ascii="Arial" w:eastAsia="Times New Roman" w:hAnsi="Arial" w:cs="Arial"/>
            <w:kern w:val="0"/>
            <w:sz w:val="21"/>
            <w:szCs w:val="21"/>
          </w:rPr>
          <w:t xml:space="preserve"> </w:t>
        </w:r>
      </w:ins>
      <w:del w:id="21" w:author="Ismael SAMBY" w:date="2026-07-17T12:38:00Z">
        <w:r>
          <w:rPr>
            <w:rFonts w:ascii="Arial" w:eastAsia="Times New Roman" w:hAnsi="Arial" w:cs="Arial"/>
            <w:kern w:val="0"/>
            <w:sz w:val="21"/>
            <w:szCs w:val="21"/>
          </w:rPr>
          <w:delText xml:space="preserve"> </w:delText>
        </w:r>
      </w:del>
      <w:r>
        <w:rPr>
          <w:rFonts w:ascii="Arial" w:eastAsia="Times New Roman" w:hAnsi="Arial" w:cs="Arial"/>
          <w:kern w:val="0"/>
          <w:sz w:val="21"/>
          <w:szCs w:val="21"/>
        </w:rPr>
        <w:t xml:space="preserve">forêts, zones humides, savanes, mangroves </w:t>
      </w:r>
      <w:ins w:id="22" w:author="Ismael SAMBY" w:date="2026-07-17T12:38:00Z">
        <w:r>
          <w:rPr>
            <w:rFonts w:ascii="Arial" w:eastAsia="Times New Roman" w:hAnsi="Arial" w:cs="Arial"/>
            <w:kern w:val="0"/>
            <w:sz w:val="21"/>
            <w:szCs w:val="21"/>
          </w:rPr>
          <w:t>–</w:t>
        </w:r>
      </w:ins>
      <w:del w:id="23" w:author="Ismael SAMBY" w:date="2026-07-17T12:37:00Z">
        <w:r>
          <w:rPr>
            <w:rFonts w:ascii="Arial" w:eastAsia="Times New Roman" w:hAnsi="Arial" w:cs="Arial"/>
            <w:kern w:val="0"/>
            <w:sz w:val="21"/>
            <w:szCs w:val="21"/>
          </w:rPr>
          <w:delText>—</w:delText>
        </w:r>
      </w:del>
      <w:r>
        <w:rPr>
          <w:rFonts w:ascii="Arial" w:eastAsia="Times New Roman" w:hAnsi="Arial" w:cs="Arial"/>
          <w:kern w:val="0"/>
          <w:sz w:val="21"/>
          <w:szCs w:val="21"/>
        </w:rPr>
        <w:t xml:space="preserve"> </w:t>
      </w:r>
      <w:commentRangeStart w:id="24"/>
      <w:del w:id="25" w:author="Ismael SAMBY" w:date="2026-07-17T15:07:00Z">
        <w:r>
          <w:rPr>
            <w:rFonts w:ascii="Arial" w:eastAsia="Times New Roman" w:hAnsi="Arial" w:cs="Arial"/>
            <w:kern w:val="0"/>
            <w:sz w:val="21"/>
            <w:szCs w:val="21"/>
          </w:rPr>
          <w:delText>ainsi que</w:delText>
        </w:r>
      </w:del>
      <w:ins w:id="26" w:author="Ismael SAMBY" w:date="2026-07-17T15:07:00Z">
        <w:r>
          <w:rPr>
            <w:rFonts w:ascii="Arial" w:eastAsia="Times New Roman" w:hAnsi="Arial" w:cs="Arial"/>
            <w:kern w:val="0"/>
            <w:sz w:val="21"/>
            <w:szCs w:val="21"/>
          </w:rPr>
          <w:t>ainsi que</w:t>
        </w:r>
      </w:ins>
      <w:r>
        <w:rPr>
          <w:rFonts w:ascii="Arial" w:eastAsia="Times New Roman" w:hAnsi="Arial" w:cs="Arial"/>
          <w:kern w:val="0"/>
          <w:sz w:val="21"/>
          <w:szCs w:val="21"/>
        </w:rPr>
        <w:t xml:space="preserve"> d’élaborer une cartographie détaillée des zones sensibles et à haute valeur écologique</w:t>
      </w:r>
      <w:ins w:id="27" w:author="Ismael SAMBY" w:date="2026-07-17T15:09:00Z">
        <w:r>
          <w:rPr>
            <w:rFonts w:ascii="Arial" w:eastAsia="Times New Roman" w:hAnsi="Arial" w:cs="Arial"/>
            <w:kern w:val="0"/>
            <w:sz w:val="21"/>
            <w:szCs w:val="21"/>
          </w:rPr>
          <w:t xml:space="preserve"> </w:t>
        </w:r>
      </w:ins>
      <w:ins w:id="28" w:author="Ismael SAMBY" w:date="2026-07-17T15:10:00Z">
        <w:r>
          <w:rPr>
            <w:rFonts w:ascii="Arial" w:eastAsia="Times New Roman" w:hAnsi="Arial" w:cs="Arial"/>
            <w:kern w:val="0"/>
            <w:sz w:val="21"/>
            <w:szCs w:val="21"/>
          </w:rPr>
          <w:t>(</w:t>
        </w:r>
      </w:ins>
      <w:ins w:id="29" w:author="Ismael SAMBY" w:date="2026-07-17T15:09:00Z">
        <w:r>
          <w:rPr>
            <w:rFonts w:ascii="Arial" w:eastAsia="Times New Roman" w:hAnsi="Arial" w:cs="Arial"/>
            <w:i/>
            <w:iCs/>
            <w:kern w:val="0"/>
            <w:sz w:val="21"/>
            <w:szCs w:val="21"/>
            <w:rPrChange w:id="30" w:author="Ismael SAMBY" w:date="2026-07-17T15:10:00Z">
              <w:rPr>
                <w:rFonts w:ascii="Arial" w:eastAsia="Times New Roman" w:hAnsi="Arial" w:cs="Arial"/>
                <w:kern w:val="0"/>
                <w:sz w:val="21"/>
                <w:szCs w:val="21"/>
              </w:rPr>
            </w:rPrChange>
          </w:rPr>
          <w:t>voir la section 8.</w:t>
        </w:r>
      </w:ins>
      <w:ins w:id="31" w:author="Ismael SAMBY" w:date="2026-07-17T15:10:00Z">
        <w:r>
          <w:rPr>
            <w:rFonts w:ascii="Arial" w:eastAsia="Times New Roman" w:hAnsi="Arial" w:cs="Arial"/>
            <w:i/>
            <w:iCs/>
            <w:kern w:val="0"/>
            <w:sz w:val="21"/>
            <w:szCs w:val="21"/>
            <w:rPrChange w:id="32" w:author="Ismael SAMBY" w:date="2026-07-17T15:10:00Z">
              <w:rPr>
                <w:rFonts w:ascii="Arial" w:eastAsia="Times New Roman" w:hAnsi="Arial" w:cs="Arial"/>
                <w:kern w:val="0"/>
                <w:sz w:val="21"/>
                <w:szCs w:val="21"/>
              </w:rPr>
            </w:rPrChange>
          </w:rPr>
          <w:t>3 carte d’occupation des sol</w:t>
        </w:r>
        <w:r>
          <w:rPr>
            <w:rFonts w:ascii="Arial" w:eastAsia="Times New Roman" w:hAnsi="Arial" w:cs="Arial"/>
            <w:i/>
            <w:iCs/>
            <w:kern w:val="0"/>
            <w:sz w:val="21"/>
            <w:szCs w:val="21"/>
          </w:rPr>
          <w:t>)</w:t>
        </w:r>
      </w:ins>
      <w:r>
        <w:rPr>
          <w:rFonts w:ascii="Arial" w:eastAsia="Times New Roman" w:hAnsi="Arial" w:cs="Arial"/>
          <w:i/>
          <w:iCs/>
          <w:kern w:val="0"/>
          <w:sz w:val="21"/>
          <w:szCs w:val="21"/>
          <w:rPrChange w:id="33" w:author="Ismael SAMBY" w:date="2026-07-17T15:10:00Z">
            <w:rPr>
              <w:rFonts w:ascii="Arial" w:eastAsia="Times New Roman" w:hAnsi="Arial" w:cs="Arial"/>
              <w:kern w:val="0"/>
              <w:sz w:val="21"/>
              <w:szCs w:val="21"/>
            </w:rPr>
          </w:rPrChange>
        </w:rPr>
        <w:t>.</w:t>
      </w:r>
      <w:commentRangeEnd w:id="24"/>
      <w:r>
        <w:rPr>
          <w:rStyle w:val="Marquedecommentaire"/>
          <w:rFonts w:ascii="Arial" w:eastAsia="Times New Roman" w:hAnsi="Arial" w:cs="Arial"/>
          <w:i/>
          <w:iCs/>
          <w:kern w:val="0"/>
          <w:sz w:val="21"/>
          <w:szCs w:val="21"/>
          <w:rPrChange w:id="34" w:author="Ismael SAMBY" w:date="2026-07-17T15:10:00Z">
            <w:rPr>
              <w:rStyle w:val="Marquedecommentaire"/>
              <w:rFonts w:ascii="Arial" w:eastAsia="Times New Roman" w:hAnsi="Arial" w:cs="Arial"/>
              <w:kern w:val="0"/>
              <w:sz w:val="21"/>
              <w:szCs w:val="21"/>
            </w:rPr>
          </w:rPrChange>
        </w:rPr>
        <w:commentReference w:id="24"/>
      </w:r>
    </w:p>
    <w:p w14:paraId="6280F9EA" w14:textId="77777777" w:rsidR="006A74CD" w:rsidRDefault="006A74CD">
      <w:pPr>
        <w:spacing w:after="0" w:line="276" w:lineRule="auto"/>
        <w:jc w:val="both"/>
        <w:rPr>
          <w:rFonts w:ascii="Arial" w:eastAsia="Times New Roman" w:hAnsi="Arial" w:cs="Arial"/>
          <w:kern w:val="0"/>
          <w:sz w:val="21"/>
          <w:szCs w:val="21"/>
        </w:rPr>
      </w:pPr>
    </w:p>
    <w:p w14:paraId="090061A6" w14:textId="77777777" w:rsidR="006A74CD" w:rsidRDefault="006A74CD">
      <w:pPr>
        <w:spacing w:after="0" w:line="276" w:lineRule="auto"/>
        <w:jc w:val="both"/>
        <w:rPr>
          <w:rFonts w:ascii="Arial" w:eastAsia="Times New Roman" w:hAnsi="Arial" w:cs="Arial"/>
          <w:kern w:val="0"/>
          <w:sz w:val="21"/>
          <w:szCs w:val="21"/>
        </w:rPr>
      </w:pPr>
    </w:p>
    <w:p w14:paraId="6EAED666" w14:textId="77777777" w:rsidR="006A74CD" w:rsidRDefault="007561DE">
      <w:pPr>
        <w:keepNext/>
        <w:keepLines/>
        <w:numPr>
          <w:ilvl w:val="1"/>
          <w:numId w:val="2"/>
        </w:numPr>
        <w:spacing w:after="0" w:line="276" w:lineRule="auto"/>
        <w:jc w:val="both"/>
        <w:rPr>
          <w:rFonts w:ascii="Arial" w:eastAsia="Times New Roman" w:hAnsi="Arial" w:cs="Arial"/>
          <w:b/>
          <w:bCs/>
          <w:sz w:val="21"/>
          <w:szCs w:val="21"/>
          <w:lang w:val="fr-FR"/>
        </w:rPr>
      </w:pPr>
      <w:bookmarkStart w:id="35" w:name="_Toc210821869"/>
      <w:bookmarkStart w:id="36" w:name="_Toc210994952"/>
      <w:bookmarkStart w:id="37" w:name="_Toc217390059"/>
      <w:bookmarkStart w:id="38" w:name="_Toc222731450"/>
      <w:r>
        <w:rPr>
          <w:rFonts w:ascii="Arial" w:eastAsia="Times New Roman" w:hAnsi="Arial" w:cs="Arial"/>
          <w:b/>
          <w:bCs/>
          <w:sz w:val="21"/>
          <w:szCs w:val="21"/>
          <w:lang w:val="fr-FR"/>
        </w:rPr>
        <w:t>Pratiques de résiliences face aux risques climatiques</w:t>
      </w:r>
      <w:bookmarkEnd w:id="35"/>
      <w:bookmarkEnd w:id="36"/>
      <w:bookmarkEnd w:id="37"/>
      <w:bookmarkEnd w:id="38"/>
    </w:p>
    <w:p w14:paraId="4463F0A1" w14:textId="77777777" w:rsidR="006A74CD" w:rsidRDefault="006A74CD">
      <w:pPr>
        <w:spacing w:after="0" w:line="276" w:lineRule="auto"/>
        <w:jc w:val="both"/>
        <w:rPr>
          <w:rFonts w:ascii="Arial" w:eastAsia="Times New Roman" w:hAnsi="Arial" w:cs="Arial"/>
          <w:kern w:val="0"/>
          <w:sz w:val="21"/>
          <w:szCs w:val="21"/>
        </w:rPr>
      </w:pPr>
    </w:p>
    <w:p w14:paraId="491327C8" w14:textId="7F58F134" w:rsidR="006A74CD" w:rsidRDefault="007561DE">
      <w:pPr>
        <w:spacing w:after="0" w:line="276" w:lineRule="auto"/>
        <w:jc w:val="both"/>
        <w:rPr>
          <w:rFonts w:ascii="Arial" w:eastAsia="Times New Roman" w:hAnsi="Arial" w:cs="Arial"/>
          <w:kern w:val="0"/>
          <w:sz w:val="21"/>
          <w:szCs w:val="21"/>
        </w:rPr>
      </w:pPr>
      <w:commentRangeStart w:id="241"/>
      <w:r>
        <w:rPr>
          <w:rFonts w:ascii="Arial" w:eastAsia="Times New Roman" w:hAnsi="Arial" w:cs="Arial"/>
          <w:kern w:val="0"/>
          <w:sz w:val="21"/>
          <w:szCs w:val="21"/>
        </w:rPr>
        <w:t xml:space="preserve">Le code de l’environnement de 2019 de la Guinée définit la résilience comme : Des mesures nécessaires pour maintenir et rétablir la diversité et la capacité des écosystèmes et des êtres humains à résister aux perturbations et dégradations environnementales et à se </w:t>
      </w:r>
      <w:commentRangeEnd w:id="241"/>
      <w:r>
        <w:rPr>
          <w:rStyle w:val="Marquedecommentaire"/>
        </w:rPr>
        <w:commentReference w:id="241"/>
      </w:r>
      <w:del w:id="39" w:author="Ismael SAMBY" w:date="2026-07-17T12:38:00Z">
        <w:r>
          <w:rPr>
            <w:rFonts w:ascii="Arial" w:eastAsia="Times New Roman" w:hAnsi="Arial" w:cs="Arial"/>
            <w:kern w:val="0"/>
            <w:sz w:val="21"/>
            <w:szCs w:val="21"/>
          </w:rPr>
          <w:delText>réconstiuer</w:delText>
        </w:r>
      </w:del>
      <w:ins w:id="40" w:author="Ismael SAMBY" w:date="2026-07-17T12:38:00Z">
        <w:r>
          <w:rPr>
            <w:rFonts w:ascii="Arial" w:eastAsia="Times New Roman" w:hAnsi="Arial" w:cs="Arial"/>
            <w:kern w:val="0"/>
            <w:sz w:val="21"/>
            <w:szCs w:val="21"/>
          </w:rPr>
          <w:t>reconstituer</w:t>
        </w:r>
      </w:ins>
      <w:r>
        <w:rPr>
          <w:rFonts w:ascii="Arial" w:eastAsia="Times New Roman" w:hAnsi="Arial" w:cs="Arial"/>
          <w:kern w:val="0"/>
          <w:sz w:val="21"/>
          <w:szCs w:val="21"/>
        </w:rPr>
        <w:t xml:space="preserve">. </w:t>
      </w:r>
    </w:p>
    <w:p w14:paraId="7EE9EE95" w14:textId="77777777" w:rsidR="006A74CD" w:rsidRDefault="006A74CD">
      <w:pPr>
        <w:spacing w:after="0" w:line="276" w:lineRule="auto"/>
        <w:jc w:val="both"/>
        <w:rPr>
          <w:rFonts w:ascii="Arial" w:eastAsia="Times New Roman" w:hAnsi="Arial" w:cs="Arial"/>
          <w:kern w:val="0"/>
          <w:sz w:val="21"/>
          <w:szCs w:val="21"/>
        </w:rPr>
      </w:pPr>
    </w:p>
    <w:p w14:paraId="6F72BC8B"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Dans le cadre du présent projet de WCAG, toutes les infrastructures feront l’objet de mesures de résilience visant à anticiper et à réduire les impacts des événements climatiques extrêmes tels que les fortes pluies, les vagues de chaleur, les sécheresses prolongées, les vents violents et les inondations. Ces mesures permettront de sécuriser les infrastructures, d’assurer la continuité des opérations, de protéger le personnel et de limiter les impacts sur l’environnement et les communautés locales.</w:t>
      </w:r>
    </w:p>
    <w:p w14:paraId="1FB8086D" w14:textId="77777777" w:rsidR="006A74CD" w:rsidRDefault="006A74CD">
      <w:pPr>
        <w:spacing w:after="0" w:line="276" w:lineRule="auto"/>
        <w:jc w:val="both"/>
        <w:rPr>
          <w:rFonts w:ascii="Arial" w:eastAsia="Times New Roman" w:hAnsi="Arial" w:cs="Arial"/>
          <w:kern w:val="0"/>
          <w:sz w:val="21"/>
          <w:szCs w:val="21"/>
        </w:rPr>
      </w:pPr>
    </w:p>
    <w:p w14:paraId="7227EEAC" w14:textId="77777777" w:rsidR="006A74CD" w:rsidRDefault="007561DE">
      <w:pPr>
        <w:keepNext/>
        <w:keepLines/>
        <w:numPr>
          <w:ilvl w:val="2"/>
          <w:numId w:val="2"/>
        </w:numPr>
        <w:spacing w:after="0" w:line="276" w:lineRule="auto"/>
        <w:jc w:val="both"/>
        <w:rPr>
          <w:rFonts w:ascii="Arial" w:eastAsia="Times New Roman" w:hAnsi="Arial" w:cs="Arial"/>
          <w:b/>
          <w:bCs/>
          <w:sz w:val="21"/>
          <w:szCs w:val="21"/>
          <w:lang w:val="fr-FR"/>
        </w:rPr>
      </w:pPr>
      <w:r>
        <w:rPr>
          <w:rFonts w:ascii="Arial" w:eastAsia="Times New Roman" w:hAnsi="Arial" w:cs="Arial"/>
          <w:b/>
          <w:bCs/>
          <w:sz w:val="21"/>
          <w:szCs w:val="21"/>
          <w:lang w:val="fr-FR"/>
        </w:rPr>
        <w:t>Protection des habitats naturels</w:t>
      </w:r>
    </w:p>
    <w:p w14:paraId="00FC3BB8" w14:textId="77777777" w:rsidR="006A74CD" w:rsidRDefault="006A74CD">
      <w:pPr>
        <w:rPr>
          <w:rFonts w:eastAsia="SimSun"/>
          <w:kern w:val="0"/>
        </w:rPr>
      </w:pPr>
    </w:p>
    <w:p w14:paraId="678B9F70" w14:textId="77777777" w:rsidR="006A74CD" w:rsidRDefault="007561DE">
      <w:pPr>
        <w:spacing w:after="0" w:line="240" w:lineRule="auto"/>
        <w:rPr>
          <w:rFonts w:ascii="Arial" w:eastAsia="Times New Roman" w:hAnsi="Arial" w:cs="Arial"/>
          <w:kern w:val="0"/>
          <w:sz w:val="21"/>
          <w:szCs w:val="21"/>
          <w:u w:val="single"/>
        </w:rPr>
      </w:pPr>
      <w:r>
        <w:rPr>
          <w:rFonts w:ascii="Arial" w:eastAsia="Times New Roman" w:hAnsi="Arial" w:cs="Arial"/>
          <w:kern w:val="0"/>
          <w:sz w:val="21"/>
          <w:szCs w:val="21"/>
          <w:u w:val="single"/>
        </w:rPr>
        <w:t xml:space="preserve">Zones de protection et Restauration écologique des écosystèmes : </w:t>
      </w:r>
    </w:p>
    <w:p w14:paraId="72708239" w14:textId="77777777" w:rsidR="006A74CD" w:rsidRDefault="006A74CD">
      <w:pPr>
        <w:spacing w:after="0" w:line="276" w:lineRule="auto"/>
        <w:jc w:val="both"/>
        <w:rPr>
          <w:rFonts w:eastAsia="SimSun"/>
          <w:kern w:val="0"/>
        </w:rPr>
      </w:pPr>
    </w:p>
    <w:p w14:paraId="6140B7A5" w14:textId="78060D55" w:rsidR="006A74CD" w:rsidRDefault="00A92862">
      <w:pPr>
        <w:numPr>
          <w:ilvl w:val="0"/>
          <w:numId w:val="5"/>
        </w:numPr>
        <w:spacing w:after="0" w:line="276" w:lineRule="auto"/>
        <w:jc w:val="both"/>
        <w:rPr>
          <w:rFonts w:ascii="Arial" w:eastAsia="Times New Roman" w:hAnsi="Arial" w:cs="Arial"/>
          <w:kern w:val="0"/>
          <w:sz w:val="21"/>
          <w:szCs w:val="21"/>
        </w:rPr>
      </w:pPr>
      <w:ins w:id="41" w:author="Ismael SAMBY" w:date="2026-07-17T12:48:00Z">
        <w:r>
          <w:rPr>
            <w:rFonts w:ascii="Arial" w:eastAsia="Times New Roman" w:hAnsi="Arial" w:cs="Arial"/>
            <w:kern w:val="0"/>
            <w:sz w:val="21"/>
            <w:szCs w:val="21"/>
            <w:rPrChange w:id="42" w:author="Ismael SAMBY" w:date="2026-07-17T12:48:00Z">
              <w:rPr/>
            </w:rPrChange>
          </w:rPr>
          <w:t xml:space="preserve">Les zones côtières écologiquement sensibles seront identifiées, et des mesures de protection adaptées seront envisagées, en concertation avec les communautés et les autorités compétentes, afin de préserver la biodiversité locale et les habitats essentiels </w:t>
        </w:r>
      </w:ins>
      <w:commentRangeStart w:id="43"/>
      <w:del w:id="44" w:author="Ismael SAMBY" w:date="2026-07-17T12:48:00Z">
        <w:r>
          <w:rPr>
            <w:rFonts w:ascii="Arial" w:eastAsia="Times New Roman" w:hAnsi="Arial" w:cs="Arial"/>
            <w:kern w:val="0"/>
            <w:sz w:val="21"/>
            <w:szCs w:val="21"/>
          </w:rPr>
          <w:delText xml:space="preserve">Création de zones marines protégées autour des villages cotiers dont les communuatés ne seront pas déplacés tel que le village de Kaweswes pour préserver la biodiversité locale et les habitats essentiels </w:delText>
        </w:r>
      </w:del>
      <w:r>
        <w:rPr>
          <w:rFonts w:ascii="Arial" w:eastAsia="Times New Roman" w:hAnsi="Arial" w:cs="Arial"/>
          <w:kern w:val="0"/>
          <w:sz w:val="21"/>
          <w:szCs w:val="21"/>
        </w:rPr>
        <w:t>;</w:t>
      </w:r>
      <w:commentRangeEnd w:id="43"/>
      <w:r>
        <w:rPr>
          <w:rPrChange w:id="45" w:author="Ismael SAMBY" w:date="2026-07-17T12:48:00Z">
            <w:rPr>
              <w:rStyle w:val="Marquedecommentaire"/>
              <w:rFonts w:ascii="Arial" w:eastAsia="Times New Roman" w:hAnsi="Arial" w:cs="Arial"/>
              <w:kern w:val="0"/>
              <w:sz w:val="21"/>
              <w:szCs w:val="21"/>
            </w:rPr>
          </w:rPrChange>
        </w:rPr>
        <w:commentReference w:id="43"/>
      </w:r>
    </w:p>
    <w:p w14:paraId="0AD2275C" w14:textId="77777777" w:rsidR="006A74CD" w:rsidRDefault="007561DE">
      <w:pPr>
        <w:numPr>
          <w:ilvl w:val="0"/>
          <w:numId w:val="5"/>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Initiatives de restauration des écosystèmes endommagés, comme les mangroves, pour renforcer leur résilience face aux impacts climatiques. Les mangroves aident à prévenir l’érosion et à bloquer les ondes de tempête lors de conditions météorologiques extrêmes. La protection des mangroves peut agir comme une barrière naturelle contre l'érosion.</w:t>
      </w:r>
    </w:p>
    <w:p w14:paraId="3B3CB5E9" w14:textId="77777777" w:rsidR="006A74CD" w:rsidRDefault="006A74CD">
      <w:pPr>
        <w:spacing w:after="0" w:line="276" w:lineRule="auto"/>
        <w:jc w:val="both"/>
        <w:rPr>
          <w:rFonts w:ascii="Arial" w:eastAsia="Times New Roman" w:hAnsi="Arial" w:cs="Arial"/>
          <w:kern w:val="0"/>
          <w:sz w:val="21"/>
          <w:szCs w:val="21"/>
        </w:rPr>
      </w:pPr>
    </w:p>
    <w:p w14:paraId="231B7C0B" w14:textId="77777777" w:rsidR="006A74CD" w:rsidRDefault="007561DE">
      <w:pPr>
        <w:keepNext/>
        <w:keepLines/>
        <w:numPr>
          <w:ilvl w:val="2"/>
          <w:numId w:val="2"/>
        </w:numPr>
        <w:spacing w:after="0" w:line="276" w:lineRule="auto"/>
        <w:jc w:val="both"/>
        <w:rPr>
          <w:rFonts w:ascii="Arial" w:eastAsia="Times New Roman" w:hAnsi="Arial" w:cs="Arial"/>
          <w:b/>
          <w:bCs/>
          <w:sz w:val="21"/>
          <w:szCs w:val="21"/>
          <w:lang w:val="fr-FR"/>
        </w:rPr>
      </w:pPr>
      <w:r>
        <w:rPr>
          <w:rFonts w:ascii="Arial" w:eastAsia="Times New Roman" w:hAnsi="Arial" w:cs="Arial"/>
          <w:b/>
          <w:bCs/>
          <w:sz w:val="21"/>
          <w:szCs w:val="21"/>
          <w:lang w:val="fr-FR"/>
        </w:rPr>
        <w:lastRenderedPageBreak/>
        <w:t>Adaptation des infrastructures</w:t>
      </w:r>
    </w:p>
    <w:p w14:paraId="70728803" w14:textId="77777777" w:rsidR="006A74CD" w:rsidRDefault="006A74CD">
      <w:pPr>
        <w:spacing w:after="0" w:line="240" w:lineRule="auto"/>
        <w:rPr>
          <w:rFonts w:ascii="Times New Roman" w:eastAsia="Times New Roman" w:hAnsi="Times New Roman"/>
          <w:kern w:val="0"/>
          <w:sz w:val="24"/>
          <w:szCs w:val="24"/>
          <w:lang w:val="fr-FR" w:eastAsia="fr-FR"/>
        </w:rPr>
      </w:pPr>
    </w:p>
    <w:p w14:paraId="74D8C902" w14:textId="380398BD" w:rsidR="006A74CD" w:rsidRPr="00A92862" w:rsidDel="00A92862" w:rsidRDefault="00A92862">
      <w:pPr>
        <w:spacing w:after="0" w:line="276" w:lineRule="auto"/>
        <w:jc w:val="both"/>
        <w:rPr>
          <w:del w:id="46" w:author="Ismael SAMBY" w:date="2026-07-17T12:49:00Z"/>
          <w:rFonts w:ascii="Arial" w:eastAsia="Times New Roman" w:hAnsi="Arial" w:cs="Arial"/>
          <w:kern w:val="0"/>
          <w:sz w:val="21"/>
          <w:szCs w:val="21"/>
          <w:rPrChange w:id="47" w:author="Ismael SAMBY" w:date="2026-07-17T12:49:00Z">
            <w:rPr>
              <w:del w:id="48" w:author="Ismael SAMBY" w:date="2026-07-17T12:49:00Z"/>
            </w:rPr>
          </w:rPrChange>
        </w:rPr>
      </w:pPr>
      <w:ins w:id="49" w:author="Ismael SAMBY" w:date="2026-07-17T12:49:00Z">
        <w:r>
          <w:rPr>
            <w:rFonts w:ascii="Arial" w:eastAsia="Times New Roman" w:hAnsi="Arial" w:cs="Arial"/>
            <w:kern w:val="0"/>
            <w:sz w:val="21"/>
            <w:szCs w:val="21"/>
            <w:rPrChange w:id="50" w:author="Ismael SAMBY" w:date="2026-07-17T12:49:00Z">
              <w:rPr/>
            </w:rPrChange>
          </w:rPr>
          <w:t>Les infrastructures du Projet seront conçues en intégrant des principes d'adaptation aux changements climatiques, notamment au regard des risques d'inondation, d'élévation du niveau de la mer et d'événements météorologiques extrêmes, sur la base des résultats de l'étude d'évaluation des risques climatiques prévue dans le cadre du Projet.</w:t>
        </w:r>
      </w:ins>
      <w:commentRangeStart w:id="51"/>
      <w:del w:id="52" w:author="Ismael SAMBY" w:date="2026-07-17T12:49:00Z">
        <w:r>
          <w:rPr>
            <w:rFonts w:ascii="Arial" w:eastAsia="Times New Roman" w:hAnsi="Arial" w:cs="Arial"/>
            <w:kern w:val="0"/>
            <w:sz w:val="21"/>
            <w:szCs w:val="21"/>
          </w:rPr>
          <w:delText>L’adaptation des infrastructures en construction par la Société WCAG aux changements climatiques peut nécessiter la construction de nouvelles infrastructures résilientes.</w:delText>
        </w:r>
        <w:commentRangeEnd w:id="51"/>
        <w:r>
          <w:rPr>
            <w:rPrChange w:id="53" w:author="Ismael SAMBY" w:date="2026-07-17T12:49:00Z">
              <w:rPr>
                <w:rStyle w:val="Marquedecommentaire"/>
                <w:rFonts w:ascii="Arial" w:eastAsia="Times New Roman" w:hAnsi="Arial" w:cs="Arial"/>
                <w:kern w:val="0"/>
                <w:sz w:val="21"/>
                <w:szCs w:val="21"/>
              </w:rPr>
            </w:rPrChange>
          </w:rPr>
          <w:commentReference w:id="51"/>
        </w:r>
      </w:del>
    </w:p>
    <w:p w14:paraId="50EC5FC8" w14:textId="77777777" w:rsidR="00A92862" w:rsidRDefault="00A92862">
      <w:pPr>
        <w:spacing w:after="0" w:line="276" w:lineRule="auto"/>
        <w:jc w:val="both"/>
        <w:rPr>
          <w:ins w:id="54" w:author="Ismael SAMBY" w:date="2026-07-17T12:49:00Z"/>
          <w:rFonts w:ascii="Arial" w:eastAsia="Times New Roman" w:hAnsi="Arial" w:cs="Arial"/>
          <w:kern w:val="0"/>
          <w:sz w:val="21"/>
          <w:szCs w:val="21"/>
        </w:rPr>
      </w:pPr>
    </w:p>
    <w:p w14:paraId="3BA43D8D" w14:textId="77777777" w:rsidR="006A74CD" w:rsidRDefault="006A74CD">
      <w:pPr>
        <w:spacing w:after="0" w:line="276" w:lineRule="auto"/>
        <w:jc w:val="both"/>
        <w:rPr>
          <w:rFonts w:ascii="Arial" w:eastAsia="Times New Roman" w:hAnsi="Arial" w:cs="Arial"/>
          <w:kern w:val="0"/>
          <w:sz w:val="21"/>
          <w:szCs w:val="21"/>
        </w:rPr>
      </w:pPr>
    </w:p>
    <w:p w14:paraId="26DA0C63" w14:textId="3286A1C5"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L’adaptation de ces infrastructures doit répondre à des stratégies différentes en fonction du type de risque : risques épisodiques dus à des phénomènes extrêmes ; et risques à évolution lente tels que l’inondation permanente d’installations résultant de l’élévation du niveau de la mer. Ces différents types de risques appellent des interventions différentes et soulèvent des problèmes technologiques différents. Dans le premier cas, il faut des solutions de réduction des risques, notamment des travaux de protection des côtes, tandis que dans le second, il faut une action à long terme consistant à contenir les risques et à renforcer la résilience. Des mesures d’intervention réglementaire efficaces qui intègrent ou adaptent la réglementation et les politiques existantes, doivent donc être prises. Il n’existe cependant pas de solution unique pour planifier l’adaptation au changement climatique, étant donné le caractère divers, complexe et fondamentalement lié au contexte de l’adaptation. </w:t>
      </w:r>
      <w:del w:id="55" w:author="Ismael SAMBY" w:date="2026-07-17T12:50:00Z">
        <w:r>
          <w:rPr>
            <w:rFonts w:ascii="Arial" w:eastAsia="Times New Roman" w:hAnsi="Arial" w:cs="Arial"/>
            <w:kern w:val="0"/>
            <w:sz w:val="21"/>
            <w:szCs w:val="21"/>
          </w:rPr>
          <w:delText>Néamoins</w:delText>
        </w:r>
      </w:del>
      <w:ins w:id="56" w:author="Ismael SAMBY" w:date="2026-07-17T12:50:00Z">
        <w:r>
          <w:rPr>
            <w:rFonts w:ascii="Arial" w:eastAsia="Times New Roman" w:hAnsi="Arial" w:cs="Arial"/>
            <w:kern w:val="0"/>
            <w:sz w:val="21"/>
            <w:szCs w:val="21"/>
          </w:rPr>
          <w:t>Néanmoins</w:t>
        </w:r>
      </w:ins>
      <w:r>
        <w:rPr>
          <w:rFonts w:ascii="Arial" w:eastAsia="Times New Roman" w:hAnsi="Arial" w:cs="Arial"/>
          <w:kern w:val="0"/>
          <w:sz w:val="21"/>
          <w:szCs w:val="21"/>
        </w:rPr>
        <w:t xml:space="preserve">, quelques mesures sont proposées pour chaque composante du projet à savoir :  </w:t>
      </w:r>
    </w:p>
    <w:p w14:paraId="1619F45B" w14:textId="77777777" w:rsidR="006A74CD" w:rsidRDefault="006A74CD">
      <w:pPr>
        <w:spacing w:after="0" w:line="240" w:lineRule="auto"/>
        <w:rPr>
          <w:rFonts w:ascii="Times New Roman" w:eastAsia="Times New Roman" w:hAnsi="Times New Roman"/>
          <w:kern w:val="0"/>
          <w:sz w:val="24"/>
          <w:szCs w:val="24"/>
          <w:lang w:val="fr-FR" w:eastAsia="fr-FR"/>
        </w:rPr>
      </w:pPr>
    </w:p>
    <w:p w14:paraId="7CBFF7FC"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Raffinerie d’alumine</w:t>
      </w:r>
    </w:p>
    <w:p w14:paraId="6B996FD6" w14:textId="77777777" w:rsidR="006A74CD" w:rsidRDefault="006A74CD">
      <w:pPr>
        <w:spacing w:after="0" w:line="276" w:lineRule="auto"/>
        <w:jc w:val="both"/>
        <w:rPr>
          <w:rFonts w:ascii="Arial" w:eastAsia="Times New Roman" w:hAnsi="Arial" w:cs="Arial"/>
          <w:kern w:val="0"/>
          <w:sz w:val="21"/>
          <w:szCs w:val="21"/>
        </w:rPr>
      </w:pPr>
    </w:p>
    <w:p w14:paraId="78645728" w14:textId="2E5AF8AC"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La raffinerie sera conçue pour fonctionner de manière continue et sûre malgré les aléas climatiques. Les unités de digestion, le four de calcination, l’air</w:t>
      </w:r>
      <w:ins w:id="57" w:author="Ismael SAMBY" w:date="2026-07-17T12:51:00Z">
        <w:r>
          <w:rPr>
            <w:rFonts w:ascii="Arial" w:eastAsia="Times New Roman" w:hAnsi="Arial" w:cs="Arial"/>
            <w:kern w:val="0"/>
            <w:sz w:val="21"/>
            <w:szCs w:val="21"/>
          </w:rPr>
          <w:t>e</w:t>
        </w:r>
      </w:ins>
      <w:commentRangeStart w:id="240"/>
      <w:r>
        <w:rPr>
          <w:rFonts w:ascii="Arial" w:eastAsia="Times New Roman" w:hAnsi="Arial" w:cs="Arial"/>
          <w:kern w:val="0"/>
          <w:sz w:val="21"/>
          <w:szCs w:val="21"/>
        </w:rPr>
        <w:t xml:space="preserve"> de stockage de la bauxite, le silo d’hydroxyde d’aluminium et la station d’évaporation et de raffinage seront dimensionnés pour résister à des températures ambiantes élevées. Les structures critiques seront surélevées et protégées contre les inondations, et les réseaux de drainage seront adaptés pour évacuer les pluies extrêmes. Des systèmes de surveillance et de contrôle </w:t>
      </w:r>
      <w:commentRangeEnd w:id="240"/>
      <w:r>
        <w:rPr>
          <w:rStyle w:val="Marquedecommentaire"/>
        </w:rPr>
        <w:commentReference w:id="240"/>
      </w:r>
      <w:commentRangeStart w:id="58"/>
      <w:del w:id="59" w:author="Ismael SAMBY" w:date="2026-07-17T12:51:00Z">
        <w:r>
          <w:rPr>
            <w:rFonts w:ascii="Arial" w:eastAsia="Times New Roman" w:hAnsi="Arial" w:cs="Arial"/>
            <w:kern w:val="0"/>
            <w:sz w:val="21"/>
            <w:szCs w:val="21"/>
          </w:rPr>
          <w:delText xml:space="preserve">en temps réel </w:delText>
        </w:r>
        <w:commentRangeEnd w:id="58"/>
        <w:r>
          <w:rPr>
            <w:rStyle w:val="Marquedecommentaire"/>
            <w:rFonts w:ascii="Arial" w:eastAsia="Times New Roman" w:hAnsi="Arial" w:cs="Arial"/>
            <w:kern w:val="0"/>
            <w:sz w:val="21"/>
            <w:szCs w:val="21"/>
          </w:rPr>
          <w:commentReference w:id="58"/>
        </w:r>
        <w:r>
          <w:rPr>
            <w:rFonts w:ascii="Arial" w:eastAsia="Times New Roman" w:hAnsi="Arial" w:cs="Arial"/>
            <w:kern w:val="0"/>
            <w:sz w:val="21"/>
            <w:szCs w:val="21"/>
          </w:rPr>
          <w:delText>permettront d’anticiper toute défaillance liée aux conditions climatiques et de maintenir la production.</w:delText>
        </w:r>
      </w:del>
    </w:p>
    <w:p w14:paraId="3C708175" w14:textId="77777777" w:rsidR="006A74CD" w:rsidRDefault="006A74CD">
      <w:pPr>
        <w:spacing w:after="0" w:line="276" w:lineRule="auto"/>
        <w:jc w:val="both"/>
        <w:rPr>
          <w:rFonts w:ascii="Arial" w:eastAsia="Times New Roman" w:hAnsi="Arial" w:cs="Arial"/>
          <w:kern w:val="0"/>
          <w:sz w:val="21"/>
          <w:szCs w:val="21"/>
        </w:rPr>
      </w:pPr>
    </w:p>
    <w:p w14:paraId="43233CF2"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Installation de stockage des résidus de boue rouge</w:t>
      </w:r>
    </w:p>
    <w:p w14:paraId="39E5E8C8" w14:textId="77777777" w:rsidR="006A74CD" w:rsidRDefault="006A74CD">
      <w:pPr>
        <w:spacing w:after="0" w:line="240" w:lineRule="auto"/>
        <w:ind w:left="714"/>
        <w:jc w:val="both"/>
        <w:rPr>
          <w:rFonts w:ascii="Arial" w:eastAsia="Times New Roman" w:hAnsi="Arial" w:cs="Arial"/>
          <w:b/>
          <w:bCs/>
          <w:kern w:val="0"/>
          <w:sz w:val="21"/>
          <w:szCs w:val="21"/>
        </w:rPr>
      </w:pPr>
    </w:p>
    <w:p w14:paraId="44200477" w14:textId="77777777" w:rsidR="006A74CD" w:rsidRDefault="007561DE">
      <w:pPr>
        <w:spacing w:after="0" w:line="276" w:lineRule="auto"/>
        <w:jc w:val="both"/>
        <w:rPr>
          <w:rFonts w:ascii="Arial" w:eastAsia="Times New Roman" w:hAnsi="Arial" w:cs="Arial"/>
          <w:kern w:val="0"/>
          <w:sz w:val="21"/>
          <w:szCs w:val="21"/>
        </w:rPr>
      </w:pPr>
      <w:commentRangeStart w:id="243"/>
      <w:commentRangeStart w:id="238"/>
      <w:r>
        <w:rPr>
          <w:rFonts w:ascii="Arial" w:eastAsia="Times New Roman" w:hAnsi="Arial" w:cs="Arial"/>
          <w:kern w:val="0"/>
          <w:sz w:val="21"/>
          <w:szCs w:val="21"/>
        </w:rPr>
        <w:t>L’aire de stockage des résidus de boue rouge sera construite à sec, entourée de digues sur quatre côtés et équipée de rehausses selon la méthode amont pour résister aux pluies exceptionnelles. Chaque sous-zone sera dotée d’un système de drainage par puits et conduites en acier, relié à un bassin de régulation des eaux pluviales pour collecter et recycler l’eau excédentaire. Des panneaux de signalisation et un plan d’intervention d’urgence permettront de sécuriser le site et de protéger le personnel. Cette conception prendra en compte les volumes estimés pour la phase I : 2,135 millions de tonnes d’argile rouge par an, dont 1,452 million de tonnes de solides et 683 000 tonnes de liquides.</w:t>
      </w:r>
      <w:commentRangeEnd w:id="243"/>
      <w:r>
        <w:rPr>
          <w:rStyle w:val="Marquedecommentaire"/>
        </w:rPr>
        <w:commentReference w:id="243"/>
      </w:r>
      <w:commentRangeEnd w:id="238"/>
      <w:r>
        <w:rPr>
          <w:rStyle w:val="Marquedecommentaire"/>
        </w:rPr>
        <w:commentReference w:id="238"/>
      </w:r>
    </w:p>
    <w:p w14:paraId="1B5831D5" w14:textId="77777777" w:rsidR="006A74CD" w:rsidRDefault="006A74CD">
      <w:pPr>
        <w:spacing w:after="0" w:line="240" w:lineRule="auto"/>
        <w:rPr>
          <w:rFonts w:ascii="Times New Roman" w:eastAsia="Times New Roman" w:hAnsi="Times New Roman"/>
          <w:kern w:val="0"/>
          <w:sz w:val="24"/>
          <w:szCs w:val="24"/>
          <w:lang w:val="fr-FR" w:eastAsia="fr-FR"/>
        </w:rPr>
      </w:pPr>
    </w:p>
    <w:p w14:paraId="217C81BC"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Centrale électrique (énergie hybride)</w:t>
      </w:r>
    </w:p>
    <w:p w14:paraId="4089DC78" w14:textId="77777777" w:rsidR="006A74CD" w:rsidRDefault="006A74CD">
      <w:pPr>
        <w:spacing w:after="0" w:line="240" w:lineRule="auto"/>
        <w:ind w:left="714"/>
        <w:jc w:val="both"/>
        <w:rPr>
          <w:rFonts w:ascii="Arial" w:eastAsia="Times New Roman" w:hAnsi="Arial" w:cs="Arial"/>
          <w:b/>
          <w:bCs/>
          <w:kern w:val="0"/>
          <w:sz w:val="21"/>
          <w:szCs w:val="21"/>
        </w:rPr>
      </w:pPr>
    </w:p>
    <w:p w14:paraId="03DBB2E7" w14:textId="77777777" w:rsidR="006A74CD" w:rsidRDefault="007561DE">
      <w:pPr>
        <w:spacing w:after="0" w:line="276" w:lineRule="auto"/>
        <w:jc w:val="both"/>
        <w:rPr>
          <w:rFonts w:ascii="Arial" w:eastAsia="Times New Roman" w:hAnsi="Arial" w:cs="Arial"/>
          <w:kern w:val="0"/>
          <w:sz w:val="21"/>
          <w:szCs w:val="21"/>
        </w:rPr>
      </w:pPr>
      <w:commentRangeStart w:id="242"/>
      <w:r>
        <w:rPr>
          <w:rFonts w:ascii="Arial" w:eastAsia="Times New Roman" w:hAnsi="Arial" w:cs="Arial"/>
          <w:kern w:val="0"/>
          <w:sz w:val="21"/>
          <w:szCs w:val="21"/>
        </w:rPr>
        <w:t xml:space="preserve">La centrale thermique dédiée fournira l’alimentation électrique et thermique nécessaire à la raffinerie, avec deux chaudières et deux groupes de production (1 en veille et 1 en révision) et deux désurchauffeurs-détendeurs. L’installation photovoltaïque complétera l’approvisionnement énergétique, réduira l’empreinte carbone et stabilisera l’alimentation. Tous les équipements devront être dimensionnés en fonction des projections climatiques, pour prévenir les risques </w:t>
        <w:lastRenderedPageBreak/>
        <w:t>d’inondation et protégés contre les températures extrêmes. Cette configuration hybride pourra garantir une alimentation fiable et continue pour l’ensemble du complexe industriel.</w:t>
      </w:r>
      <w:commentRangeEnd w:id="242"/>
      <w:r>
        <w:rPr>
          <w:rStyle w:val="Marquedecommentaire"/>
        </w:rPr>
        <w:commentReference w:id="242"/>
      </w:r>
    </w:p>
    <w:p w14:paraId="1E6AEA16" w14:textId="77777777" w:rsidR="006A74CD" w:rsidRDefault="006A74CD">
      <w:pPr>
        <w:spacing w:after="0" w:line="240" w:lineRule="auto"/>
        <w:rPr>
          <w:rFonts w:ascii="Times New Roman" w:eastAsia="Times New Roman" w:hAnsi="Times New Roman"/>
          <w:kern w:val="0"/>
          <w:sz w:val="24"/>
          <w:szCs w:val="24"/>
          <w:lang w:val="fr-FR" w:eastAsia="fr-FR"/>
        </w:rPr>
      </w:pPr>
    </w:p>
    <w:p w14:paraId="06A3213E"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Unité de gazéification du charbon</w:t>
      </w:r>
    </w:p>
    <w:p w14:paraId="3B3EF36F" w14:textId="77777777" w:rsidR="006A74CD" w:rsidRDefault="006A74CD">
      <w:pPr>
        <w:spacing w:after="0" w:line="240" w:lineRule="auto"/>
        <w:ind w:left="714"/>
        <w:jc w:val="both"/>
        <w:rPr>
          <w:rFonts w:ascii="Arial" w:eastAsia="Times New Roman" w:hAnsi="Arial" w:cs="Arial"/>
          <w:b/>
          <w:bCs/>
          <w:kern w:val="0"/>
          <w:sz w:val="21"/>
          <w:szCs w:val="21"/>
        </w:rPr>
      </w:pPr>
    </w:p>
    <w:p w14:paraId="790DADBB" w14:textId="47C18DF6" w:rsidR="006A74CD" w:rsidDel="00A92862" w:rsidRDefault="007561DE">
      <w:pPr>
        <w:spacing w:after="0" w:line="276" w:lineRule="auto"/>
        <w:jc w:val="both"/>
        <w:rPr>
          <w:del w:id="60" w:author="Ismael SAMBY" w:date="2026-07-17T12:52:00Z"/>
          <w:rFonts w:ascii="Arial" w:eastAsia="Times New Roman" w:hAnsi="Arial" w:cs="Arial"/>
          <w:kern w:val="0"/>
          <w:sz w:val="21"/>
          <w:szCs w:val="21"/>
        </w:rPr>
      </w:pPr>
      <w:commentRangeStart w:id="237"/>
      <w:r>
        <w:rPr>
          <w:rFonts w:ascii="Arial" w:eastAsia="Times New Roman" w:hAnsi="Arial" w:cs="Arial"/>
          <w:kern w:val="0"/>
          <w:sz w:val="21"/>
          <w:szCs w:val="21"/>
        </w:rPr>
        <w:t xml:space="preserve">L’unité de gazéification produira 120 000 Nm³/h de gaz de houille propre pour alimenter les fours de calcination. Elle comprendra deux gazéifieurs à lit fluidisé circulant de 60 000 Nm³/h chacun et toutes les installations auxiliaires nécessaires (hangar à charbon, système d’alimentation, atelier, désulfuration, compresseurs, stockage des cendres et recyclage d’eau). </w:t>
      </w:r>
      <w:commentRangeEnd w:id="237"/>
      <w:r>
        <w:rPr>
          <w:rStyle w:val="Marquedecommentaire"/>
        </w:rPr>
        <w:commentReference w:id="237"/>
      </w:r>
      <w:commentRangeStart w:id="61"/>
      <w:del w:id="62" w:author="Ismael SAMBY" w:date="2026-07-17T12:52:00Z">
        <w:r>
          <w:rPr>
            <w:rFonts w:ascii="Arial" w:eastAsia="Times New Roman" w:hAnsi="Arial" w:cs="Arial"/>
            <w:kern w:val="0"/>
            <w:sz w:val="21"/>
            <w:szCs w:val="21"/>
          </w:rPr>
          <w:delText>Les équipements devront être surélevés et ancrés pour résister aux vents violents et aux inondations, avec isolation thermique et dispositifs automatiques de détection de fuite et d’arrêt d’urgence. Ces mesures permettront de maintenir la continuité des opérations en toutes circonstances.</w:delText>
        </w:r>
        <w:commentRangeEnd w:id="61"/>
        <w:r>
          <w:rPr>
            <w:rStyle w:val="Marquedecommentaire"/>
            <w:rFonts w:ascii="Arial" w:eastAsia="Times New Roman" w:hAnsi="Arial" w:cs="Arial"/>
            <w:kern w:val="0"/>
            <w:sz w:val="21"/>
            <w:szCs w:val="21"/>
          </w:rPr>
          <w:commentReference w:id="61"/>
        </w:r>
      </w:del>
    </w:p>
    <w:p w14:paraId="1CCED8EB" w14:textId="77777777" w:rsidR="006A74CD" w:rsidRDefault="006A74CD" w:rsidP="00A92862">
      <w:pPr>
        <w:spacing w:after="0" w:line="276" w:lineRule="auto"/>
        <w:jc w:val="both"/>
        <w:rPr>
          <w:rFonts w:ascii="Times New Roman" w:eastAsia="Times New Roman" w:hAnsi="Times New Roman"/>
          <w:kern w:val="0"/>
          <w:sz w:val="24"/>
          <w:szCs w:val="24"/>
          <w:lang w:val="fr-FR" w:eastAsia="fr-FR"/>
        </w:rPr>
        <w:pPrChange w:id="63" w:author="Ismael SAMBY" w:date="2026-07-17T12:52:00Z">
          <w:pPr>
            <w:spacing w:after="0" w:line="240" w:lineRule="auto"/>
          </w:pPr>
        </w:pPrChange>
      </w:pPr>
    </w:p>
    <w:p w14:paraId="46647E1F" w14:textId="77777777" w:rsidR="006A74CD" w:rsidRDefault="006A74CD">
      <w:pPr>
        <w:spacing w:after="0" w:line="240" w:lineRule="auto"/>
        <w:rPr>
          <w:rFonts w:ascii="Times New Roman" w:eastAsia="Times New Roman" w:hAnsi="Times New Roman"/>
          <w:kern w:val="0"/>
          <w:sz w:val="24"/>
          <w:szCs w:val="24"/>
          <w:lang w:val="fr-FR" w:eastAsia="fr-FR"/>
        </w:rPr>
      </w:pPr>
    </w:p>
    <w:p w14:paraId="1847416F" w14:textId="77777777" w:rsidR="006A74CD" w:rsidRDefault="006A74CD">
      <w:pPr>
        <w:spacing w:after="0" w:line="240" w:lineRule="auto"/>
        <w:rPr>
          <w:rFonts w:ascii="Times New Roman" w:eastAsia="Times New Roman" w:hAnsi="Times New Roman"/>
          <w:kern w:val="0"/>
          <w:sz w:val="24"/>
          <w:szCs w:val="24"/>
          <w:lang w:val="fr-FR" w:eastAsia="fr-FR"/>
        </w:rPr>
      </w:pPr>
    </w:p>
    <w:p w14:paraId="00A5EE75"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Réservoirs et infrastructures de stockage et traitement de l’eau</w:t>
      </w:r>
    </w:p>
    <w:p w14:paraId="78B9BBA4" w14:textId="77777777" w:rsidR="006A74CD" w:rsidRDefault="006A74CD">
      <w:pPr>
        <w:spacing w:after="0" w:line="240" w:lineRule="auto"/>
        <w:ind w:left="714"/>
        <w:jc w:val="both"/>
        <w:rPr>
          <w:rFonts w:ascii="Arial" w:eastAsia="Times New Roman" w:hAnsi="Arial" w:cs="Arial"/>
          <w:b/>
          <w:bCs/>
          <w:kern w:val="0"/>
          <w:sz w:val="21"/>
          <w:szCs w:val="21"/>
        </w:rPr>
      </w:pPr>
    </w:p>
    <w:p w14:paraId="08608B2D"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Les réservoirs et stations de traitement d’eau seront dimensionnés pour garantir un approvisionnement même lors de sécheresses prolongées et de fortes pluies. Des couvertures limiteront l’évaporation, la collecte des eaux pluviales et le recyclage des eaux industrielles sécuriseront l’approvisionnement en eau potable et de procédé. La qualité de l’eau devra être suivie en continu pour prévenir toute contamination liée aux événements climatiques.</w:t>
      </w:r>
    </w:p>
    <w:p w14:paraId="7AC80174" w14:textId="77777777" w:rsidR="006A74CD" w:rsidRDefault="006A74CD">
      <w:pPr>
        <w:spacing w:after="0" w:line="240" w:lineRule="auto"/>
        <w:rPr>
          <w:rFonts w:ascii="Times New Roman" w:eastAsia="Times New Roman" w:hAnsi="Times New Roman"/>
          <w:kern w:val="0"/>
          <w:sz w:val="24"/>
          <w:szCs w:val="24"/>
          <w:lang w:val="fr-FR" w:eastAsia="fr-FR"/>
        </w:rPr>
      </w:pPr>
    </w:p>
    <w:p w14:paraId="65ECC39D"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Zones résidentielles et base-vie</w:t>
      </w:r>
    </w:p>
    <w:p w14:paraId="47193D45" w14:textId="77777777" w:rsidR="006A74CD" w:rsidRDefault="006A74CD">
      <w:pPr>
        <w:spacing w:after="0" w:line="276" w:lineRule="auto"/>
        <w:jc w:val="both"/>
        <w:rPr>
          <w:rFonts w:ascii="Arial" w:eastAsia="Times New Roman" w:hAnsi="Arial" w:cs="Arial"/>
          <w:kern w:val="0"/>
          <w:sz w:val="21"/>
          <w:szCs w:val="21"/>
        </w:rPr>
      </w:pPr>
    </w:p>
    <w:p w14:paraId="2E5054BD"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La base-vie sera implantée hors des zones inondables et comprendra des dortoirs, restauration, bureaux, installations sportives et espaces verts. Les bâtiments intégreront ventilation naturelle, toitures réfléchissantes et aménagements végétalisés pour limiter l’exposition à la chaleur. Les réseaux internes d’électricité et d’eau potable, les systèmes de traitement des eaux usées et les dispositifs de sécurité incendie assureront la protection et le confort du personnel. La gestion des déchets, nuisances et interactions sociales sera intégrée dans le chapitre dédié à cet effet.</w:t>
      </w:r>
    </w:p>
    <w:p w14:paraId="5ACF93E0" w14:textId="77777777" w:rsidR="006A74CD" w:rsidRDefault="006A74CD">
      <w:pPr>
        <w:spacing w:after="0" w:line="240" w:lineRule="auto"/>
        <w:rPr>
          <w:rFonts w:ascii="Times New Roman" w:eastAsia="Times New Roman" w:hAnsi="Times New Roman"/>
          <w:kern w:val="0"/>
          <w:sz w:val="24"/>
          <w:szCs w:val="24"/>
          <w:lang w:val="fr-FR" w:eastAsia="fr-FR"/>
        </w:rPr>
      </w:pPr>
    </w:p>
    <w:p w14:paraId="6868E192"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Infrastructures de transport et routes</w:t>
      </w:r>
    </w:p>
    <w:p w14:paraId="1AA29F25" w14:textId="77777777" w:rsidR="006A74CD" w:rsidRDefault="006A74CD">
      <w:pPr>
        <w:spacing w:after="0" w:line="276" w:lineRule="auto"/>
        <w:jc w:val="both"/>
        <w:rPr>
          <w:rFonts w:ascii="Arial" w:eastAsia="Times New Roman" w:hAnsi="Arial" w:cs="Arial"/>
          <w:kern w:val="0"/>
          <w:sz w:val="21"/>
          <w:szCs w:val="21"/>
        </w:rPr>
      </w:pPr>
    </w:p>
    <w:p w14:paraId="6BC000A4" w14:textId="73D760D1" w:rsidR="006A74CD" w:rsidDel="00A92862" w:rsidRDefault="00A92862">
      <w:pPr>
        <w:spacing w:after="0" w:line="276" w:lineRule="auto"/>
        <w:jc w:val="both"/>
        <w:rPr>
          <w:del w:id="64" w:author="Ismael SAMBY" w:date="2026-07-17T12:55:00Z"/>
          <w:rFonts w:ascii="Arial" w:eastAsia="Times New Roman" w:hAnsi="Arial" w:cs="Arial"/>
          <w:kern w:val="0"/>
          <w:sz w:val="21"/>
          <w:szCs w:val="21"/>
        </w:rPr>
      </w:pPr>
      <w:ins w:id="65" w:author="Ismael SAMBY" w:date="2026-07-17T12:55:00Z">
        <w:r>
          <w:t>Les routes de desserte portuaire et le corridor K0–K40 seront conçues en tenant compte des contraintes climatiques locales, notamment des fortes précipitations saisonnières.</w:t>
        </w:r>
      </w:ins>
      <w:commentRangeStart w:id="66"/>
      <w:del w:id="67" w:author="Ismael SAMBY" w:date="2026-07-17T12:55:00Z">
        <w:r>
          <w:rPr>
            <w:rFonts w:ascii="Arial" w:eastAsia="Times New Roman" w:hAnsi="Arial" w:cs="Arial"/>
            <w:kern w:val="0"/>
            <w:sz w:val="21"/>
            <w:szCs w:val="21"/>
          </w:rPr>
          <w:delText xml:space="preserve">Les routes de desserte portuaire et le corridor K0–K40 seront construits pour résister aux fortes pluies et à l’érosion, avec chaussées surélevées, matériaux compactés et drainage efficace. </w:delText>
        </w:r>
        <w:commentRangeEnd w:id="66"/>
        <w:r>
          <w:rPr>
            <w:rStyle w:val="Marquedecommentaire"/>
            <w:rFonts w:ascii="Arial" w:eastAsia="Times New Roman" w:hAnsi="Arial" w:cs="Arial"/>
            <w:kern w:val="0"/>
            <w:sz w:val="21"/>
            <w:szCs w:val="21"/>
          </w:rPr>
          <w:commentReference w:id="66"/>
        </w:r>
        <w:r>
          <w:rPr>
            <w:rFonts w:ascii="Arial" w:eastAsia="Times New Roman" w:hAnsi="Arial" w:cs="Arial"/>
            <w:kern w:val="0"/>
            <w:sz w:val="21"/>
            <w:szCs w:val="21"/>
          </w:rPr>
          <w:delText>Des dispositifs de franchissement hydraulique et des itinéraires alternatifs permettront de maintenir la continuité logistique entre le port, la raffinerie et la centrale, même en cas d’événement climatique extrême.</w:delText>
        </w:r>
      </w:del>
    </w:p>
    <w:p w14:paraId="3FE5883E" w14:textId="77777777" w:rsidR="006A74CD" w:rsidRDefault="006A74CD">
      <w:pPr>
        <w:spacing w:after="0" w:line="276" w:lineRule="auto"/>
        <w:jc w:val="both"/>
        <w:rPr>
          <w:rFonts w:ascii="Arial" w:eastAsia="Times New Roman" w:hAnsi="Arial" w:cs="Arial"/>
          <w:kern w:val="0"/>
          <w:sz w:val="21"/>
          <w:szCs w:val="21"/>
        </w:rPr>
      </w:pPr>
    </w:p>
    <w:p w14:paraId="63A88551" w14:textId="77777777" w:rsidR="006A74CD" w:rsidRDefault="006A74CD">
      <w:pPr>
        <w:spacing w:after="0" w:line="276" w:lineRule="auto"/>
        <w:jc w:val="both"/>
        <w:rPr>
          <w:rFonts w:ascii="Arial" w:eastAsia="Times New Roman" w:hAnsi="Arial" w:cs="Arial"/>
          <w:kern w:val="0"/>
          <w:sz w:val="21"/>
          <w:szCs w:val="21"/>
        </w:rPr>
      </w:pPr>
    </w:p>
    <w:p w14:paraId="530F699D" w14:textId="77777777" w:rsidR="006A74CD" w:rsidRDefault="007561DE">
      <w:pPr>
        <w:keepNext/>
        <w:keepLines/>
        <w:numPr>
          <w:ilvl w:val="1"/>
          <w:numId w:val="2"/>
        </w:numPr>
        <w:spacing w:after="0" w:line="276" w:lineRule="auto"/>
        <w:jc w:val="both"/>
      </w:pPr>
      <w:r>
        <w:rPr>
          <w:rFonts w:ascii="Arial" w:eastAsia="SimSun" w:hAnsi="Arial" w:cs="Arial"/>
          <w:b/>
          <w:kern w:val="0"/>
          <w:sz w:val="21"/>
          <w:szCs w:val="32"/>
          <w:lang w:val="fr-FR"/>
        </w:rPr>
        <w:t xml:space="preserve"> </w:t>
      </w:r>
      <w:bookmarkStart w:id="68" w:name="_Toc210821870"/>
      <w:bookmarkStart w:id="69" w:name="_Toc210994953"/>
      <w:bookmarkStart w:id="70" w:name="_Toc217390060"/>
      <w:bookmarkStart w:id="71" w:name="_Toc222731451"/>
      <w:r>
        <w:rPr>
          <w:rFonts w:ascii="Arial" w:eastAsia="Times New Roman" w:hAnsi="Arial" w:cs="Arial"/>
          <w:b/>
          <w:bCs/>
          <w:sz w:val="21"/>
          <w:szCs w:val="21"/>
          <w:lang w:val="fr-FR"/>
        </w:rPr>
        <w:t>Mesures d’Atténuation</w:t>
      </w:r>
      <w:bookmarkEnd w:id="68"/>
      <w:bookmarkEnd w:id="69"/>
      <w:bookmarkEnd w:id="70"/>
      <w:bookmarkEnd w:id="71"/>
    </w:p>
    <w:p w14:paraId="1153892D" w14:textId="77777777" w:rsidR="006A74CD" w:rsidRDefault="006A74CD">
      <w:pPr>
        <w:rPr>
          <w:rFonts w:eastAsia="SimSun"/>
          <w:kern w:val="0"/>
          <w:lang w:val="fr-FR"/>
        </w:rPr>
      </w:pPr>
    </w:p>
    <w:p w14:paraId="4CC22E5B" w14:textId="77777777" w:rsidR="006A74CD" w:rsidRDefault="007561DE">
      <w:pPr>
        <w:spacing w:after="0" w:line="240" w:lineRule="auto"/>
        <w:jc w:val="both"/>
        <w:rPr>
          <w:rFonts w:ascii="Arial" w:eastAsia="Times New Roman" w:hAnsi="Arial" w:cs="Arial"/>
          <w:kern w:val="0"/>
          <w:sz w:val="21"/>
          <w:szCs w:val="21"/>
          <w:u w:val="single"/>
        </w:rPr>
      </w:pPr>
      <w:r>
        <w:rPr>
          <w:rFonts w:ascii="Arial" w:eastAsia="Times New Roman" w:hAnsi="Arial" w:cs="Arial"/>
          <w:kern w:val="0"/>
          <w:sz w:val="21"/>
          <w:szCs w:val="21"/>
          <w:u w:val="single"/>
        </w:rPr>
        <w:t>Intégration des Considérations Environnementales</w:t>
      </w:r>
    </w:p>
    <w:p w14:paraId="50793CF0" w14:textId="77777777" w:rsidR="006A74CD" w:rsidRDefault="006A74CD">
      <w:pPr>
        <w:spacing w:after="0" w:line="240" w:lineRule="auto"/>
        <w:jc w:val="both"/>
        <w:rPr>
          <w:rFonts w:ascii="Arial" w:eastAsia="Times New Roman" w:hAnsi="Arial" w:cs="Arial"/>
          <w:kern w:val="0"/>
          <w:sz w:val="21"/>
          <w:szCs w:val="21"/>
          <w:u w:val="single"/>
        </w:rPr>
      </w:pPr>
    </w:p>
    <w:p w14:paraId="5623A1E5"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Les considérations liées au changement climatique sont intégrées dans la planification, la construction et l’exploitation du projet, notamment à travers :</w:t>
      </w:r>
    </w:p>
    <w:p w14:paraId="3006BECF" w14:textId="77777777" w:rsidR="006A74CD" w:rsidRDefault="006A74CD">
      <w:pPr>
        <w:spacing w:after="0" w:line="276" w:lineRule="auto"/>
        <w:jc w:val="both"/>
        <w:rPr>
          <w:rFonts w:ascii="Arial" w:eastAsia="Times New Roman" w:hAnsi="Arial" w:cs="Arial"/>
          <w:kern w:val="0"/>
          <w:sz w:val="21"/>
          <w:szCs w:val="21"/>
        </w:rPr>
      </w:pPr>
    </w:p>
    <w:p w14:paraId="0DD2E544" w14:textId="77777777" w:rsidR="006A74CD" w:rsidRDefault="007561DE">
      <w:pPr>
        <w:numPr>
          <w:ilvl w:val="0"/>
          <w:numId w:val="7"/>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l’application des recommandations de l’ÉIES ;</w:t>
      </w:r>
    </w:p>
    <w:p w14:paraId="6EB221EA" w14:textId="77777777" w:rsidR="006A74CD" w:rsidRDefault="007561DE">
      <w:pPr>
        <w:numPr>
          <w:ilvl w:val="0"/>
          <w:numId w:val="7"/>
        </w:numPr>
        <w:spacing w:after="0" w:line="276" w:lineRule="auto"/>
        <w:jc w:val="both"/>
      </w:pPr>
      <w:r>
        <w:rPr>
          <w:rFonts w:ascii="Arial" w:eastAsia="Times New Roman" w:hAnsi="Arial" w:cs="Arial"/>
          <w:kern w:val="0"/>
          <w:sz w:val="21"/>
          <w:szCs w:val="21"/>
        </w:rPr>
        <w:lastRenderedPageBreak/>
        <w:t>la mise en œuvre d’un Plan de Gestion Environnementale et Sociale (PGES</w:t>
      </w:r>
      <w:r>
        <w:rPr>
          <w:rFonts w:ascii="Arial" w:eastAsia="Times New Roman" w:hAnsi="Arial" w:cs="Arial"/>
          <w:b/>
          <w:bCs/>
          <w:kern w:val="0"/>
          <w:sz w:val="21"/>
          <w:szCs w:val="21"/>
        </w:rPr>
        <w:t>)</w:t>
      </w:r>
      <w:r>
        <w:rPr>
          <w:rFonts w:ascii="Arial" w:eastAsia="Times New Roman" w:hAnsi="Arial" w:cs="Arial"/>
          <w:kern w:val="0"/>
          <w:sz w:val="21"/>
          <w:szCs w:val="21"/>
        </w:rPr>
        <w:t xml:space="preserve"> couvrant les risques climatiques identifiés.</w:t>
      </w:r>
    </w:p>
    <w:p w14:paraId="42CC0166" w14:textId="77777777" w:rsidR="006A74CD" w:rsidRDefault="006A74CD">
      <w:pPr>
        <w:spacing w:after="0" w:line="276" w:lineRule="auto"/>
        <w:jc w:val="both"/>
        <w:rPr>
          <w:rFonts w:ascii="Arial" w:eastAsia="Times New Roman" w:hAnsi="Arial" w:cs="Arial"/>
          <w:kern w:val="0"/>
          <w:sz w:val="21"/>
          <w:szCs w:val="21"/>
          <w:lang w:eastAsia="zh-CN"/>
        </w:rPr>
      </w:pPr>
    </w:p>
    <w:p w14:paraId="275E7568" w14:textId="77777777" w:rsidR="006A74CD" w:rsidRDefault="007561DE">
      <w:pPr>
        <w:spacing w:after="0" w:line="240" w:lineRule="auto"/>
        <w:jc w:val="both"/>
        <w:rPr>
          <w:rFonts w:ascii="Arial" w:eastAsia="Times New Roman" w:hAnsi="Arial" w:cs="Arial"/>
          <w:kern w:val="0"/>
          <w:sz w:val="21"/>
          <w:szCs w:val="21"/>
          <w:u w:val="single"/>
        </w:rPr>
      </w:pPr>
      <w:r>
        <w:rPr>
          <w:rFonts w:ascii="Arial" w:eastAsia="Times New Roman" w:hAnsi="Arial" w:cs="Arial"/>
          <w:kern w:val="0"/>
          <w:sz w:val="21"/>
          <w:szCs w:val="21"/>
          <w:u w:val="single"/>
        </w:rPr>
        <w:t>Surveillance et Recherche</w:t>
      </w:r>
    </w:p>
    <w:p w14:paraId="6DCAD7F7" w14:textId="77777777" w:rsidR="006A74CD" w:rsidRDefault="006A74CD">
      <w:pPr>
        <w:spacing w:after="0" w:line="240" w:lineRule="auto"/>
        <w:jc w:val="both"/>
        <w:rPr>
          <w:rFonts w:ascii="Arial" w:eastAsia="Times New Roman" w:hAnsi="Arial" w:cs="Arial"/>
          <w:kern w:val="0"/>
          <w:sz w:val="21"/>
          <w:szCs w:val="21"/>
          <w:u w:val="single"/>
        </w:rPr>
      </w:pPr>
    </w:p>
    <w:p w14:paraId="19CC1FFC"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Mise en place de programmes de surveillance pour suivre l'état des espèces menacées et de leurs habitats durant et après la construction. Le suivi des espèces préoccupantes le cadre de la résilience au changement climatique vise à surveiller les écosystèmes et les espèces pour comprendre leur état, anticiper et atténuer les impacts du CC. </w:t>
      </w:r>
    </w:p>
    <w:p w14:paraId="46F3C6C3" w14:textId="77777777" w:rsidR="006A74CD" w:rsidRDefault="006A74CD">
      <w:pPr>
        <w:spacing w:after="0" w:line="276" w:lineRule="auto"/>
        <w:jc w:val="both"/>
        <w:rPr>
          <w:rFonts w:ascii="Arial" w:eastAsia="Times New Roman" w:hAnsi="Arial" w:cs="Arial"/>
          <w:kern w:val="0"/>
          <w:sz w:val="21"/>
          <w:szCs w:val="21"/>
        </w:rPr>
      </w:pPr>
    </w:p>
    <w:p w14:paraId="111CF3DF"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Ces suivis permettent d'évaluer la santé des habitats, de suivre l'évolution des migrations d'espèces, d'identifier les zones sensibles et de guider les mesures de gestion adaptées. </w:t>
      </w:r>
    </w:p>
    <w:p w14:paraId="1EC45B00" w14:textId="77777777" w:rsidR="006A74CD" w:rsidRDefault="006A74CD">
      <w:pPr>
        <w:spacing w:after="0" w:line="276" w:lineRule="auto"/>
        <w:jc w:val="both"/>
        <w:rPr>
          <w:rFonts w:ascii="Arial" w:eastAsia="Times New Roman" w:hAnsi="Arial" w:cs="Arial"/>
          <w:kern w:val="0"/>
          <w:sz w:val="21"/>
          <w:szCs w:val="21"/>
        </w:rPr>
      </w:pPr>
    </w:p>
    <w:p w14:paraId="6DE3D02F" w14:textId="77777777" w:rsidR="006A74CD" w:rsidRDefault="006A74CD">
      <w:pPr>
        <w:spacing w:after="0" w:line="276" w:lineRule="auto"/>
        <w:jc w:val="both"/>
        <w:rPr>
          <w:rFonts w:ascii="Arial" w:eastAsia="Times New Roman" w:hAnsi="Arial" w:cs="Arial"/>
          <w:kern w:val="0"/>
          <w:sz w:val="21"/>
          <w:szCs w:val="21"/>
        </w:rPr>
      </w:pPr>
    </w:p>
    <w:p w14:paraId="57B69C53" w14:textId="77777777" w:rsidR="006A74CD" w:rsidRDefault="006A74CD">
      <w:pPr>
        <w:spacing w:after="0" w:line="276" w:lineRule="auto"/>
        <w:jc w:val="both"/>
        <w:rPr>
          <w:rFonts w:ascii="Arial" w:eastAsia="Times New Roman" w:hAnsi="Arial" w:cs="Arial"/>
          <w:kern w:val="0"/>
          <w:sz w:val="21"/>
          <w:szCs w:val="21"/>
        </w:rPr>
      </w:pPr>
    </w:p>
    <w:p w14:paraId="139802BB" w14:textId="77777777" w:rsidR="006A74CD" w:rsidRDefault="006A74CD">
      <w:pPr>
        <w:spacing w:after="0" w:line="276" w:lineRule="auto"/>
        <w:jc w:val="both"/>
        <w:rPr>
          <w:rFonts w:ascii="Arial" w:eastAsia="Times New Roman" w:hAnsi="Arial" w:cs="Arial"/>
          <w:kern w:val="0"/>
          <w:sz w:val="21"/>
          <w:szCs w:val="21"/>
        </w:rPr>
      </w:pPr>
    </w:p>
    <w:p w14:paraId="49AD8CF6" w14:textId="77777777" w:rsidR="006A74CD" w:rsidRDefault="006A74CD">
      <w:pPr>
        <w:spacing w:after="0" w:line="276" w:lineRule="auto"/>
        <w:jc w:val="both"/>
        <w:rPr>
          <w:rFonts w:ascii="Arial" w:eastAsia="Times New Roman" w:hAnsi="Arial" w:cs="Arial"/>
          <w:kern w:val="0"/>
          <w:sz w:val="21"/>
          <w:szCs w:val="21"/>
        </w:rPr>
      </w:pPr>
    </w:p>
    <w:p w14:paraId="220588B8" w14:textId="77777777" w:rsidR="006A74CD" w:rsidRDefault="006A74CD">
      <w:pPr>
        <w:spacing w:after="0" w:line="276" w:lineRule="auto"/>
        <w:jc w:val="both"/>
        <w:rPr>
          <w:rFonts w:ascii="Arial" w:eastAsia="Times New Roman" w:hAnsi="Arial" w:cs="Arial"/>
          <w:kern w:val="0"/>
          <w:sz w:val="21"/>
          <w:szCs w:val="21"/>
        </w:rPr>
      </w:pPr>
    </w:p>
    <w:p w14:paraId="495ABC08" w14:textId="77777777" w:rsidR="006A74CD" w:rsidRDefault="007561DE">
      <w:pPr>
        <w:tabs>
          <w:tab w:val="left" w:pos="720"/>
        </w:tabs>
        <w:spacing w:after="0" w:line="240" w:lineRule="auto"/>
        <w:jc w:val="both"/>
        <w:rPr>
          <w:rFonts w:ascii="Arial" w:eastAsia="Times New Roman" w:hAnsi="Arial" w:cs="Arial"/>
          <w:kern w:val="0"/>
          <w:sz w:val="21"/>
          <w:szCs w:val="21"/>
          <w:u w:val="single"/>
        </w:rPr>
      </w:pPr>
      <w:r>
        <w:rPr>
          <w:rFonts w:ascii="Arial" w:eastAsia="Times New Roman" w:hAnsi="Arial" w:cs="Arial"/>
          <w:kern w:val="0"/>
          <w:sz w:val="21"/>
          <w:szCs w:val="21"/>
          <w:u w:val="single"/>
        </w:rPr>
        <w:t xml:space="preserve">Partenariats de recherche : </w:t>
      </w:r>
    </w:p>
    <w:p w14:paraId="38EC59CC" w14:textId="77777777" w:rsidR="006A74CD" w:rsidRDefault="006A74CD">
      <w:pPr>
        <w:spacing w:after="0" w:line="276" w:lineRule="auto"/>
        <w:jc w:val="both"/>
        <w:rPr>
          <w:rFonts w:ascii="Arial" w:eastAsia="Times New Roman" w:hAnsi="Arial" w:cs="Arial"/>
          <w:kern w:val="0"/>
          <w:sz w:val="21"/>
          <w:szCs w:val="21"/>
          <w:u w:val="single"/>
        </w:rPr>
      </w:pPr>
    </w:p>
    <w:p w14:paraId="5E3DA73F"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Des échanges techniques généraux avec des institutions nationales de recherche peuvent être envisagés, à titre indicatif, afin de mieux comprendre les tendances générales liées au changement climatique.</w:t>
      </w:r>
    </w:p>
    <w:p w14:paraId="7E46084E" w14:textId="77777777" w:rsidR="006A74CD" w:rsidRDefault="006A74CD">
      <w:pPr>
        <w:spacing w:after="0" w:line="276" w:lineRule="auto"/>
        <w:jc w:val="both"/>
        <w:rPr>
          <w:rFonts w:ascii="Arial" w:eastAsia="Times New Roman" w:hAnsi="Arial" w:cs="Arial"/>
          <w:kern w:val="0"/>
          <w:sz w:val="21"/>
          <w:szCs w:val="21"/>
        </w:rPr>
      </w:pPr>
    </w:p>
    <w:p w14:paraId="5FB9922B" w14:textId="77777777" w:rsidR="006A74CD" w:rsidRDefault="007561DE">
      <w:pPr>
        <w:tabs>
          <w:tab w:val="left" w:pos="720"/>
        </w:tabs>
        <w:spacing w:after="0" w:line="240" w:lineRule="auto"/>
        <w:jc w:val="both"/>
        <w:rPr>
          <w:rFonts w:ascii="Arial" w:eastAsia="Times New Roman" w:hAnsi="Arial" w:cs="Arial"/>
          <w:kern w:val="0"/>
          <w:sz w:val="21"/>
          <w:szCs w:val="21"/>
          <w:u w:val="single"/>
        </w:rPr>
      </w:pPr>
      <w:r>
        <w:rPr>
          <w:rFonts w:ascii="Arial" w:eastAsia="Times New Roman" w:hAnsi="Arial" w:cs="Arial"/>
          <w:kern w:val="0"/>
          <w:sz w:val="21"/>
          <w:szCs w:val="21"/>
          <w:u w:val="single"/>
        </w:rPr>
        <w:t>Sensibilisation et Participation Communautaire</w:t>
      </w:r>
    </w:p>
    <w:p w14:paraId="6D2962F2" w14:textId="77777777" w:rsidR="006A74CD" w:rsidRDefault="006A74CD">
      <w:pPr>
        <w:tabs>
          <w:tab w:val="left" w:pos="720"/>
        </w:tabs>
        <w:spacing w:after="0" w:line="240" w:lineRule="auto"/>
        <w:jc w:val="both"/>
        <w:rPr>
          <w:rFonts w:ascii="Arial" w:eastAsia="Times New Roman" w:hAnsi="Arial" w:cs="Arial"/>
          <w:kern w:val="0"/>
          <w:sz w:val="21"/>
          <w:szCs w:val="21"/>
          <w:u w:val="single"/>
        </w:rPr>
      </w:pPr>
    </w:p>
    <w:p w14:paraId="67C5CA42"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Des actions de sensibilisation seront menées auprès des travailleurs et des communautés riveraines afin de :</w:t>
      </w:r>
    </w:p>
    <w:p w14:paraId="29ED38FE" w14:textId="77777777" w:rsidR="006A74CD" w:rsidRDefault="006A74CD">
      <w:pPr>
        <w:spacing w:after="0" w:line="276" w:lineRule="auto"/>
        <w:jc w:val="both"/>
        <w:rPr>
          <w:rFonts w:ascii="Arial" w:eastAsia="Times New Roman" w:hAnsi="Arial" w:cs="Arial"/>
          <w:kern w:val="0"/>
          <w:sz w:val="21"/>
          <w:szCs w:val="21"/>
        </w:rPr>
      </w:pPr>
    </w:p>
    <w:p w14:paraId="0CB03B26" w14:textId="77777777" w:rsidR="006A74CD" w:rsidRDefault="007561DE">
      <w:pPr>
        <w:numPr>
          <w:ilvl w:val="0"/>
          <w:numId w:val="7"/>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promouvoir les bonnes pratiques de gestion des eaux et des sols ;</w:t>
      </w:r>
    </w:p>
    <w:p w14:paraId="5FD9D03C" w14:textId="77777777" w:rsidR="006A74CD" w:rsidRDefault="007561DE">
      <w:pPr>
        <w:numPr>
          <w:ilvl w:val="0"/>
          <w:numId w:val="7"/>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prévenir les dégradations environnementales susceptibles d’aggraver les effets climatiques.</w:t>
      </w:r>
    </w:p>
    <w:p w14:paraId="421666D0" w14:textId="77777777" w:rsidR="006A74CD" w:rsidRDefault="006A74CD">
      <w:pPr>
        <w:spacing w:after="0" w:line="276" w:lineRule="auto"/>
        <w:jc w:val="both"/>
        <w:rPr>
          <w:rFonts w:ascii="Arial" w:eastAsia="Times New Roman" w:hAnsi="Arial" w:cs="Arial"/>
          <w:kern w:val="0"/>
          <w:sz w:val="21"/>
          <w:szCs w:val="21"/>
        </w:rPr>
      </w:pPr>
    </w:p>
    <w:p w14:paraId="70730B4E" w14:textId="77777777" w:rsidR="006A74CD" w:rsidRDefault="007561DE">
      <w:pPr>
        <w:rPr>
          <w:rFonts w:ascii="Arial" w:eastAsia="Times New Roman" w:hAnsi="Arial" w:cs="Arial"/>
          <w:kern w:val="0"/>
          <w:sz w:val="21"/>
          <w:szCs w:val="21"/>
        </w:rPr>
      </w:pPr>
      <w:commentRangeStart w:id="244"/>
      <w:r>
        <w:rPr>
          <w:rFonts w:ascii="Arial" w:eastAsia="Times New Roman" w:hAnsi="Arial" w:cs="Arial"/>
          <w:kern w:val="0"/>
          <w:sz w:val="21"/>
          <w:szCs w:val="21"/>
        </w:rPr>
        <w:t xml:space="preserve">Les considérations liées au changement climatique seront prises en compte de manière proportionnée et progressive dans les phases ultérieures de conception, de construction et d’exploitation du projet, conformément aux exigences réglementaires applicables. </w:t>
      </w:r>
      <w:commentRangeEnd w:id="244"/>
      <w:r>
        <w:rPr>
          <w:rStyle w:val="Marquedecommentaire"/>
        </w:rPr>
        <w:commentReference w:id="244"/>
      </w:r>
    </w:p>
    <w:p w14:paraId="0885B610" w14:textId="1FDAAFBB" w:rsidR="006A74CD" w:rsidDel="00A92862" w:rsidRDefault="006A74CD">
      <w:pPr>
        <w:pageBreakBefore/>
        <w:rPr>
          <w:del w:id="72" w:author="Ismael SAMBY" w:date="2026-07-17T12:59:00Z"/>
          <w:rFonts w:ascii="Arial" w:eastAsia="Times New Roman" w:hAnsi="Arial" w:cs="Arial"/>
          <w:kern w:val="0"/>
          <w:sz w:val="21"/>
          <w:szCs w:val="21"/>
        </w:rPr>
      </w:pPr>
    </w:p>
    <w:p w14:paraId="0CA627B5" w14:textId="77777777" w:rsidR="006A74CD" w:rsidRDefault="007561DE">
      <w:pPr>
        <w:keepNext/>
        <w:keepLines/>
        <w:numPr>
          <w:ilvl w:val="0"/>
          <w:numId w:val="8"/>
        </w:numPr>
        <w:spacing w:after="0" w:line="276" w:lineRule="auto"/>
        <w:jc w:val="both"/>
      </w:pPr>
      <w:bookmarkStart w:id="73" w:name="_Toc210821893"/>
      <w:bookmarkStart w:id="74" w:name="_Toc210994982"/>
      <w:bookmarkStart w:id="75" w:name="_Toc222731511"/>
      <w:r>
        <w:rPr>
          <w:rFonts w:ascii="Arial" w:eastAsia="Times New Roman" w:hAnsi="Arial" w:cs="Arial"/>
          <w:b/>
          <w:bCs/>
          <w:sz w:val="21"/>
          <w:szCs w:val="21"/>
          <w:lang w:val="fr-FR"/>
        </w:rPr>
        <w:t>VALORISATION DES SERVICES ÉCOSYSTÉMIQUES</w:t>
      </w:r>
      <w:bookmarkEnd w:id="73"/>
      <w:bookmarkEnd w:id="74"/>
      <w:bookmarkEnd w:id="75"/>
      <w:r>
        <w:rPr>
          <w:rFonts w:ascii="Arial" w:eastAsia="SimSun" w:hAnsi="Arial" w:cs="Arial"/>
          <w:b/>
          <w:kern w:val="0"/>
          <w:sz w:val="21"/>
          <w:szCs w:val="21"/>
        </w:rPr>
        <w:t xml:space="preserve">  </w:t>
      </w:r>
    </w:p>
    <w:p w14:paraId="5D4DFE74" w14:textId="77777777" w:rsidR="006A74CD" w:rsidRDefault="006A74CD">
      <w:pPr>
        <w:rPr>
          <w:rFonts w:eastAsia="SimSun"/>
          <w:kern w:val="0"/>
        </w:rPr>
      </w:pPr>
    </w:p>
    <w:p w14:paraId="14278EB8"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 projet de raffinerie d’alumine et des installations associées de WCAG, s’inscrit dans un espace rural caractérisé par une forte dépendance des populations aux ressources naturelles et aux écosystèmes locaux. Il sera implanté dans les territoires faiblement urbanisés mais écologiquement fonctionnels, composés principalement de mangroves, savanes arborées et arbustives, de forêts-galeries, de zones humides, de bas-fonds agricoles et de cours d’eau.</w:t>
      </w:r>
    </w:p>
    <w:p w14:paraId="4C9AF5DF" w14:textId="77777777" w:rsidR="006A74CD" w:rsidRDefault="006A74CD">
      <w:pPr>
        <w:spacing w:after="0" w:line="276" w:lineRule="auto"/>
        <w:jc w:val="both"/>
        <w:rPr>
          <w:rFonts w:ascii="Arial" w:hAnsi="Arial" w:cs="Arial"/>
          <w:kern w:val="0"/>
          <w:sz w:val="21"/>
          <w:szCs w:val="21"/>
          <w:lang w:val="fr-FR" w:eastAsia="fr-FR"/>
        </w:rPr>
      </w:pPr>
    </w:p>
    <w:p w14:paraId="6FD73B5C"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Ces écosystèmes fournissent une diversité de services écosystémiques indispensables au bien-être des communautés riveraines, notamment en matière de subsistance, de sécurité alimentaire, de régulation hydrologique, de protection des sols, de maintien de la biodiversité et de valeurs culturelles. Leur prise en compte constitue un enjeu central de l’Étude d’Impact Environnemental et Social (ÉIES), compte tenu de l’envergure du Projet.</w:t>
      </w:r>
    </w:p>
    <w:p w14:paraId="2F0D1FF9" w14:textId="77777777" w:rsidR="006A74CD" w:rsidRDefault="006A74CD">
      <w:pPr>
        <w:spacing w:after="0" w:line="276" w:lineRule="auto"/>
        <w:jc w:val="both"/>
        <w:rPr>
          <w:rFonts w:ascii="Arial" w:hAnsi="Arial" w:cs="Arial"/>
          <w:kern w:val="0"/>
          <w:sz w:val="21"/>
          <w:szCs w:val="21"/>
          <w:lang w:val="fr-FR" w:eastAsia="fr-FR"/>
        </w:rPr>
      </w:pPr>
    </w:p>
    <w:p w14:paraId="25906E7F" w14:textId="77777777" w:rsidR="006A74CD" w:rsidRDefault="007561DE">
      <w:pPr>
        <w:spacing w:after="0" w:line="276" w:lineRule="auto"/>
        <w:jc w:val="both"/>
      </w:pPr>
      <w:r>
        <w:rPr>
          <w:rFonts w:ascii="Arial" w:hAnsi="Arial" w:cs="Arial"/>
          <w:kern w:val="0"/>
          <w:sz w:val="21"/>
          <w:szCs w:val="21"/>
          <w:lang w:val="fr-FR" w:eastAsia="fr-FR"/>
        </w:rPr>
        <w:t xml:space="preserve">Les mesures d’atténuation pour préserver les services écosystémiques et garantir l'intégration des communautés. Il convient de noter aussi que le </w:t>
      </w:r>
      <w:r>
        <w:rPr>
          <w:rFonts w:ascii="Arial" w:hAnsi="Arial" w:cs="Arial"/>
          <w:kern w:val="0"/>
          <w:sz w:val="21"/>
          <w:szCs w:val="21"/>
          <w:lang w:eastAsia="fr-FR"/>
        </w:rPr>
        <w:t>PAR/PRMS constituent des instruments essentiels pour atténuer les impacts sur les services écosystémiques et préserver les moyens de subsistance des communautés locales. Leur mise en œuvre rigoureuse permettra de compenser la perte définitive de certaines terres et d’assurer une transition socio-économique durable pour les populations affectées.</w:t>
      </w:r>
    </w:p>
    <w:p w14:paraId="30EBCC37" w14:textId="77777777" w:rsidR="006A74CD" w:rsidRDefault="006A74CD">
      <w:pPr>
        <w:spacing w:after="0" w:line="276" w:lineRule="auto"/>
        <w:jc w:val="both"/>
        <w:rPr>
          <w:rFonts w:ascii="Arial" w:eastAsia="DengXian" w:hAnsi="Arial" w:cs="Arial"/>
          <w:kern w:val="0"/>
          <w:sz w:val="21"/>
          <w:szCs w:val="21"/>
          <w:lang w:val="fr-FR"/>
        </w:rPr>
      </w:pPr>
    </w:p>
    <w:tbl>
      <w:tblPr>
        <w:tblW w:w="9060" w:type="dxa"/>
        <w:tblCellMar>
          <w:left w:w="10" w:type="dxa"/>
          <w:right w:w="10" w:type="dxa"/>
        </w:tblCellMar>
        <w:tblLook w:val="0000" w:firstRow="0" w:lastRow="0" w:firstColumn="0" w:lastColumn="0" w:noHBand="0" w:noVBand="0"/>
      </w:tblPr>
      <w:tblGrid>
        <w:gridCol w:w="9060"/>
      </w:tblGrid>
      <w:tr w:rsidR="006A74CD" w14:paraId="41CBC154" w14:textId="77777777">
        <w:tc>
          <w:tcPr>
            <w:tcW w:w="9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617CB" w14:textId="77777777" w:rsidR="006A74CD" w:rsidRDefault="007561DE">
            <w:pPr>
              <w:spacing w:after="0" w:line="276" w:lineRule="auto"/>
              <w:jc w:val="both"/>
            </w:pPr>
            <w:r>
              <w:rPr>
                <w:rFonts w:ascii="Arial" w:hAnsi="Arial" w:cs="Arial"/>
                <w:i/>
                <w:kern w:val="0"/>
                <w:sz w:val="20"/>
                <w:szCs w:val="20"/>
                <w:lang w:val="fr-FR"/>
              </w:rPr>
              <w:t>L’Évaluation des écosystèmes pour le Millénaire (EEM)</w:t>
            </w:r>
            <w:r>
              <w:rPr>
                <w:rFonts w:ascii="Arial" w:hAnsi="Arial" w:cs="Arial"/>
                <w:kern w:val="0"/>
                <w:sz w:val="20"/>
                <w:szCs w:val="20"/>
                <w:lang w:val="fr-FR"/>
              </w:rPr>
              <w:t xml:space="preserve"> définit les services écosystémiques comme « les avantages que les populations tirent des écosystèmes ». Le Système de comptabilité environnementale et économique - Comptabilité des écosystèmes (SCEE-CE - 2021) propose une liste de référence des services écosystémiques. Cette liste est disponible à l'adresse suivante : https://seea.un.org/ecosystem-accounting.</w:t>
            </w:r>
          </w:p>
        </w:tc>
      </w:tr>
    </w:tbl>
    <w:p w14:paraId="40C493A6" w14:textId="03D2BE5F" w:rsidR="006A74CD" w:rsidRDefault="006A74CD">
      <w:pPr>
        <w:spacing w:line="276" w:lineRule="auto"/>
        <w:jc w:val="both"/>
        <w:rPr>
          <w:ins w:id="76" w:author="Ismael SAMBY" w:date="2026-07-17T13:13:00Z"/>
          <w:rFonts w:ascii="Arial" w:eastAsia="SimSun" w:hAnsi="Arial" w:cs="Arial"/>
          <w:kern w:val="0"/>
          <w:lang w:val="fr-FR" w:eastAsia="zh-CN"/>
        </w:rPr>
      </w:pPr>
    </w:p>
    <w:p w14:paraId="4C8E6A08" w14:textId="77777777" w:rsidR="00C93A69" w:rsidRPr="00C93A69" w:rsidRDefault="00C93A69" w:rsidP="00C93A69">
      <w:pPr>
        <w:keepNext/>
        <w:keepLines/>
        <w:numPr>
          <w:ilvl w:val="1"/>
          <w:numId w:val="8"/>
        </w:numPr>
        <w:spacing w:after="0" w:line="276" w:lineRule="auto"/>
        <w:ind w:left="0" w:firstLine="0"/>
        <w:jc w:val="both"/>
        <w:rPr>
          <w:ins w:id="77" w:author="Ismael SAMBY" w:date="2026-07-17T13:13:00Z"/>
          <w:rFonts w:ascii="Arial" w:eastAsia="Times New Roman" w:hAnsi="Arial" w:cs="Arial"/>
          <w:b/>
          <w:bCs/>
          <w:sz w:val="21"/>
          <w:szCs w:val="21"/>
          <w:lang w:val="fr-FR"/>
          <w:rPrChange w:id="78" w:author="Ismael SAMBY" w:date="2026-07-17T13:13:00Z">
            <w:rPr>
              <w:ins w:id="79" w:author="Ismael SAMBY" w:date="2026-07-17T13:13:00Z"/>
            </w:rPr>
          </w:rPrChange>
        </w:rPr>
        <w:pPrChange w:id="80" w:author="Ismael SAMBY" w:date="2026-07-17T13:13:00Z">
          <w:pPr>
            <w:pStyle w:val="font-claude-response-body"/>
          </w:pPr>
        </w:pPrChange>
      </w:pPr>
      <w:ins w:id="81" w:author="Ismael SAMBY" w:date="2026-07-17T13:13:00Z">
        <w:r>
          <w:rPr>
            <w:rFonts w:ascii="Arial" w:eastAsia="Times New Roman" w:hAnsi="Arial" w:cs="Arial"/>
            <w:sz w:val="21"/>
            <w:szCs w:val="21"/>
            <w:lang w:val="fr-FR"/>
            <w:rPrChange w:id="82" w:author="Ismael SAMBY" w:date="2026-07-17T13:13:00Z">
              <w:rPr>
                <w:rStyle w:val="lev"/>
              </w:rPr>
            </w:rPrChange>
          </w:rPr>
          <w:t>13.1. Méthodologie</w:t>
        </w:r>
      </w:ins>
    </w:p>
    <w:p w14:paraId="657F7959" w14:textId="77777777" w:rsidR="00C93A69" w:rsidRDefault="00C93A69" w:rsidP="00C93A69">
      <w:pPr>
        <w:spacing w:after="0" w:line="276" w:lineRule="auto"/>
        <w:jc w:val="both"/>
        <w:rPr>
          <w:ins w:id="83" w:author="Ismael SAMBY" w:date="2026-07-17T13:15:00Z"/>
          <w:rFonts w:ascii="Arial" w:hAnsi="Arial" w:cs="Arial"/>
          <w:kern w:val="0"/>
          <w:sz w:val="21"/>
          <w:szCs w:val="21"/>
          <w:lang w:val="fr-FR" w:eastAsia="fr-FR"/>
        </w:rPr>
      </w:pPr>
    </w:p>
    <w:p w14:paraId="5DA8A9D4" w14:textId="41293914" w:rsidR="00C93A69" w:rsidRPr="00C93A69" w:rsidRDefault="00C93A69" w:rsidP="00C93A69">
      <w:pPr>
        <w:spacing w:after="0" w:line="276" w:lineRule="auto"/>
        <w:jc w:val="both"/>
        <w:rPr>
          <w:ins w:id="84" w:author="Ismael SAMBY" w:date="2026-07-17T13:13:00Z"/>
          <w:rFonts w:ascii="Arial" w:hAnsi="Arial" w:cs="Arial"/>
          <w:kern w:val="0"/>
          <w:sz w:val="21"/>
          <w:szCs w:val="21"/>
          <w:lang w:val="fr-FR" w:eastAsia="fr-FR"/>
          <w:rPrChange w:id="85" w:author="Ismael SAMBY" w:date="2026-07-17T13:14:00Z">
            <w:rPr>
              <w:ins w:id="86" w:author="Ismael SAMBY" w:date="2026-07-17T13:13:00Z"/>
            </w:rPr>
          </w:rPrChange>
        </w:rPr>
        <w:pPrChange w:id="87" w:author="Ismael SAMBY" w:date="2026-07-17T13:14:00Z">
          <w:pPr>
            <w:pStyle w:val="font-claude-response-body"/>
          </w:pPr>
        </w:pPrChange>
      </w:pPr>
      <w:ins w:id="88" w:author="Ismael SAMBY" w:date="2026-07-17T13:13:00Z">
        <w:r>
          <w:rPr>
            <w:rFonts w:ascii="Arial" w:hAnsi="Arial" w:cs="Arial"/>
            <w:kern w:val="0"/>
            <w:sz w:val="21"/>
            <w:szCs w:val="21"/>
            <w:lang w:val="fr-FR" w:eastAsia="fr-FR"/>
            <w:rPrChange w:id="89" w:author="Ismael SAMBY" w:date="2026-07-17T13:14:00Z">
              <w:rPr/>
            </w:rPrChange>
          </w:rPr>
          <w:t>L'analyse s'appuie sur les sources de données suivantes :</w:t>
        </w:r>
      </w:ins>
    </w:p>
    <w:p w14:paraId="6DD97B5B" w14:textId="77777777" w:rsidR="00C93A69" w:rsidRDefault="00C93A69" w:rsidP="00C93A69">
      <w:pPr>
        <w:spacing w:after="0" w:line="276" w:lineRule="auto"/>
        <w:jc w:val="both"/>
        <w:rPr>
          <w:ins w:id="90" w:author="Ismael SAMBY" w:date="2026-07-17T13:15:00Z"/>
          <w:rFonts w:ascii="Arial" w:hAnsi="Arial" w:cs="Arial"/>
          <w:kern w:val="0"/>
          <w:sz w:val="21"/>
          <w:szCs w:val="21"/>
          <w:lang w:val="fr-FR" w:eastAsia="fr-FR"/>
        </w:rPr>
      </w:pPr>
    </w:p>
    <w:p w14:paraId="2A881F21" w14:textId="665F374D" w:rsidR="00C93A69" w:rsidRPr="00C93A69" w:rsidRDefault="00C93A69" w:rsidP="00C93A69">
      <w:pPr>
        <w:pStyle w:val="Paragraphedeliste"/>
        <w:numPr>
          <w:ilvl w:val="0"/>
          <w:numId w:val="17"/>
        </w:numPr>
        <w:spacing w:after="0" w:line="276" w:lineRule="auto"/>
        <w:jc w:val="both"/>
        <w:rPr>
          <w:ins w:id="91" w:author="Ismael SAMBY" w:date="2026-07-17T13:13:00Z"/>
          <w:rFonts w:ascii="Arial" w:hAnsi="Arial" w:cs="Arial"/>
          <w:kern w:val="0"/>
          <w:sz w:val="21"/>
          <w:szCs w:val="21"/>
          <w:lang w:val="fr-FR" w:eastAsia="fr-FR"/>
          <w:rPrChange w:id="92" w:author="Ismael SAMBY" w:date="2026-07-17T13:16:00Z">
            <w:rPr>
              <w:ins w:id="93" w:author="Ismael SAMBY" w:date="2026-07-17T13:13:00Z"/>
            </w:rPr>
          </w:rPrChange>
        </w:rPr>
        <w:pPrChange w:id="94" w:author="Ismael SAMBY" w:date="2026-07-17T13:16:00Z">
          <w:pPr>
            <w:pStyle w:val="font-claude-response-body"/>
            <w:numPr>
              <w:numId w:val="16"/>
            </w:numPr>
            <w:tabs>
              <w:tab w:val="num" w:pos="720"/>
            </w:tabs>
            <w:ind w:left="720" w:hanging="360"/>
          </w:pPr>
        </w:pPrChange>
      </w:pPr>
      <w:ins w:id="95" w:author="Ismael SAMBY" w:date="2026-07-17T13:13:00Z">
        <w:r>
          <w:rPr>
            <w:rFonts w:ascii="Arial" w:hAnsi="Arial" w:cs="Arial"/>
            <w:kern w:val="0"/>
            <w:sz w:val="21"/>
            <w:szCs w:val="21"/>
            <w:lang w:val="fr-FR" w:eastAsia="fr-FR"/>
            <w:rPrChange w:id="96" w:author="Ismael SAMBY" w:date="2026-07-17T13:16:00Z">
              <w:rPr/>
            </w:rPrChange>
          </w:rPr>
          <w:t>Les inventaires et relevés biophysiques de terrain réalisés par OKAPI dans le cadre de la présente étude (2025-2026), portant sur la caractérisation des écosystèmes de la zone d'étude (mangroves, savanes, forêts-galeries, zones humides, cours d'eau, bas-fonds agricoles) ;</w:t>
        </w:r>
      </w:ins>
    </w:p>
    <w:p w14:paraId="431F0B28" w14:textId="77777777" w:rsidR="00C93A69" w:rsidRPr="00C93A69" w:rsidRDefault="00C93A69" w:rsidP="00C93A69">
      <w:pPr>
        <w:pStyle w:val="Paragraphedeliste"/>
        <w:numPr>
          <w:ilvl w:val="0"/>
          <w:numId w:val="17"/>
        </w:numPr>
        <w:spacing w:after="0" w:line="276" w:lineRule="auto"/>
        <w:jc w:val="both"/>
        <w:rPr>
          <w:ins w:id="97" w:author="Ismael SAMBY" w:date="2026-07-17T13:13:00Z"/>
          <w:rFonts w:ascii="Arial" w:hAnsi="Arial" w:cs="Arial"/>
          <w:kern w:val="0"/>
          <w:sz w:val="21"/>
          <w:szCs w:val="21"/>
          <w:lang w:val="fr-FR" w:eastAsia="fr-FR"/>
          <w:rPrChange w:id="98" w:author="Ismael SAMBY" w:date="2026-07-17T13:16:00Z">
            <w:rPr>
              <w:ins w:id="99" w:author="Ismael SAMBY" w:date="2026-07-17T13:13:00Z"/>
            </w:rPr>
          </w:rPrChange>
        </w:rPr>
        <w:pPrChange w:id="100" w:author="Ismael SAMBY" w:date="2026-07-17T13:16:00Z">
          <w:pPr>
            <w:pStyle w:val="font-claude-response-body"/>
            <w:numPr>
              <w:numId w:val="16"/>
            </w:numPr>
            <w:tabs>
              <w:tab w:val="num" w:pos="720"/>
            </w:tabs>
            <w:ind w:left="720" w:hanging="360"/>
          </w:pPr>
        </w:pPrChange>
      </w:pPr>
      <w:ins w:id="101" w:author="Ismael SAMBY" w:date="2026-07-17T13:13:00Z">
        <w:r>
          <w:rPr>
            <w:rFonts w:ascii="Arial" w:hAnsi="Arial" w:cs="Arial"/>
            <w:kern w:val="0"/>
            <w:sz w:val="21"/>
            <w:szCs w:val="21"/>
            <w:lang w:val="fr-FR" w:eastAsia="fr-FR"/>
            <w:rPrChange w:id="102" w:author="Ismael SAMBY" w:date="2026-07-17T13:16:00Z">
              <w:rPr/>
            </w:rPrChange>
          </w:rPr>
          <w:t>Les enquêtes socio-économiques menées auprès des ménages et des communautés riveraines, incluant les données relatives aux moyens de subsistance, aux pratiques agricoles, halieutiques et de cueillette, ainsi qu'au patrimoine culturel ;</w:t>
        </w:r>
      </w:ins>
    </w:p>
    <w:p w14:paraId="18FBD307" w14:textId="4A977405" w:rsidR="00C93A69" w:rsidRDefault="00C93A69" w:rsidP="00C93A69">
      <w:pPr>
        <w:pStyle w:val="Paragraphedeliste"/>
        <w:numPr>
          <w:ilvl w:val="0"/>
          <w:numId w:val="17"/>
        </w:numPr>
        <w:spacing w:after="0" w:line="276" w:lineRule="auto"/>
        <w:jc w:val="both"/>
        <w:rPr>
          <w:ins w:id="103" w:author="Ismael SAMBY" w:date="2026-07-17T13:16:00Z"/>
          <w:rFonts w:ascii="Arial" w:hAnsi="Arial" w:cs="Arial"/>
          <w:kern w:val="0"/>
          <w:sz w:val="21"/>
          <w:szCs w:val="21"/>
          <w:lang w:val="fr-FR" w:eastAsia="fr-FR"/>
        </w:rPr>
      </w:pPr>
      <w:ins w:id="104" w:author="Ismael SAMBY" w:date="2026-07-17T13:13:00Z">
        <w:commentRangeStart w:id="250"/>
        <w:r>
          <w:rPr>
            <w:rFonts w:ascii="Arial" w:hAnsi="Arial" w:cs="Arial"/>
            <w:kern w:val="0"/>
            <w:sz w:val="21"/>
            <w:szCs w:val="21"/>
            <w:lang w:val="fr-FR" w:eastAsia="fr-FR"/>
            <w:rPrChange w:id="105" w:author="Ismael SAMBY" w:date="2026-07-17T13:16:00Z">
              <w:rPr/>
            </w:rPrChange>
          </w:rPr>
          <w:t>Les données secondaires disponibles issues des Études d'Impact Environnemental et Social des projets tiers présents dans la même zone d'influence régionale (AMC Cargo Port, AMC Bauxite Port et AMC Railway), utilisées à titre complémentaire pour contextualiser certains constats, notamment sur les activités de pêche partagées avec les communautés côtières concernées par ces projets.</w:t>
        </w:r>
        <w:commentRangeEnd w:id="250"/>
        <w:r>
          <w:rPr>
            <w:rStyle w:val="Marquedecommentaire"/>
          </w:rPr>
          <w:commentReference w:id="250"/>
        </w:r>
      </w:ins>
    </w:p>
    <w:p w14:paraId="2F4AB304" w14:textId="77777777" w:rsidR="00C93A69" w:rsidRPr="00C93A69" w:rsidRDefault="00C93A69" w:rsidP="00C93A69">
      <w:pPr>
        <w:pStyle w:val="Paragraphedeliste"/>
        <w:spacing w:after="0" w:line="276" w:lineRule="auto"/>
        <w:jc w:val="both"/>
        <w:rPr>
          <w:ins w:id="106" w:author="Ismael SAMBY" w:date="2026-07-17T13:13:00Z"/>
          <w:rFonts w:ascii="Arial" w:hAnsi="Arial" w:cs="Arial"/>
          <w:kern w:val="0"/>
          <w:sz w:val="21"/>
          <w:szCs w:val="21"/>
          <w:lang w:val="fr-FR" w:eastAsia="fr-FR"/>
          <w:rPrChange w:id="107" w:author="Ismael SAMBY" w:date="2026-07-17T13:16:00Z">
            <w:rPr>
              <w:ins w:id="108" w:author="Ismael SAMBY" w:date="2026-07-17T13:13:00Z"/>
            </w:rPr>
          </w:rPrChange>
        </w:rPr>
        <w:pPrChange w:id="109" w:author="Ismael SAMBY" w:date="2026-07-17T13:16:00Z">
          <w:pPr>
            <w:pStyle w:val="font-claude-response-body"/>
            <w:numPr>
              <w:numId w:val="16"/>
            </w:numPr>
            <w:tabs>
              <w:tab w:val="num" w:pos="720"/>
            </w:tabs>
            <w:ind w:left="720" w:hanging="360"/>
          </w:pPr>
        </w:pPrChange>
      </w:pPr>
    </w:p>
    <w:p w14:paraId="0FDB70B0" w14:textId="65BA19B1" w:rsidR="00C93A69" w:rsidRPr="00C93A69" w:rsidRDefault="00C93A69" w:rsidP="00C93A69">
      <w:pPr>
        <w:spacing w:after="0" w:line="276" w:lineRule="auto"/>
        <w:jc w:val="both"/>
        <w:rPr>
          <w:ins w:id="110" w:author="Ismael SAMBY" w:date="2026-07-17T13:13:00Z"/>
          <w:rFonts w:ascii="Arial" w:hAnsi="Arial" w:cs="Arial"/>
          <w:kern w:val="0"/>
          <w:sz w:val="21"/>
          <w:szCs w:val="21"/>
          <w:lang w:val="fr-FR" w:eastAsia="fr-FR"/>
          <w:rPrChange w:id="111" w:author="Ismael SAMBY" w:date="2026-07-17T13:14:00Z">
            <w:rPr>
              <w:ins w:id="112" w:author="Ismael SAMBY" w:date="2026-07-17T13:13:00Z"/>
            </w:rPr>
          </w:rPrChange>
        </w:rPr>
        <w:pPrChange w:id="113" w:author="Ismael SAMBY" w:date="2026-07-17T13:14:00Z">
          <w:pPr>
            <w:pStyle w:val="font-claude-response-body"/>
          </w:pPr>
        </w:pPrChange>
      </w:pPr>
      <w:ins w:id="114" w:author="Ismael SAMBY" w:date="2026-07-17T13:13:00Z">
        <w:commentRangeStart w:id="249"/>
        <w:r>
          <w:rPr>
            <w:rFonts w:ascii="Arial" w:hAnsi="Arial" w:cs="Arial"/>
            <w:kern w:val="0"/>
            <w:sz w:val="21"/>
            <w:szCs w:val="21"/>
            <w:lang w:val="fr-FR" w:eastAsia="fr-FR"/>
            <w:rPrChange w:id="115" w:author="Ismael SAMBY" w:date="2026-07-17T13:14:00Z">
              <w:rPr/>
            </w:rPrChange>
          </w:rPr>
          <w:t xml:space="preserve">Pour chaque service écosystémique identifié, l'évaluation d'impact distingue la phase de construction et la phase d'exploitation du Projet, et qualifie le niveau d'impact (mineur, moyen, majeur) sur la base de la sensibilité du service, de l'ampleur de la perturbation anticipée et du degré </w:t>
        </w:r>
        <w:commentRangeEnd w:id="249"/>
        <w:r>
          <w:rPr>
            <w:rStyle w:val="Marquedecommentaire"/>
          </w:rPr>
          <w:commentReference w:id="249"/>
        </w:r>
        <w:r>
          <w:rPr>
            <w:rFonts w:ascii="Arial" w:hAnsi="Arial" w:cs="Arial"/>
            <w:kern w:val="0"/>
            <w:sz w:val="21"/>
            <w:szCs w:val="21"/>
            <w:lang w:val="fr-FR" w:eastAsia="fr-FR"/>
            <w:rPrChange w:id="116" w:author="Ismael SAMBY" w:date="2026-07-17T13:14:00Z">
              <w:rPr/>
            </w:rPrChange>
          </w:rPr>
          <w:lastRenderedPageBreak/>
          <w:t>de dépendance des communautés locales vis-à-vis de ce service. Les mesures d'atténuation correspondantes sont développées dans le Plan de Gestion Environnementale et Sociale (PGES) et, dans le Plan d'Action de Réinstallation / Plan de Restauration des Moyens de Subsistance (PAR/PRMS).</w:t>
        </w:r>
      </w:ins>
    </w:p>
    <w:p w14:paraId="46DDE86D" w14:textId="77777777" w:rsidR="00C93A69" w:rsidRDefault="00C93A69">
      <w:pPr>
        <w:spacing w:line="276" w:lineRule="auto"/>
        <w:jc w:val="both"/>
        <w:rPr>
          <w:rFonts w:ascii="Arial" w:eastAsia="SimSun" w:hAnsi="Arial" w:cs="Arial"/>
          <w:kern w:val="0"/>
          <w:lang w:val="fr-FR" w:eastAsia="zh-CN"/>
        </w:rPr>
      </w:pPr>
    </w:p>
    <w:p w14:paraId="506122DE" w14:textId="77777777" w:rsidR="006A74CD" w:rsidRDefault="007561DE">
      <w:pPr>
        <w:keepNext/>
        <w:keepLines/>
        <w:numPr>
          <w:ilvl w:val="1"/>
          <w:numId w:val="8"/>
        </w:numPr>
        <w:spacing w:after="0" w:line="276" w:lineRule="auto"/>
        <w:ind w:left="0" w:firstLine="0"/>
        <w:jc w:val="both"/>
        <w:rPr>
          <w:rFonts w:ascii="Arial" w:eastAsia="Times New Roman" w:hAnsi="Arial" w:cs="Arial"/>
          <w:b/>
          <w:bCs/>
          <w:sz w:val="21"/>
          <w:szCs w:val="21"/>
          <w:lang w:val="fr-FR"/>
        </w:rPr>
      </w:pPr>
      <w:bookmarkStart w:id="117" w:name="_Toc194299105"/>
      <w:bookmarkStart w:id="118" w:name="_Ref191632812"/>
      <w:bookmarkStart w:id="119" w:name="_Toc191545607"/>
      <w:bookmarkStart w:id="120" w:name="_Toc184282094"/>
      <w:bookmarkStart w:id="121" w:name="_Toc210821895"/>
      <w:bookmarkStart w:id="122" w:name="_Toc210994984"/>
      <w:bookmarkStart w:id="123" w:name="_Toc222731512"/>
      <w:r>
        <w:rPr>
          <w:rFonts w:ascii="Arial" w:eastAsia="Times New Roman" w:hAnsi="Arial" w:cs="Arial"/>
          <w:b/>
          <w:bCs/>
          <w:sz w:val="21"/>
          <w:szCs w:val="21"/>
          <w:lang w:val="fr-FR"/>
        </w:rPr>
        <w:t>Services Ecosystémiques</w:t>
      </w:r>
      <w:bookmarkEnd w:id="117"/>
      <w:bookmarkEnd w:id="118"/>
      <w:bookmarkEnd w:id="119"/>
      <w:bookmarkEnd w:id="120"/>
      <w:bookmarkEnd w:id="121"/>
      <w:bookmarkEnd w:id="122"/>
      <w:bookmarkEnd w:id="123"/>
    </w:p>
    <w:p w14:paraId="39837724" w14:textId="77777777" w:rsidR="006A74CD" w:rsidRDefault="006A74CD">
      <w:pPr>
        <w:spacing w:after="0" w:line="240" w:lineRule="auto"/>
        <w:rPr>
          <w:rFonts w:eastAsia="SimSun"/>
          <w:kern w:val="0"/>
          <w:lang w:val="fr-FR" w:eastAsia="fr-FR"/>
        </w:rPr>
      </w:pPr>
    </w:p>
    <w:p w14:paraId="037E676A" w14:textId="77777777" w:rsidR="006A74CD" w:rsidRDefault="007561DE">
      <w:pPr>
        <w:spacing w:after="0" w:line="276" w:lineRule="auto"/>
        <w:jc w:val="both"/>
        <w:rPr>
          <w:rFonts w:ascii="Arial" w:hAnsi="Arial" w:cs="Arial"/>
          <w:kern w:val="0"/>
          <w:sz w:val="21"/>
          <w:szCs w:val="21"/>
          <w:lang w:val="fr-FR" w:eastAsia="fr-FR"/>
        </w:rPr>
      </w:pPr>
      <w:commentRangeStart w:id="245"/>
      <w:r>
        <w:rPr>
          <w:rFonts w:ascii="Arial" w:hAnsi="Arial" w:cs="Arial"/>
          <w:kern w:val="0"/>
          <w:sz w:val="21"/>
          <w:szCs w:val="21"/>
          <w:lang w:val="fr-FR" w:eastAsia="fr-FR"/>
        </w:rPr>
        <w:t xml:space="preserve">Cette section vise à identifier et à évaluer les impacts potentiels du projet de WCAG sur les services écosystémiques présents dans la zone d’étude, conformément au cadre de l’Évaluation des Écosystèmes pour le Millénaire (EEM) </w:t>
      </w:r>
      <w:commentRangeEnd w:id="245"/>
      <w:r>
        <w:rPr>
          <w:rStyle w:val="Marquedecommentaire"/>
        </w:rPr>
        <w:commentReference w:id="245"/>
      </w:r>
    </w:p>
    <w:p w14:paraId="2351FDFD" w14:textId="77777777" w:rsidR="006A74CD" w:rsidRDefault="006A74CD">
      <w:pPr>
        <w:spacing w:after="0" w:line="276" w:lineRule="auto"/>
        <w:jc w:val="both"/>
        <w:rPr>
          <w:rFonts w:ascii="Arial" w:hAnsi="Arial" w:cs="Arial"/>
          <w:kern w:val="0"/>
          <w:sz w:val="21"/>
          <w:szCs w:val="21"/>
          <w:lang w:val="fr-FR" w:eastAsia="fr-FR"/>
        </w:rPr>
      </w:pPr>
    </w:p>
    <w:p w14:paraId="1B899A65"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écosystèmes présents dans la zone du Projet (savanes, forêts-galeries, zones humides, cours d’eau, bas-fonds agricoles) assurent des fonctions essentielles de subsistance, de régulation environnementale et de soutien aux activités socio-économiques locales. Le caractère complexe du projet, la diversité des installations constituent les principaux facteurs d’interaction avec ces services.</w:t>
      </w:r>
    </w:p>
    <w:p w14:paraId="08F4D31C" w14:textId="77777777" w:rsidR="006A74CD" w:rsidRDefault="006A74CD">
      <w:pPr>
        <w:spacing w:after="0" w:line="276" w:lineRule="auto"/>
        <w:jc w:val="both"/>
        <w:rPr>
          <w:rFonts w:ascii="Arial" w:hAnsi="Arial" w:cs="Arial"/>
          <w:kern w:val="0"/>
          <w:sz w:val="21"/>
          <w:szCs w:val="21"/>
          <w:lang w:val="fr-FR" w:eastAsia="fr-FR"/>
        </w:rPr>
      </w:pPr>
    </w:p>
    <w:p w14:paraId="3353986A"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Les écosystèmes présents dans la zone du Projet fournissent des services relevant des quatre grandes catégories reconnues par le EEM établi en 2005. </w:t>
      </w:r>
    </w:p>
    <w:p w14:paraId="290AD9AD" w14:textId="77777777" w:rsidR="006A74CD" w:rsidRDefault="006A74CD">
      <w:pPr>
        <w:spacing w:after="0" w:line="276" w:lineRule="auto"/>
        <w:jc w:val="both"/>
        <w:rPr>
          <w:rFonts w:ascii="Arial" w:hAnsi="Arial" w:cs="Arial"/>
          <w:kern w:val="0"/>
          <w:sz w:val="21"/>
          <w:szCs w:val="21"/>
          <w:lang w:val="fr-FR" w:eastAsia="fr-FR"/>
        </w:rPr>
      </w:pPr>
    </w:p>
    <w:p w14:paraId="204D7A0C" w14:textId="77777777" w:rsidR="006A74CD" w:rsidRDefault="007561DE">
      <w:pPr>
        <w:numPr>
          <w:ilvl w:val="0"/>
          <w:numId w:val="9"/>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services d’approvisionnement, qui regroupent tous les biens produits par les écosystèmes (nourriture, bois de chauffage, etc.) ;</w:t>
      </w:r>
    </w:p>
    <w:p w14:paraId="574FDAAD" w14:textId="77777777" w:rsidR="006A74CD" w:rsidRDefault="007561DE">
      <w:pPr>
        <w:numPr>
          <w:ilvl w:val="0"/>
          <w:numId w:val="9"/>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services culturels, qui correspondent aux bénéfices inspirés de la nature comme les loisirs, l’inspiration artistique ou religieuse, les innovations scientifiques ;</w:t>
      </w:r>
    </w:p>
    <w:p w14:paraId="2D850128" w14:textId="77777777" w:rsidR="006A74CD" w:rsidRDefault="007561DE">
      <w:pPr>
        <w:numPr>
          <w:ilvl w:val="0"/>
          <w:numId w:val="9"/>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services de régulation, qui participent à la régulation des conditions environnementales comme le climat (stockage de carbone, effet de la végétation sur les précipitations, etc.), les inondations, les maladies ou encore la détoxification ;</w:t>
      </w:r>
    </w:p>
    <w:p w14:paraId="628A1AFE" w14:textId="77777777" w:rsidR="006A74CD" w:rsidRDefault="007561DE">
      <w:pPr>
        <w:numPr>
          <w:ilvl w:val="0"/>
          <w:numId w:val="9"/>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les services de support (nommés aussi « maintien »), qui regroupent toutes les propriétés écosystémiques permettant la réalisation des trois autres catégories de services, comme la pollinisation, le recyclage des nutriments (organismes détritivores, associations symbiotiques entre plantes et bactéries fixatrices d’azote, ou entre plantes et champignons mycorhiziens…) ou la formation des sols. </w:t>
      </w:r>
    </w:p>
    <w:p w14:paraId="673A7CB4" w14:textId="77777777" w:rsidR="006A74CD" w:rsidRDefault="006A74CD">
      <w:pPr>
        <w:spacing w:after="0" w:line="276" w:lineRule="auto"/>
        <w:jc w:val="both"/>
        <w:rPr>
          <w:rFonts w:ascii="Arial" w:hAnsi="Arial" w:cs="Arial"/>
          <w:kern w:val="0"/>
          <w:sz w:val="21"/>
          <w:szCs w:val="21"/>
          <w:lang w:val="fr-FR" w:eastAsia="fr-FR"/>
        </w:rPr>
      </w:pPr>
    </w:p>
    <w:p w14:paraId="49CEFDF3" w14:textId="77777777" w:rsidR="006A74CD" w:rsidRDefault="006A74CD">
      <w:pPr>
        <w:spacing w:after="0" w:line="276" w:lineRule="auto"/>
        <w:jc w:val="both"/>
        <w:rPr>
          <w:rFonts w:ascii="Arial" w:hAnsi="Arial" w:cs="Arial"/>
          <w:kern w:val="0"/>
          <w:sz w:val="21"/>
          <w:szCs w:val="21"/>
          <w:lang w:val="fr-FR" w:eastAsia="fr-FR"/>
        </w:rPr>
      </w:pPr>
    </w:p>
    <w:p w14:paraId="24F13715"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24" w:name="_Toc222731513"/>
      <w:r>
        <w:rPr>
          <w:rFonts w:ascii="Arial" w:eastAsia="Times New Roman" w:hAnsi="Arial" w:cs="Arial"/>
          <w:b/>
          <w:bCs/>
          <w:sz w:val="21"/>
          <w:szCs w:val="21"/>
          <w:lang w:val="fr-FR"/>
        </w:rPr>
        <w:t>Services d’approvisionnement</w:t>
      </w:r>
      <w:bookmarkEnd w:id="124"/>
    </w:p>
    <w:p w14:paraId="54DAF85E" w14:textId="77777777" w:rsidR="006A74CD" w:rsidRDefault="006A74CD">
      <w:pPr>
        <w:spacing w:after="0" w:line="276" w:lineRule="auto"/>
        <w:jc w:val="both"/>
        <w:rPr>
          <w:rFonts w:ascii="Arial" w:hAnsi="Arial" w:cs="Arial"/>
          <w:kern w:val="0"/>
          <w:sz w:val="21"/>
          <w:szCs w:val="21"/>
          <w:lang w:val="fr-FR" w:eastAsia="fr-FR"/>
        </w:rPr>
      </w:pPr>
    </w:p>
    <w:p w14:paraId="6F7722E2"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Du point de vue des services d'approvisionnement et de fourniture, les communautés riveraines obtiennent directement de leur environnement la majeure partie de leurs ressources vitales. L’agriculture de subsistance (riz, manioc, maïs, arachide) conserve une position prépondérante, l’élevage extensif, la pêche artisanale ainsi que la chasse viennent compléter l’alimentation des ménages et contribuent à renforcer leur sécurité alimentaire. </w:t>
      </w:r>
    </w:p>
    <w:p w14:paraId="48823827" w14:textId="77777777" w:rsidR="006A74CD" w:rsidRDefault="006A74CD">
      <w:pPr>
        <w:spacing w:after="0" w:line="276" w:lineRule="auto"/>
        <w:jc w:val="both"/>
        <w:rPr>
          <w:rFonts w:ascii="Arial" w:hAnsi="Arial" w:cs="Arial"/>
          <w:kern w:val="0"/>
          <w:sz w:val="21"/>
          <w:szCs w:val="21"/>
          <w:lang w:val="fr-FR" w:eastAsia="fr-FR"/>
        </w:rPr>
      </w:pPr>
    </w:p>
    <w:p w14:paraId="46B11A57"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travaux de construction de la raffinerie et ses installations auxiliaires sont susceptibles de restreindre l’accès à ces ressources, de réduire temporairement ou définitivement certaines surfaces productives et d’affecter les revenus et la sécurité alimentaire des ménages concernés.</w:t>
      </w:r>
    </w:p>
    <w:p w14:paraId="134C6435" w14:textId="77777777" w:rsidR="006A74CD" w:rsidRDefault="006A74CD">
      <w:pPr>
        <w:spacing w:after="0" w:line="276" w:lineRule="auto"/>
        <w:jc w:val="both"/>
        <w:rPr>
          <w:rFonts w:ascii="Arial" w:hAnsi="Arial" w:cs="Arial"/>
          <w:kern w:val="0"/>
          <w:sz w:val="21"/>
          <w:szCs w:val="21"/>
          <w:lang w:val="fr-FR" w:eastAsia="fr-FR"/>
        </w:rPr>
      </w:pPr>
    </w:p>
    <w:p w14:paraId="74AD0E9B"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25" w:name="_Toc222731514"/>
      <w:r>
        <w:rPr>
          <w:rFonts w:ascii="Arial" w:eastAsia="Times New Roman" w:hAnsi="Arial" w:cs="Arial"/>
          <w:b/>
          <w:bCs/>
          <w:sz w:val="21"/>
          <w:szCs w:val="21"/>
          <w:lang w:val="fr-FR"/>
        </w:rPr>
        <w:t>Services de régulation</w:t>
      </w:r>
      <w:bookmarkEnd w:id="125"/>
    </w:p>
    <w:p w14:paraId="2E1649D8" w14:textId="77777777" w:rsidR="006A74CD" w:rsidRDefault="006A74CD">
      <w:pPr>
        <w:spacing w:after="0" w:line="276" w:lineRule="auto"/>
        <w:jc w:val="both"/>
        <w:rPr>
          <w:rFonts w:ascii="Arial" w:hAnsi="Arial" w:cs="Arial"/>
          <w:kern w:val="0"/>
          <w:sz w:val="21"/>
          <w:szCs w:val="21"/>
          <w:lang w:val="fr-FR" w:eastAsia="fr-FR"/>
        </w:rPr>
      </w:pPr>
    </w:p>
    <w:p w14:paraId="281BAEEC"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lastRenderedPageBreak/>
        <w:t xml:space="preserve">Les écosystèmes présents dans la zone du projet assurent des fonctions essentielles de régulation environnementale. </w:t>
      </w:r>
    </w:p>
    <w:p w14:paraId="49126A34" w14:textId="77777777" w:rsidR="006A74CD" w:rsidRDefault="006A74CD">
      <w:pPr>
        <w:spacing w:after="0" w:line="276" w:lineRule="auto"/>
        <w:jc w:val="both"/>
        <w:rPr>
          <w:rFonts w:ascii="Arial" w:hAnsi="Arial" w:cs="Arial"/>
          <w:kern w:val="0"/>
          <w:sz w:val="21"/>
          <w:szCs w:val="21"/>
          <w:lang w:val="fr-FR" w:eastAsia="fr-FR"/>
        </w:rPr>
      </w:pPr>
    </w:p>
    <w:p w14:paraId="628117E4"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Les mangroves forêts-galeries, zones humides et plaines inondables jouent un rôle majeur dans la régulation hydrologique, en favorisant l’infiltration des eaux, la recharge des nappes et l’atténuation des crues saisonnières. Ces fonctions sont particulièrement sensibles aux travaux de terrassement, à la construction des remblais, des ponts et des dalots, ainsi qu’à la modification des écoulements naturels. </w:t>
      </w:r>
    </w:p>
    <w:p w14:paraId="0D7E7F37" w14:textId="77777777" w:rsidR="006A74CD" w:rsidRDefault="006A74CD">
      <w:pPr>
        <w:spacing w:after="0" w:line="276" w:lineRule="auto"/>
        <w:jc w:val="both"/>
        <w:rPr>
          <w:rFonts w:ascii="Arial" w:hAnsi="Arial" w:cs="Arial"/>
          <w:kern w:val="0"/>
          <w:sz w:val="21"/>
          <w:szCs w:val="21"/>
          <w:lang w:val="fr-FR" w:eastAsia="fr-FR"/>
        </w:rPr>
      </w:pPr>
    </w:p>
    <w:p w14:paraId="48E31E59" w14:textId="287172B0" w:rsidR="006A74CD" w:rsidRDefault="007561DE">
      <w:pPr>
        <w:spacing w:after="0" w:line="276" w:lineRule="auto"/>
        <w:jc w:val="both"/>
      </w:pPr>
      <w:commentRangeStart w:id="246"/>
      <w:r>
        <w:rPr>
          <w:rFonts w:ascii="Arial" w:hAnsi="Arial" w:cs="Arial"/>
          <w:kern w:val="0"/>
          <w:sz w:val="21"/>
          <w:szCs w:val="21"/>
          <w:lang w:val="fr-FR" w:eastAsia="fr-FR"/>
        </w:rPr>
        <w:t xml:space="preserve">De plus, une partie du paysage est composé de mangroves. Les mangroves assurent une fonction protectrice contre l’érosion des côtes et accumulent d’importantes réserves de carbone, participant ainsi à la mitigation des changements climatiques. Les savanes ainsi que les forêts-galeries contribuent à la régulation hydrologique en assurant le maintien de la qualité et de la disponibilité des eaux superficielles et souterraines. La disparition ou la détérioration de ces habitats entraînerait une diminution de ces services, augmentant ainsi la vulnérabilité des villages communautés aux inondations, à l’érosion et aux sécheresses </w:t>
      </w:r>
      <w:commentRangeEnd w:id="246"/>
      <w:r>
        <w:rPr>
          <w:rStyle w:val="Marquedecommentaire"/>
        </w:rPr>
        <w:commentReference w:id="246"/>
      </w:r>
      <w:commentRangeStart w:id="126"/>
      <w:r>
        <w:rPr>
          <w:rFonts w:ascii="Arial" w:hAnsi="Arial" w:cs="Arial"/>
          <w:kern w:val="0"/>
          <w:sz w:val="21"/>
          <w:szCs w:val="21"/>
          <w:lang w:val="fr-FR" w:eastAsia="fr-FR"/>
        </w:rPr>
        <w:t>(</w:t>
      </w:r>
      <w:ins w:id="127" w:author="Ismael SAMBY" w:date="2026-07-17T13:09:00Z">
        <w:r>
          <w:rPr>
            <w:rFonts w:ascii="Arial" w:hAnsi="Arial" w:cs="Arial"/>
            <w:i/>
            <w:iCs/>
            <w:kern w:val="0"/>
            <w:sz w:val="21"/>
            <w:szCs w:val="21"/>
            <w:lang w:val="fr-FR" w:eastAsia="fr-FR"/>
          </w:rPr>
          <w:t xml:space="preserve">OKAPI, 2025 et 2026 : données recueillies pendant cette étude WCAG et complété ar les données de l’EIES de AMC CARGO PORT, AMC BAUXITE PORT et AMC RAILWAY).</w:t>
        </w:r>
      </w:ins>
      <w:del w:id="128" w:author="Ismael SAMBY" w:date="2026-07-17T13:09:00Z">
        <w:r>
          <w:rPr>
            <w:rFonts w:ascii="Arial" w:hAnsi="Arial" w:cs="Arial"/>
            <w:kern w:val="0"/>
            <w:sz w:val="21"/>
            <w:szCs w:val="21"/>
            <w:lang w:val="fr-FR" w:eastAsia="fr-FR"/>
          </w:rPr>
          <w:delText>OKAPI, 2025</w:delText>
        </w:r>
      </w:del>
      <w:r>
        <w:rPr>
          <w:rFonts w:ascii="Arial" w:hAnsi="Arial" w:cs="Arial"/>
          <w:kern w:val="0"/>
          <w:sz w:val="21"/>
          <w:szCs w:val="21"/>
          <w:lang w:val="fr-FR" w:eastAsia="fr-FR"/>
        </w:rPr>
        <w:t>).</w:t>
      </w:r>
      <w:commentRangeEnd w:id="126"/>
      <w:r>
        <w:rPr>
          <w:rStyle w:val="Marquedecommentaire"/>
          <w:sz w:val="22"/>
          <w:szCs w:val="22"/>
        </w:rPr>
        <w:commentReference w:id="126"/>
      </w:r>
    </w:p>
    <w:p w14:paraId="4C100D1B" w14:textId="77777777" w:rsidR="006A74CD" w:rsidRDefault="006A74CD">
      <w:pPr>
        <w:spacing w:after="0" w:line="276" w:lineRule="auto"/>
        <w:jc w:val="both"/>
        <w:rPr>
          <w:rFonts w:ascii="Arial" w:hAnsi="Arial" w:cs="Arial"/>
          <w:color w:val="EE0000"/>
          <w:kern w:val="0"/>
          <w:sz w:val="21"/>
          <w:szCs w:val="21"/>
          <w:lang w:val="fr-FR" w:eastAsia="fr-FR"/>
        </w:rPr>
      </w:pPr>
    </w:p>
    <w:p w14:paraId="1ED3974F"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formations végétales assurent également une fonction de régulation climatique, par le stockage du carbone et la modération des microclimats locaux. Bien que les surfaces affectées par le projet restent limitées à l’échelle régionale, leur fragmentation pourrait réduire localement ces fonctions.</w:t>
      </w:r>
    </w:p>
    <w:p w14:paraId="366064A7" w14:textId="77777777" w:rsidR="006A74CD" w:rsidRDefault="006A74CD">
      <w:pPr>
        <w:spacing w:after="0" w:line="276" w:lineRule="auto"/>
        <w:jc w:val="both"/>
        <w:rPr>
          <w:rFonts w:ascii="Arial" w:hAnsi="Arial" w:cs="Arial"/>
          <w:kern w:val="0"/>
          <w:sz w:val="21"/>
          <w:szCs w:val="21"/>
          <w:lang w:val="fr-FR" w:eastAsia="fr-FR"/>
        </w:rPr>
      </w:pPr>
    </w:p>
    <w:p w14:paraId="2B0221ED" w14:textId="77777777" w:rsidR="006A74CD" w:rsidRDefault="007561DE">
      <w:pPr>
        <w:spacing w:after="0" w:line="276" w:lineRule="auto"/>
        <w:jc w:val="both"/>
      </w:pPr>
      <w:r>
        <w:rPr>
          <w:rFonts w:ascii="Arial" w:hAnsi="Arial" w:cs="Arial"/>
          <w:kern w:val="0"/>
          <w:sz w:val="21"/>
          <w:szCs w:val="21"/>
          <w:lang w:val="fr-FR" w:eastAsia="fr-FR"/>
        </w:rPr>
        <w:t>Enfin, les écosystèmes riverains jouent un rôle clé dans le maintien de la qualité de l’eau, en filtrant naturellement les sédiments et certains polluants. Toute altération de ces milieux pourrait se traduire par une dégradation des ressources en eau utilisées par les communautés</w:t>
      </w:r>
      <w:r>
        <w:rPr>
          <w:rFonts w:ascii="Times New Roman" w:eastAsia="Times New Roman" w:hAnsi="Times New Roman"/>
          <w:kern w:val="0"/>
          <w:sz w:val="24"/>
          <w:szCs w:val="24"/>
          <w:lang w:val="fr-FR" w:eastAsia="fr-FR"/>
        </w:rPr>
        <w:t>.</w:t>
      </w:r>
    </w:p>
    <w:p w14:paraId="0BDC50FA" w14:textId="77777777" w:rsidR="006A74CD" w:rsidRDefault="006A74CD">
      <w:pPr>
        <w:spacing w:after="0" w:line="276" w:lineRule="auto"/>
        <w:jc w:val="both"/>
        <w:rPr>
          <w:rFonts w:ascii="Times New Roman" w:eastAsia="Times New Roman" w:hAnsi="Times New Roman"/>
          <w:kern w:val="0"/>
          <w:sz w:val="24"/>
          <w:szCs w:val="24"/>
          <w:lang w:val="fr-FR" w:eastAsia="fr-FR"/>
        </w:rPr>
      </w:pPr>
    </w:p>
    <w:p w14:paraId="1E1B2C10" w14:textId="77777777" w:rsidR="006A74CD" w:rsidRDefault="006A74CD">
      <w:pPr>
        <w:spacing w:after="0" w:line="276" w:lineRule="auto"/>
        <w:jc w:val="both"/>
        <w:rPr>
          <w:rFonts w:ascii="Times New Roman" w:eastAsia="Times New Roman" w:hAnsi="Times New Roman"/>
          <w:kern w:val="0"/>
          <w:sz w:val="24"/>
          <w:szCs w:val="24"/>
          <w:lang w:val="fr-FR" w:eastAsia="fr-FR"/>
        </w:rPr>
      </w:pPr>
    </w:p>
    <w:p w14:paraId="13761FDB" w14:textId="77777777" w:rsidR="006A74CD" w:rsidRDefault="006A74CD">
      <w:pPr>
        <w:spacing w:after="0" w:line="276" w:lineRule="auto"/>
        <w:jc w:val="both"/>
        <w:rPr>
          <w:rFonts w:ascii="Times New Roman" w:eastAsia="Times New Roman" w:hAnsi="Times New Roman"/>
          <w:kern w:val="0"/>
          <w:sz w:val="24"/>
          <w:szCs w:val="24"/>
          <w:lang w:val="fr-FR" w:eastAsia="fr-FR"/>
        </w:rPr>
      </w:pPr>
    </w:p>
    <w:p w14:paraId="35B0D752"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29" w:name="_Toc222731515"/>
      <w:r>
        <w:rPr>
          <w:rFonts w:ascii="Arial" w:eastAsia="Times New Roman" w:hAnsi="Arial" w:cs="Arial"/>
          <w:b/>
          <w:bCs/>
          <w:sz w:val="21"/>
          <w:szCs w:val="21"/>
          <w:lang w:val="fr-FR"/>
        </w:rPr>
        <w:t>Services culturels</w:t>
      </w:r>
      <w:bookmarkEnd w:id="129"/>
    </w:p>
    <w:p w14:paraId="5C41388F" w14:textId="77777777" w:rsidR="006A74CD" w:rsidRDefault="006A74CD">
      <w:pPr>
        <w:spacing w:after="0" w:line="276" w:lineRule="auto"/>
        <w:jc w:val="both"/>
        <w:rPr>
          <w:rFonts w:ascii="Arial" w:hAnsi="Arial" w:cs="Arial"/>
          <w:kern w:val="0"/>
          <w:sz w:val="21"/>
          <w:szCs w:val="21"/>
          <w:lang w:val="fr-FR" w:eastAsia="fr-FR"/>
        </w:rPr>
      </w:pPr>
    </w:p>
    <w:p w14:paraId="4D23A2A3"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services culturels fournis par les écosystèmes locaux sont étroitement liés aux pratiques sociales et aux savoirs endogènes des communautés riveraines. Certains sites constituent des repères identitaires et sont associés à des rites, des croyances ou des usages coutumiers, même si leur importance tend à diminuer au profit de pratiques religieuses monothéiste (Islam et christianisme).</w:t>
      </w:r>
    </w:p>
    <w:p w14:paraId="6B231523" w14:textId="77777777" w:rsidR="006A74CD" w:rsidRDefault="006A74CD">
      <w:pPr>
        <w:spacing w:after="0" w:line="276" w:lineRule="auto"/>
        <w:jc w:val="both"/>
        <w:rPr>
          <w:rFonts w:ascii="Arial" w:hAnsi="Arial" w:cs="Arial"/>
          <w:kern w:val="0"/>
          <w:sz w:val="21"/>
          <w:szCs w:val="21"/>
          <w:lang w:val="fr-FR" w:eastAsia="fr-FR"/>
        </w:rPr>
      </w:pPr>
    </w:p>
    <w:p w14:paraId="3BEEDC52"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 paysage rural de la zone d’étude contribue également à la transmission des connaissances traditionnelles en matière d’agriculture, d’élevage, de pêche et de gestion des ressources naturelles. La modification du paysage induite par la construction de la raffinerie d’alumine et de ses installations associées pourraient affecter ces valeurs immatérielles et le lien culturel entre les populations et leur environnement. </w:t>
      </w:r>
    </w:p>
    <w:p w14:paraId="55871253" w14:textId="77777777" w:rsidR="006A74CD" w:rsidRDefault="006A74CD">
      <w:pPr>
        <w:spacing w:after="0" w:line="276" w:lineRule="auto"/>
        <w:jc w:val="both"/>
        <w:rPr>
          <w:rFonts w:ascii="Arial" w:hAnsi="Arial" w:cs="Arial"/>
          <w:kern w:val="0"/>
          <w:sz w:val="21"/>
          <w:szCs w:val="21"/>
          <w:lang w:val="fr-FR" w:eastAsia="fr-FR"/>
        </w:rPr>
      </w:pPr>
    </w:p>
    <w:p w14:paraId="39D6E081"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30" w:name="_Toc222731516"/>
      <w:r>
        <w:rPr>
          <w:rFonts w:ascii="Arial" w:eastAsia="Times New Roman" w:hAnsi="Arial" w:cs="Arial"/>
          <w:b/>
          <w:bCs/>
          <w:sz w:val="21"/>
          <w:szCs w:val="21"/>
          <w:lang w:val="fr-FR"/>
        </w:rPr>
        <w:t>Services de soutien</w:t>
      </w:r>
      <w:bookmarkEnd w:id="130"/>
    </w:p>
    <w:p w14:paraId="036F935A" w14:textId="77777777" w:rsidR="006A74CD" w:rsidRDefault="006A74CD">
      <w:pPr>
        <w:spacing w:after="0" w:line="276" w:lineRule="auto"/>
        <w:jc w:val="both"/>
        <w:rPr>
          <w:rFonts w:ascii="Arial" w:hAnsi="Arial" w:cs="Arial"/>
          <w:kern w:val="0"/>
          <w:sz w:val="21"/>
          <w:szCs w:val="21"/>
          <w:lang w:val="fr-FR" w:eastAsia="fr-FR"/>
        </w:rPr>
      </w:pPr>
    </w:p>
    <w:p w14:paraId="6A74990B" w14:textId="77777777" w:rsidR="006A74CD" w:rsidRDefault="007561DE">
      <w:pPr>
        <w:spacing w:after="0" w:line="276" w:lineRule="auto"/>
        <w:jc w:val="both"/>
      </w:pPr>
      <w:r>
        <w:rPr>
          <w:rFonts w:ascii="Arial" w:hAnsi="Arial" w:cs="Arial"/>
          <w:kern w:val="0"/>
          <w:sz w:val="21"/>
          <w:szCs w:val="21"/>
          <w:lang w:val="fr-FR" w:eastAsia="fr-FR"/>
        </w:rPr>
        <w:t>Les services de soutien regroupent les fonctions écologiques fondamentales nécessaires au maintien des autres services écosystémiques. Ils comprennent notamment</w:t>
      </w:r>
      <w:r>
        <w:rPr>
          <w:rFonts w:ascii="Times New Roman" w:eastAsia="Times New Roman" w:hAnsi="Times New Roman"/>
          <w:kern w:val="0"/>
          <w:sz w:val="24"/>
          <w:szCs w:val="24"/>
          <w:lang w:val="fr-FR" w:eastAsia="fr-FR"/>
        </w:rPr>
        <w:t xml:space="preserve"> :</w:t>
      </w:r>
    </w:p>
    <w:p w14:paraId="1620216D" w14:textId="77777777" w:rsidR="006A74CD" w:rsidRDefault="006A74CD">
      <w:pPr>
        <w:spacing w:after="0" w:line="276" w:lineRule="auto"/>
        <w:jc w:val="both"/>
        <w:rPr>
          <w:rFonts w:ascii="Times New Roman" w:eastAsia="Times New Roman" w:hAnsi="Times New Roman"/>
          <w:kern w:val="0"/>
          <w:sz w:val="24"/>
          <w:szCs w:val="24"/>
          <w:lang w:val="fr-FR" w:eastAsia="fr-FR"/>
        </w:rPr>
      </w:pPr>
    </w:p>
    <w:p w14:paraId="69AF11AF" w14:textId="77777777" w:rsidR="006A74CD" w:rsidRDefault="007561DE">
      <w:pPr>
        <w:numPr>
          <w:ilvl w:val="0"/>
          <w:numId w:val="10"/>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lastRenderedPageBreak/>
        <w:t>la formation et la fertilité des sols ;</w:t>
      </w:r>
    </w:p>
    <w:p w14:paraId="7C466486" w14:textId="77777777" w:rsidR="006A74CD" w:rsidRDefault="007561DE">
      <w:pPr>
        <w:numPr>
          <w:ilvl w:val="0"/>
          <w:numId w:val="10"/>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cycles des nutriments ;</w:t>
      </w:r>
    </w:p>
    <w:p w14:paraId="338B75D8" w14:textId="77777777" w:rsidR="006A74CD" w:rsidRDefault="007561DE">
      <w:pPr>
        <w:numPr>
          <w:ilvl w:val="0"/>
          <w:numId w:val="10"/>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 maintien des habitats naturels ;</w:t>
      </w:r>
    </w:p>
    <w:p w14:paraId="0834C167" w14:textId="77777777" w:rsidR="006A74CD" w:rsidRDefault="007561DE">
      <w:pPr>
        <w:numPr>
          <w:ilvl w:val="0"/>
          <w:numId w:val="10"/>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la connectivité écologique, assurée en particulier par les forêts-galeries et les cours d’eau.</w:t>
      </w:r>
    </w:p>
    <w:p w14:paraId="6AEC4F67" w14:textId="77777777" w:rsidR="006A74CD" w:rsidRDefault="006A74CD">
      <w:pPr>
        <w:spacing w:after="0" w:line="276" w:lineRule="auto"/>
        <w:ind w:left="720"/>
        <w:jc w:val="both"/>
        <w:rPr>
          <w:rFonts w:ascii="Arial" w:hAnsi="Arial" w:cs="Arial"/>
          <w:kern w:val="0"/>
          <w:sz w:val="21"/>
          <w:szCs w:val="21"/>
          <w:lang w:val="fr-FR" w:eastAsia="fr-FR"/>
        </w:rPr>
      </w:pPr>
    </w:p>
    <w:p w14:paraId="06AF0B19" w14:textId="77777777" w:rsidR="006A74CD" w:rsidRDefault="007561DE">
      <w:pPr>
        <w:keepNext/>
        <w:keepLines/>
        <w:numPr>
          <w:ilvl w:val="2"/>
          <w:numId w:val="8"/>
        </w:numPr>
        <w:spacing w:after="0" w:line="276" w:lineRule="auto"/>
        <w:ind w:left="0" w:firstLine="0"/>
        <w:jc w:val="both"/>
      </w:pPr>
      <w:bookmarkStart w:id="131" w:name="_Toc194299106"/>
      <w:bookmarkStart w:id="132" w:name="_Toc210821896"/>
      <w:bookmarkStart w:id="133" w:name="_Toc210994985"/>
      <w:bookmarkStart w:id="134" w:name="_Toc191545609"/>
      <w:bookmarkStart w:id="135" w:name="_Toc222731517"/>
      <w:r>
        <w:rPr>
          <w:rFonts w:ascii="Arial" w:eastAsia="Times New Roman" w:hAnsi="Arial" w:cs="Arial"/>
          <w:b/>
          <w:bCs/>
          <w:sz w:val="21"/>
          <w:szCs w:val="21"/>
          <w:lang w:val="fr-FR"/>
        </w:rPr>
        <w:t xml:space="preserve">Acquisition permanente des terres d’habitation et agricoles </w:t>
      </w:r>
      <w:bookmarkEnd w:id="131"/>
      <w:bookmarkEnd w:id="132"/>
      <w:bookmarkEnd w:id="133"/>
      <w:bookmarkEnd w:id="134"/>
      <w:bookmarkEnd w:id="135"/>
    </w:p>
    <w:p w14:paraId="0449681F" w14:textId="77777777" w:rsidR="006A74CD" w:rsidRDefault="006A74CD">
      <w:pPr>
        <w:keepNext/>
        <w:keepLines/>
        <w:spacing w:after="0" w:line="276" w:lineRule="auto"/>
        <w:jc w:val="both"/>
        <w:outlineLvl w:val="2"/>
        <w:rPr>
          <w:kern w:val="0"/>
          <w:lang w:val="fr-FR" w:eastAsia="fr-FR"/>
        </w:rPr>
      </w:pPr>
    </w:p>
    <w:p w14:paraId="0F2C1CEB" w14:textId="77777777" w:rsidR="006A74CD" w:rsidRDefault="007561DE">
      <w:pPr>
        <w:spacing w:after="0" w:line="276" w:lineRule="auto"/>
        <w:jc w:val="both"/>
        <w:rPr>
          <w:rFonts w:ascii="Arial" w:hAnsi="Arial" w:cs="Arial"/>
          <w:kern w:val="0"/>
          <w:sz w:val="21"/>
          <w:szCs w:val="21"/>
          <w:u w:val="single"/>
          <w:lang w:val="fr-FR" w:eastAsia="fr-FR"/>
        </w:rPr>
      </w:pPr>
      <w:commentRangeStart w:id="136"/>
      <w:commentRangeStart w:id="137"/>
      <w:r>
        <w:rPr>
          <w:rFonts w:ascii="Arial" w:hAnsi="Arial" w:cs="Arial"/>
          <w:kern w:val="0"/>
          <w:sz w:val="21"/>
          <w:szCs w:val="21"/>
          <w:u w:val="single"/>
          <w:lang w:val="fr-FR" w:eastAsia="fr-FR"/>
        </w:rPr>
        <w:t>Description et évaluation des impacts</w:t>
      </w:r>
      <w:commentRangeEnd w:id="136"/>
      <w:r>
        <w:rPr>
          <w:rStyle w:val="Marquedecommentaire"/>
          <w:rFonts w:ascii="Arial" w:hAnsi="Arial" w:cs="Arial"/>
          <w:kern w:val="0"/>
          <w:sz w:val="21"/>
          <w:szCs w:val="21"/>
          <w:u w:val="single"/>
          <w:lang w:val="fr-FR" w:eastAsia="fr-FR"/>
        </w:rPr>
        <w:commentReference w:id="136"/>
      </w:r>
      <w:commentRangeEnd w:id="137"/>
      <w:r>
        <w:rPr>
          <w:rStyle w:val="Marquedecommentaire"/>
        </w:rPr>
        <w:commentReference w:id="137"/>
      </w:r>
    </w:p>
    <w:p w14:paraId="2A5E2AEE" w14:textId="77777777" w:rsidR="006A74CD" w:rsidRDefault="006A74CD">
      <w:pPr>
        <w:spacing w:after="0" w:line="276" w:lineRule="auto"/>
        <w:jc w:val="both"/>
        <w:rPr>
          <w:rFonts w:ascii="Arial" w:hAnsi="Arial" w:cs="Arial"/>
          <w:kern w:val="0"/>
          <w:sz w:val="21"/>
          <w:szCs w:val="21"/>
          <w:lang w:val="fr-FR" w:eastAsia="fr-FR"/>
        </w:rPr>
      </w:pPr>
    </w:p>
    <w:p w14:paraId="79A1B1D7"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 projet implique le déplacement physique de certains villages ainsi que la réaffectation de leurs territoires. D’autres localités ne seront pas déplacées, mais perdront une partie de leurs terres agricoles. Pour les communautés concernées par une acquisition permanente des terres, ces changements entraîneront des transformations profondes de leurs conditions d’existence et de leurs repères socio-économiques.</w:t>
      </w:r>
    </w:p>
    <w:p w14:paraId="4B308CF3" w14:textId="77777777" w:rsidR="006A74CD" w:rsidRDefault="006A74CD">
      <w:pPr>
        <w:spacing w:after="0" w:line="276" w:lineRule="auto"/>
        <w:jc w:val="both"/>
        <w:rPr>
          <w:rFonts w:ascii="Arial" w:hAnsi="Arial" w:cs="Arial"/>
          <w:kern w:val="0"/>
          <w:sz w:val="21"/>
          <w:szCs w:val="21"/>
          <w:lang w:val="fr-FR" w:eastAsia="fr-FR"/>
        </w:rPr>
      </w:pPr>
    </w:p>
    <w:p w14:paraId="209C2C42"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enquêtes socio-économiques menées dans la zone d’étude montrent que l’agriculture constitue l’un des principaux moyens de subsistance des ménages. La production est majoritairement orientée vers l’autoconsommation, avec une faible insertion dans les circuits marchands. Cette situation traduit une économie locale peu diversifiée et relativement vulnérable, limitant la capacité des ménages à faire face aux chocs extérieurs.</w:t>
      </w:r>
    </w:p>
    <w:p w14:paraId="225A9B9F" w14:textId="77777777" w:rsidR="006A74CD" w:rsidRDefault="006A74CD">
      <w:pPr>
        <w:spacing w:after="0" w:line="276" w:lineRule="auto"/>
        <w:jc w:val="both"/>
        <w:rPr>
          <w:rFonts w:ascii="Arial" w:hAnsi="Arial" w:cs="Arial"/>
          <w:kern w:val="0"/>
          <w:sz w:val="21"/>
          <w:szCs w:val="21"/>
          <w:lang w:val="fr-FR" w:eastAsia="fr-FR"/>
        </w:rPr>
      </w:pPr>
    </w:p>
    <w:p w14:paraId="0910ECB8"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principales cultures pratiquées sont le riz, le maïs, l’arachide, le manioc et la noix de cajou. Les jardins de case, les bas-fonds et les essarts représentent les espaces les plus exploités. Toutefois, la faible utilisation d’intrants agricoles, l’absence de mécanisation et la prédominance de méthodes traditionnelles réduisent sensiblement les rendements et compromettent la durabilité des exploitations.</w:t>
      </w:r>
    </w:p>
    <w:p w14:paraId="69560D08" w14:textId="77777777" w:rsidR="006A74CD" w:rsidRDefault="006A74CD">
      <w:pPr>
        <w:spacing w:after="0" w:line="276" w:lineRule="auto"/>
        <w:jc w:val="both"/>
        <w:rPr>
          <w:rFonts w:ascii="Arial" w:hAnsi="Arial" w:cs="Arial"/>
          <w:kern w:val="0"/>
          <w:sz w:val="21"/>
          <w:szCs w:val="21"/>
          <w:lang w:val="fr-FR" w:eastAsia="fr-FR"/>
        </w:rPr>
      </w:pPr>
    </w:p>
    <w:p w14:paraId="253EE2F8" w14:textId="372C46C9"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Selon les ménages consultés, l’agriculture occupe une place centrale dans leur organisation économique : près de la moitié la considère comme essentielle et plus d’un tiers en dépend comme principale source de revenus. Cette forte dépendance accentue cependant les risques d’insécurité alimentaire, notamment pendant la période de soudure (août-septembre), durant laquelle de nombreux ménages recourent à des stratégies d’appoint telles que la cueillette, le petit commerce ou l’endettement </w:t>
      </w:r>
      <w:commentRangeStart w:id="138"/>
      <w:r>
        <w:rPr>
          <w:rFonts w:ascii="Arial" w:hAnsi="Arial" w:cs="Arial"/>
          <w:kern w:val="0"/>
          <w:sz w:val="21"/>
          <w:szCs w:val="21"/>
          <w:lang w:val="fr-FR" w:eastAsia="fr-FR"/>
        </w:rPr>
        <w:t>(</w:t>
      </w:r>
      <w:r>
        <w:rPr>
          <w:rFonts w:ascii="Arial" w:hAnsi="Arial" w:cs="Arial"/>
          <w:i/>
          <w:iCs/>
          <w:kern w:val="0"/>
          <w:sz w:val="21"/>
          <w:szCs w:val="21"/>
          <w:lang w:val="fr-FR" w:eastAsia="fr-FR"/>
          <w:rPrChange w:id="139" w:author="Ismael SAMBY" w:date="2026-07-17T13:06:00Z">
            <w:rPr>
              <w:rFonts w:ascii="Arial" w:hAnsi="Arial" w:cs="Arial"/>
              <w:kern w:val="0"/>
              <w:sz w:val="21"/>
              <w:szCs w:val="21"/>
              <w:lang w:val="fr-FR" w:eastAsia="fr-FR"/>
            </w:rPr>
          </w:rPrChange>
        </w:rPr>
        <w:t>OKAPI, 2025</w:t>
      </w:r>
      <w:ins w:id="140" w:author="Ismael SAMBY" w:date="2026-07-17T13:05:00Z">
        <w:r>
          <w:rPr>
            <w:rFonts w:ascii="Arial" w:hAnsi="Arial" w:cs="Arial"/>
            <w:i/>
            <w:iCs/>
            <w:kern w:val="0"/>
            <w:sz w:val="21"/>
            <w:szCs w:val="21"/>
            <w:lang w:val="fr-FR" w:eastAsia="fr-FR"/>
            <w:rPrChange w:id="141" w:author="Ismael SAMBY" w:date="2026-07-17T13:06:00Z">
              <w:rPr>
                <w:rFonts w:ascii="Arial" w:hAnsi="Arial" w:cs="Arial"/>
                <w:kern w:val="0"/>
                <w:sz w:val="21"/>
                <w:szCs w:val="21"/>
                <w:lang w:val="fr-FR" w:eastAsia="fr-FR"/>
              </w:rPr>
            </w:rPrChange>
          </w:rPr>
          <w:t xml:space="preserve"> et 2026 : données </w:t>
        </w:r>
      </w:ins>
      <w:ins w:id="142" w:author="Ismael SAMBY" w:date="2026-07-17T13:06:00Z">
        <w:r>
          <w:rPr>
            <w:rFonts w:ascii="Arial" w:hAnsi="Arial" w:cs="Arial"/>
            <w:i/>
            <w:iCs/>
            <w:kern w:val="0"/>
            <w:sz w:val="21"/>
            <w:szCs w:val="21"/>
            <w:lang w:val="fr-FR" w:eastAsia="fr-FR"/>
          </w:rPr>
          <w:t>recueillies</w:t>
        </w:r>
      </w:ins>
      <w:ins w:id="143" w:author="Ismael SAMBY" w:date="2026-07-17T13:05:00Z">
        <w:r>
          <w:rPr>
            <w:rFonts w:ascii="Arial" w:hAnsi="Arial" w:cs="Arial"/>
            <w:i/>
            <w:iCs/>
            <w:kern w:val="0"/>
            <w:sz w:val="21"/>
            <w:szCs w:val="21"/>
            <w:lang w:val="fr-FR" w:eastAsia="fr-FR"/>
            <w:rPrChange w:id="144" w:author="Ismael SAMBY" w:date="2026-07-17T13:06:00Z">
              <w:rPr>
                <w:rFonts w:ascii="Arial" w:hAnsi="Arial" w:cs="Arial"/>
                <w:kern w:val="0"/>
                <w:sz w:val="21"/>
                <w:szCs w:val="21"/>
                <w:lang w:val="fr-FR" w:eastAsia="fr-FR"/>
              </w:rPr>
            </w:rPrChange>
          </w:rPr>
          <w:t xml:space="preserve"> pendant cette </w:t>
        </w:r>
      </w:ins>
      <w:ins w:id="145" w:author="Ismael SAMBY" w:date="2026-07-17T13:06:00Z">
        <w:r>
          <w:rPr>
            <w:rFonts w:ascii="Arial" w:hAnsi="Arial" w:cs="Arial"/>
            <w:i/>
            <w:iCs/>
            <w:kern w:val="0"/>
            <w:sz w:val="21"/>
            <w:szCs w:val="21"/>
            <w:lang w:val="fr-FR" w:eastAsia="fr-FR"/>
          </w:rPr>
          <w:t xml:space="preserve">étude WCAG</w:t>
        </w:r>
      </w:ins>
      <w:ins w:id="146" w:author="Ismael SAMBY" w:date="2026-07-17T13:05:00Z">
        <w:r>
          <w:rPr>
            <w:rFonts w:ascii="Arial" w:hAnsi="Arial" w:cs="Arial"/>
            <w:i/>
            <w:iCs/>
            <w:kern w:val="0"/>
            <w:sz w:val="21"/>
            <w:szCs w:val="21"/>
            <w:lang w:val="fr-FR" w:eastAsia="fr-FR"/>
            <w:rPrChange w:id="147" w:author="Ismael SAMBY" w:date="2026-07-17T13:06:00Z">
              <w:rPr>
                <w:rFonts w:ascii="Arial" w:hAnsi="Arial" w:cs="Arial"/>
                <w:kern w:val="0"/>
                <w:sz w:val="21"/>
                <w:szCs w:val="21"/>
                <w:lang w:val="fr-FR" w:eastAsia="fr-FR"/>
              </w:rPr>
            </w:rPrChange>
          </w:rPr>
          <w:t xml:space="preserve"> et complété </w:t>
        </w:r>
        <w:r>
          <w:rPr>
            <w:rFonts w:ascii="Arial" w:hAnsi="Arial" w:cs="Arial"/>
            <w:i/>
            <w:iCs/>
            <w:kern w:val="0"/>
            <w:sz w:val="21"/>
            <w:szCs w:val="21"/>
            <w:lang w:val="fr-FR" w:eastAsia="fr-FR"/>
            <w:rPrChange w:id="148" w:author="Ismael SAMBY" w:date="2026-07-17T13:06:00Z">
              <w:rPr>
                <w:rFonts w:ascii="Arial" w:hAnsi="Arial" w:cs="Arial"/>
                <w:kern w:val="0"/>
                <w:sz w:val="21"/>
                <w:szCs w:val="21"/>
                <w:lang w:val="fr-FR" w:eastAsia="fr-FR"/>
              </w:rPr>
            </w:rPrChange>
          </w:rPr>
          <w:t>ar</w:t>
        </w:r>
        <w:r>
          <w:rPr>
            <w:rFonts w:ascii="Arial" w:hAnsi="Arial" w:cs="Arial"/>
            <w:i/>
            <w:iCs/>
            <w:kern w:val="0"/>
            <w:sz w:val="21"/>
            <w:szCs w:val="21"/>
            <w:lang w:val="fr-FR" w:eastAsia="fr-FR"/>
            <w:rPrChange w:id="149" w:author="Ismael SAMBY" w:date="2026-07-17T13:06:00Z">
              <w:rPr>
                <w:rFonts w:ascii="Arial" w:hAnsi="Arial" w:cs="Arial"/>
                <w:kern w:val="0"/>
                <w:sz w:val="21"/>
                <w:szCs w:val="21"/>
                <w:lang w:val="fr-FR" w:eastAsia="fr-FR"/>
              </w:rPr>
            </w:rPrChange>
          </w:rPr>
          <w:t xml:space="preserve"> les données de l’EIES de AMC</w:t>
        </w:r>
      </w:ins>
      <w:ins w:id="150" w:author="Ismael SAMBY" w:date="2026-07-17T13:06:00Z">
        <w:r>
          <w:rPr>
            <w:rFonts w:ascii="Arial" w:hAnsi="Arial" w:cs="Arial"/>
            <w:i/>
            <w:iCs/>
            <w:kern w:val="0"/>
            <w:sz w:val="21"/>
            <w:szCs w:val="21"/>
            <w:lang w:val="fr-FR" w:eastAsia="fr-FR"/>
            <w:rPrChange w:id="151" w:author="Ismael SAMBY" w:date="2026-07-17T13:06:00Z">
              <w:rPr>
                <w:rFonts w:ascii="Arial" w:hAnsi="Arial" w:cs="Arial"/>
                <w:kern w:val="0"/>
                <w:sz w:val="21"/>
                <w:szCs w:val="21"/>
                <w:lang w:val="fr-FR" w:eastAsia="fr-FR"/>
              </w:rPr>
            </w:rPrChange>
          </w:rPr>
          <w:t xml:space="preserve"> CARGO PORT</w:t>
        </w:r>
      </w:ins>
      <w:ins w:id="152" w:author="Ismael SAMBY" w:date="2026-07-17T13:07:00Z">
        <w:r>
          <w:rPr>
            <w:rFonts w:ascii="Arial" w:hAnsi="Arial" w:cs="Arial"/>
            <w:i/>
            <w:iCs/>
            <w:kern w:val="0"/>
            <w:sz w:val="21"/>
            <w:szCs w:val="21"/>
            <w:lang w:val="fr-FR" w:eastAsia="fr-FR"/>
          </w:rPr>
          <w:t xml:space="preserve">, </w:t>
        </w:r>
      </w:ins>
      <w:ins w:id="153" w:author="Ismael SAMBY" w:date="2026-07-17T13:06:00Z">
        <w:r>
          <w:rPr>
            <w:rFonts w:ascii="Arial" w:hAnsi="Arial" w:cs="Arial"/>
            <w:i/>
            <w:iCs/>
            <w:kern w:val="0"/>
            <w:sz w:val="21"/>
            <w:szCs w:val="21"/>
            <w:lang w:val="fr-FR" w:eastAsia="fr-FR"/>
            <w:rPrChange w:id="154" w:author="Ismael SAMBY" w:date="2026-07-17T13:06:00Z">
              <w:rPr>
                <w:rFonts w:ascii="Arial" w:hAnsi="Arial" w:cs="Arial"/>
                <w:kern w:val="0"/>
                <w:sz w:val="21"/>
                <w:szCs w:val="21"/>
                <w:lang w:val="fr-FR" w:eastAsia="fr-FR"/>
              </w:rPr>
            </w:rPrChange>
          </w:rPr>
          <w:t>AMC BAUXITE PORT</w:t>
        </w:r>
      </w:ins>
      <w:ins w:id="155" w:author="Ismael SAMBY" w:date="2026-07-17T13:07:00Z">
        <w:r>
          <w:rPr>
            <w:rFonts w:ascii="Arial" w:hAnsi="Arial" w:cs="Arial"/>
            <w:i/>
            <w:iCs/>
            <w:kern w:val="0"/>
            <w:sz w:val="21"/>
            <w:szCs w:val="21"/>
            <w:lang w:val="fr-FR" w:eastAsia="fr-FR"/>
          </w:rPr>
          <w:t xml:space="preserve"> et AMC RAILWAY</w:t>
        </w:r>
      </w:ins>
      <w:r>
        <w:rPr>
          <w:rFonts w:ascii="Arial" w:hAnsi="Arial" w:cs="Arial"/>
          <w:i/>
          <w:iCs/>
          <w:kern w:val="0"/>
          <w:sz w:val="21"/>
          <w:szCs w:val="21"/>
          <w:lang w:val="fr-FR" w:eastAsia="fr-FR"/>
          <w:rPrChange w:id="156" w:author="Ismael SAMBY" w:date="2026-07-17T13:06:00Z">
            <w:rPr>
              <w:rFonts w:ascii="Arial" w:hAnsi="Arial" w:cs="Arial"/>
              <w:kern w:val="0"/>
              <w:sz w:val="21"/>
              <w:szCs w:val="21"/>
              <w:lang w:val="fr-FR" w:eastAsia="fr-FR"/>
            </w:rPr>
          </w:rPrChange>
        </w:rPr>
        <w:t>).</w:t>
      </w:r>
      <w:commentRangeEnd w:id="138"/>
      <w:r>
        <w:rPr>
          <w:rStyle w:val="Marquedecommentaire"/>
          <w:rFonts w:ascii="Arial" w:hAnsi="Arial" w:cs="Arial"/>
          <w:i/>
          <w:iCs/>
          <w:kern w:val="0"/>
          <w:sz w:val="21"/>
          <w:szCs w:val="21"/>
          <w:lang w:val="fr-FR" w:eastAsia="fr-FR"/>
          <w:rPrChange w:id="157" w:author="Ismael SAMBY" w:date="2026-07-17T13:06:00Z">
            <w:rPr>
              <w:rStyle w:val="Marquedecommentaire"/>
              <w:rFonts w:ascii="Arial" w:hAnsi="Arial" w:cs="Arial"/>
              <w:kern w:val="0"/>
              <w:sz w:val="21"/>
              <w:szCs w:val="21"/>
              <w:lang w:val="fr-FR" w:eastAsia="fr-FR"/>
            </w:rPr>
          </w:rPrChange>
        </w:rPr>
        <w:commentReference w:id="138"/>
      </w:r>
    </w:p>
    <w:p w14:paraId="78960F9E" w14:textId="77777777" w:rsidR="006A74CD" w:rsidRDefault="006A74CD">
      <w:pPr>
        <w:spacing w:after="0" w:line="276" w:lineRule="auto"/>
        <w:jc w:val="both"/>
        <w:rPr>
          <w:rFonts w:ascii="Arial" w:hAnsi="Arial" w:cs="Arial"/>
          <w:kern w:val="0"/>
          <w:sz w:val="21"/>
          <w:szCs w:val="21"/>
          <w:lang w:val="fr-FR" w:eastAsia="fr-FR"/>
        </w:rPr>
      </w:pPr>
    </w:p>
    <w:p w14:paraId="2FE22433"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Au-delà de l’alimentation, l’activité agricole permet également de couvrir diverses charges sociales, notamment les dépenses de santé, d’éducation et les obligations liées aux cérémonies communautaires.</w:t>
      </w:r>
    </w:p>
    <w:p w14:paraId="11937F7D" w14:textId="77777777" w:rsidR="006A74CD" w:rsidRDefault="007561DE">
      <w:pPr>
        <w:numPr>
          <w:ilvl w:val="0"/>
          <w:numId w:val="1"/>
        </w:numPr>
        <w:pBdr>
          <w:bottom w:val="single" w:sz="6" w:space="1" w:color="000000"/>
        </w:pBdr>
        <w:spacing w:after="0" w:line="240" w:lineRule="auto"/>
        <w:ind w:left="0" w:firstLine="0"/>
        <w:jc w:val="center"/>
        <w:rPr>
          <w:rFonts w:ascii="Arial" w:eastAsia="Times New Roman" w:hAnsi="Arial" w:cs="Arial"/>
          <w:vanish/>
          <w:kern w:val="0"/>
          <w:sz w:val="16"/>
          <w:szCs w:val="16"/>
          <w:lang w:val="fr-FR" w:eastAsia="fr-FR"/>
        </w:rPr>
      </w:pPr>
      <w:commentRangeStart w:id="251"/>
      <w:r>
        <w:rPr>
          <w:rFonts w:ascii="Arial" w:eastAsia="Times New Roman" w:hAnsi="Arial" w:cs="Arial"/>
          <w:vanish/>
          <w:kern w:val="0"/>
          <w:sz w:val="16"/>
          <w:szCs w:val="16"/>
          <w:lang w:val="fr-FR" w:eastAsia="fr-FR"/>
        </w:rPr>
        <w:t>Top of Form</w:t>
      </w:r>
      <w:commentRangeEnd w:id="251"/>
      <w:r>
        <w:rPr>
          <w:rStyle w:val="Marquedecommentaire"/>
        </w:rPr>
        <w:commentReference w:id="251"/>
      </w:r>
    </w:p>
    <w:p w14:paraId="628E9269" w14:textId="77777777" w:rsidR="006A74CD" w:rsidRDefault="007561DE">
      <w:pPr>
        <w:pBdr>
          <w:top w:val="single" w:sz="6" w:space="1" w:color="000000"/>
        </w:pBdr>
        <w:spacing w:after="0" w:line="240" w:lineRule="auto"/>
        <w:jc w:val="center"/>
        <w:rPr>
          <w:rFonts w:ascii="Arial" w:eastAsia="Times New Roman" w:hAnsi="Arial" w:cs="Arial"/>
          <w:vanish/>
          <w:kern w:val="0"/>
          <w:sz w:val="16"/>
          <w:szCs w:val="16"/>
          <w:lang w:val="fr-FR" w:eastAsia="fr-FR"/>
        </w:rPr>
      </w:pPr>
      <w:r>
        <w:rPr>
          <w:rFonts w:ascii="Arial" w:eastAsia="Times New Roman" w:hAnsi="Arial" w:cs="Arial"/>
          <w:vanish/>
          <w:kern w:val="0"/>
          <w:sz w:val="16"/>
          <w:szCs w:val="16"/>
          <w:lang w:val="fr-FR" w:eastAsia="fr-FR"/>
        </w:rPr>
        <w:t>Bottom of Form</w:t>
      </w:r>
    </w:p>
    <w:p w14:paraId="1293A23C" w14:textId="77777777" w:rsidR="006A74CD" w:rsidRDefault="006A74CD">
      <w:pPr>
        <w:spacing w:after="0" w:line="276" w:lineRule="auto"/>
        <w:jc w:val="both"/>
        <w:rPr>
          <w:rFonts w:ascii="Arial" w:hAnsi="Arial" w:cs="Arial"/>
          <w:kern w:val="0"/>
          <w:sz w:val="21"/>
          <w:szCs w:val="21"/>
          <w:lang w:val="fr-FR" w:eastAsia="fr-FR"/>
        </w:rPr>
      </w:pPr>
    </w:p>
    <w:p w14:paraId="44C39457" w14:textId="77777777" w:rsidR="006A74CD" w:rsidRDefault="007561DE">
      <w:pPr>
        <w:spacing w:after="0" w:line="276" w:lineRule="auto"/>
        <w:jc w:val="both"/>
        <w:rPr>
          <w:rFonts w:ascii="Arial" w:hAnsi="Arial" w:cs="Arial"/>
          <w:kern w:val="0"/>
          <w:sz w:val="21"/>
          <w:szCs w:val="21"/>
          <w:u w:val="single"/>
          <w:lang w:val="fr-FR" w:eastAsia="fr-FR"/>
        </w:rPr>
      </w:pPr>
      <w:r>
        <w:rPr>
          <w:rFonts w:ascii="Arial" w:hAnsi="Arial" w:cs="Arial"/>
          <w:kern w:val="0"/>
          <w:sz w:val="21"/>
          <w:szCs w:val="21"/>
          <w:u w:val="single"/>
          <w:lang w:val="fr-FR" w:eastAsia="fr-FR"/>
        </w:rPr>
        <w:t>Évaluation d'impact</w:t>
      </w:r>
    </w:p>
    <w:p w14:paraId="1E1E9E75" w14:textId="77777777" w:rsidR="006A74CD" w:rsidRDefault="006A74CD">
      <w:pPr>
        <w:spacing w:after="0" w:line="276" w:lineRule="auto"/>
        <w:jc w:val="both"/>
        <w:rPr>
          <w:rFonts w:ascii="Arial" w:hAnsi="Arial" w:cs="Arial"/>
          <w:kern w:val="0"/>
          <w:sz w:val="21"/>
          <w:szCs w:val="21"/>
          <w:lang w:val="fr-FR" w:eastAsia="fr-FR"/>
        </w:rPr>
      </w:pPr>
    </w:p>
    <w:p w14:paraId="17B1A19C"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La construction de la raffinerie WCAG et de ses installations connexes (centrale électrique, stockage des résidus de boue rouge, station à gaz, installations hydrauliques, bases-vie, routes internes et pipelines) nécessitera l’acquisition de terres incluant certaines zones agricoles et des maisons d’habitation ainsi que les espaces utilisés par les communautés pour des activités de pêche ou de transformation des produits halieutiques.</w:t>
      </w:r>
    </w:p>
    <w:p w14:paraId="14918C81" w14:textId="77777777" w:rsidR="006A74CD" w:rsidRDefault="006A74CD">
      <w:pPr>
        <w:spacing w:after="0" w:line="276" w:lineRule="auto"/>
        <w:jc w:val="both"/>
        <w:rPr>
          <w:rFonts w:ascii="Arial" w:hAnsi="Arial" w:cs="Arial"/>
          <w:kern w:val="0"/>
          <w:sz w:val="21"/>
          <w:szCs w:val="21"/>
          <w:lang w:val="fr-FR" w:eastAsia="fr-FR"/>
        </w:rPr>
      </w:pPr>
    </w:p>
    <w:p w14:paraId="2EC7F87F"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impacts potentiels incluent :</w:t>
      </w:r>
    </w:p>
    <w:p w14:paraId="4894EC7D" w14:textId="77777777" w:rsidR="006A74CD" w:rsidRDefault="006A74CD">
      <w:pPr>
        <w:spacing w:after="0" w:line="276" w:lineRule="auto"/>
        <w:jc w:val="both"/>
        <w:rPr>
          <w:rFonts w:ascii="Arial" w:hAnsi="Arial" w:cs="Arial"/>
          <w:kern w:val="0"/>
          <w:sz w:val="21"/>
          <w:szCs w:val="21"/>
          <w:lang w:val="fr-FR" w:eastAsia="fr-FR"/>
        </w:rPr>
      </w:pPr>
    </w:p>
    <w:p w14:paraId="144154C6" w14:textId="77777777" w:rsidR="006A74CD" w:rsidRDefault="007561DE">
      <w:pPr>
        <w:numPr>
          <w:ilvl w:val="0"/>
          <w:numId w:val="11"/>
        </w:numPr>
        <w:spacing w:after="0" w:line="276" w:lineRule="auto"/>
        <w:ind w:left="714" w:hanging="357"/>
        <w:jc w:val="both"/>
        <w:rPr>
          <w:rFonts w:ascii="Arial" w:hAnsi="Arial" w:cs="Arial"/>
          <w:kern w:val="0"/>
          <w:sz w:val="21"/>
          <w:szCs w:val="21"/>
          <w:lang w:val="fr-FR" w:eastAsia="fr-FR"/>
        </w:rPr>
      </w:pPr>
      <w:commentRangeStart w:id="253"/>
      <w:r>
        <w:rPr>
          <w:rFonts w:ascii="Arial" w:hAnsi="Arial" w:cs="Arial"/>
          <w:kern w:val="0"/>
          <w:sz w:val="21"/>
          <w:szCs w:val="21"/>
          <w:lang w:val="fr-FR" w:eastAsia="fr-FR"/>
        </w:rPr>
        <w:lastRenderedPageBreak/>
        <w:t xml:space="preserve">Déplacement physique des communautés de Katchfn, Dossolon et un hameau dans le District de Taloukhouré ;</w:t>
      </w:r>
      <w:commentRangeEnd w:id="253"/>
      <w:r>
        <w:rPr>
          <w:rStyle w:val="Marquedecommentaire"/>
        </w:rPr>
        <w:commentReference w:id="253"/>
      </w:r>
    </w:p>
    <w:p w14:paraId="295DEFD8" w14:textId="77777777" w:rsidR="006A74CD" w:rsidRDefault="007561DE">
      <w:pPr>
        <w:numPr>
          <w:ilvl w:val="0"/>
          <w:numId w:val="11"/>
        </w:numPr>
        <w:spacing w:after="0" w:line="276" w:lineRule="auto"/>
        <w:ind w:left="714" w:hanging="357"/>
        <w:jc w:val="both"/>
        <w:rPr>
          <w:rFonts w:ascii="Arial" w:hAnsi="Arial" w:cs="Arial"/>
          <w:kern w:val="0"/>
          <w:sz w:val="21"/>
          <w:szCs w:val="21"/>
          <w:lang w:val="fr-FR" w:eastAsia="fr-FR"/>
        </w:rPr>
      </w:pPr>
      <w:r>
        <w:rPr>
          <w:rFonts w:ascii="Arial" w:hAnsi="Arial" w:cs="Arial"/>
          <w:kern w:val="0"/>
          <w:sz w:val="21"/>
          <w:szCs w:val="21"/>
          <w:lang w:val="fr-FR" w:eastAsia="fr-FR"/>
        </w:rPr>
        <w:t>Pertes des terres agricoles ;</w:t>
      </w:r>
    </w:p>
    <w:p w14:paraId="13C708FD" w14:textId="77777777" w:rsidR="006A74CD" w:rsidRDefault="007561DE">
      <w:pPr>
        <w:numPr>
          <w:ilvl w:val="0"/>
          <w:numId w:val="11"/>
        </w:numPr>
        <w:spacing w:after="0" w:line="276" w:lineRule="auto"/>
        <w:ind w:left="714" w:hanging="357"/>
        <w:jc w:val="both"/>
        <w:rPr>
          <w:rFonts w:ascii="Arial" w:hAnsi="Arial" w:cs="Arial"/>
          <w:kern w:val="0"/>
          <w:sz w:val="21"/>
          <w:szCs w:val="21"/>
          <w:lang w:val="fr-FR" w:eastAsia="fr-FR"/>
        </w:rPr>
      </w:pPr>
      <w:r>
        <w:rPr>
          <w:rFonts w:ascii="Arial" w:hAnsi="Arial" w:cs="Arial"/>
          <w:kern w:val="0"/>
          <w:sz w:val="21"/>
          <w:szCs w:val="21"/>
          <w:lang w:val="fr-FR" w:eastAsia="fr-FR"/>
        </w:rPr>
        <w:t>Gestion de l’argent obtenu après les compensations des terres perdues ;</w:t>
      </w:r>
    </w:p>
    <w:p w14:paraId="55B08B61" w14:textId="77777777" w:rsidR="006A74CD" w:rsidRDefault="006A74CD">
      <w:pPr>
        <w:spacing w:after="0" w:line="276" w:lineRule="auto"/>
        <w:ind w:left="714"/>
        <w:jc w:val="both"/>
        <w:rPr>
          <w:rFonts w:ascii="Arial" w:hAnsi="Arial" w:cs="Arial"/>
          <w:kern w:val="0"/>
          <w:sz w:val="21"/>
          <w:szCs w:val="21"/>
          <w:lang w:val="fr-FR" w:eastAsia="fr-FR"/>
        </w:rPr>
      </w:pPr>
    </w:p>
    <w:p w14:paraId="70DFEE4A" w14:textId="77777777" w:rsidR="006A74CD" w:rsidRDefault="007561DE">
      <w:pPr>
        <w:spacing w:after="0" w:line="276" w:lineRule="auto"/>
        <w:jc w:val="both"/>
      </w:pPr>
      <w:r>
        <w:rPr>
          <w:rFonts w:ascii="Arial" w:hAnsi="Arial" w:cs="Arial"/>
          <w:kern w:val="0"/>
          <w:sz w:val="21"/>
          <w:szCs w:val="21"/>
        </w:rPr>
        <w:t xml:space="preserve">Compte tenu de la dépendance des communautés à l’agriculture, l’impact sur les pertes des terres est jugé </w:t>
      </w:r>
      <w:r>
        <w:rPr>
          <w:rFonts w:ascii="Arial" w:hAnsi="Arial" w:cs="Arial"/>
          <w:b/>
          <w:bCs/>
          <w:kern w:val="0"/>
          <w:sz w:val="21"/>
          <w:szCs w:val="21"/>
        </w:rPr>
        <w:t xml:space="preserve">majeure </w:t>
      </w:r>
      <w:r>
        <w:rPr>
          <w:rFonts w:ascii="Arial" w:hAnsi="Arial" w:cs="Arial"/>
          <w:kern w:val="0"/>
          <w:sz w:val="21"/>
          <w:szCs w:val="21"/>
        </w:rPr>
        <w:t xml:space="preserve">pendant la phase de construction et </w:t>
      </w:r>
      <w:r>
        <w:rPr>
          <w:rFonts w:ascii="Arial" w:hAnsi="Arial" w:cs="Arial"/>
          <w:b/>
          <w:bCs/>
          <w:kern w:val="0"/>
          <w:sz w:val="21"/>
          <w:szCs w:val="21"/>
        </w:rPr>
        <w:t>mineure</w:t>
      </w:r>
      <w:r>
        <w:rPr>
          <w:rFonts w:ascii="Arial" w:hAnsi="Arial" w:cs="Arial"/>
          <w:kern w:val="0"/>
          <w:sz w:val="21"/>
          <w:szCs w:val="21"/>
        </w:rPr>
        <w:t xml:space="preserve"> pendant la phase d’exploitation si les mesures proposées dans le PAR / PRMS sont rigoureusement appliquées.</w:t>
      </w:r>
    </w:p>
    <w:p w14:paraId="59C575DB" w14:textId="77777777" w:rsidR="006A74CD" w:rsidRDefault="006A74CD">
      <w:pPr>
        <w:spacing w:after="0" w:line="276" w:lineRule="auto"/>
        <w:jc w:val="both"/>
        <w:rPr>
          <w:rFonts w:ascii="Arial" w:hAnsi="Arial" w:cs="Arial"/>
          <w:kern w:val="0"/>
          <w:sz w:val="21"/>
          <w:szCs w:val="21"/>
          <w:lang w:val="fr-FR" w:eastAsia="fr-FR"/>
        </w:rPr>
      </w:pPr>
    </w:p>
    <w:p w14:paraId="07473ED5"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58" w:name="_Toc194299107"/>
      <w:bookmarkStart w:id="159" w:name="_Toc191545610"/>
      <w:bookmarkStart w:id="160" w:name="_Toc184282096"/>
      <w:bookmarkStart w:id="161" w:name="_Toc210821897"/>
      <w:bookmarkStart w:id="162" w:name="_Toc210994986"/>
      <w:bookmarkStart w:id="163" w:name="_Toc222731518"/>
      <w:r>
        <w:rPr>
          <w:rFonts w:ascii="Arial" w:eastAsia="Times New Roman" w:hAnsi="Arial" w:cs="Arial"/>
          <w:b/>
          <w:bCs/>
          <w:sz w:val="21"/>
          <w:szCs w:val="21"/>
          <w:lang w:val="fr-FR"/>
        </w:rPr>
        <w:t>Chasse pour la consommation personnelle</w:t>
      </w:r>
      <w:bookmarkEnd w:id="158"/>
      <w:bookmarkEnd w:id="159"/>
      <w:bookmarkEnd w:id="160"/>
      <w:bookmarkEnd w:id="161"/>
      <w:bookmarkEnd w:id="162"/>
      <w:bookmarkEnd w:id="163"/>
    </w:p>
    <w:p w14:paraId="534236E9" w14:textId="77777777" w:rsidR="006A74CD" w:rsidRDefault="006A74CD">
      <w:pPr>
        <w:spacing w:after="0" w:line="240" w:lineRule="auto"/>
        <w:rPr>
          <w:rFonts w:eastAsia="SimSun"/>
          <w:kern w:val="0"/>
          <w:lang w:val="fr-FR" w:eastAsia="fr-FR"/>
        </w:rPr>
      </w:pPr>
    </w:p>
    <w:p w14:paraId="2E417810" w14:textId="77777777" w:rsidR="006A74CD" w:rsidRDefault="007561DE">
      <w:pPr>
        <w:spacing w:after="0" w:line="276" w:lineRule="auto"/>
        <w:jc w:val="both"/>
        <w:rPr>
          <w:rFonts w:ascii="Arial" w:hAnsi="Arial" w:cs="Arial"/>
          <w:kern w:val="0"/>
          <w:sz w:val="21"/>
          <w:szCs w:val="21"/>
          <w:u w:val="single"/>
          <w:lang w:val="fr-FR" w:eastAsia="fr-FR"/>
        </w:rPr>
      </w:pPr>
      <w:r>
        <w:rPr>
          <w:rFonts w:ascii="Arial" w:hAnsi="Arial" w:cs="Arial"/>
          <w:kern w:val="0"/>
          <w:sz w:val="21"/>
          <w:szCs w:val="21"/>
          <w:u w:val="single"/>
          <w:lang w:val="fr-FR" w:eastAsia="fr-FR"/>
        </w:rPr>
        <w:t>Identification et description des impacts</w:t>
      </w:r>
    </w:p>
    <w:p w14:paraId="20A7DB7A" w14:textId="77777777" w:rsidR="006A74CD" w:rsidRDefault="006A74CD">
      <w:pPr>
        <w:spacing w:after="0" w:line="276" w:lineRule="auto"/>
        <w:jc w:val="both"/>
        <w:rPr>
          <w:rFonts w:ascii="Arial" w:hAnsi="Arial" w:cs="Arial"/>
          <w:kern w:val="0"/>
          <w:sz w:val="21"/>
          <w:szCs w:val="21"/>
          <w:u w:val="single"/>
          <w:lang w:val="fr-FR" w:eastAsia="fr-FR"/>
        </w:rPr>
      </w:pPr>
    </w:p>
    <w:p w14:paraId="629B8CBE"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La chasse constitue une activité culturelle et alimentaire majeure, principalement pratiquée par les hommes. Elle contribue à la transmission des traditions et représente une source additionnelle de protéines animales pour les foyers. La viande de gibier (francolins, rongeurs, antilopes de petite taille) est principalement destinée à l’autoconsommation, bien que certains produits soient occasionnellement commercialisés sur les marchés locaux, procurant ainsi des revenus modestes.</w:t>
      </w:r>
    </w:p>
    <w:p w14:paraId="0473426C" w14:textId="77777777" w:rsidR="006A74CD" w:rsidRDefault="006A74CD">
      <w:pPr>
        <w:spacing w:after="0" w:line="276" w:lineRule="auto"/>
        <w:jc w:val="both"/>
        <w:rPr>
          <w:rFonts w:ascii="Arial" w:hAnsi="Arial" w:cs="Arial"/>
          <w:kern w:val="0"/>
          <w:sz w:val="21"/>
          <w:szCs w:val="21"/>
          <w:lang w:val="fr-FR" w:eastAsia="fr-FR"/>
        </w:rPr>
      </w:pPr>
    </w:p>
    <w:p w14:paraId="54C7E434"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Il convient de considérer cette dimension sociale dans la gestion des impacts du projet, étant donné que la réorganisation des espaces de chasse pourrait influencer leur fonction ainsi que les pratiques communautaires.</w:t>
      </w:r>
    </w:p>
    <w:p w14:paraId="138A76DC" w14:textId="77777777" w:rsidR="006A74CD" w:rsidRDefault="006A74CD">
      <w:pPr>
        <w:spacing w:after="0" w:line="276" w:lineRule="auto"/>
        <w:jc w:val="both"/>
        <w:rPr>
          <w:rFonts w:ascii="Arial" w:hAnsi="Arial" w:cs="Arial"/>
          <w:kern w:val="0"/>
          <w:sz w:val="21"/>
          <w:szCs w:val="21"/>
          <w:lang w:val="fr-FR" w:eastAsia="fr-FR"/>
        </w:rPr>
      </w:pPr>
    </w:p>
    <w:p w14:paraId="41FE92D7" w14:textId="77777777" w:rsidR="006A74CD" w:rsidRDefault="007561DE">
      <w:pPr>
        <w:spacing w:after="0" w:line="276" w:lineRule="auto"/>
        <w:jc w:val="both"/>
        <w:rPr>
          <w:rFonts w:ascii="Arial" w:hAnsi="Arial" w:cs="Arial"/>
          <w:kern w:val="0"/>
          <w:sz w:val="21"/>
          <w:szCs w:val="21"/>
          <w:u w:val="single"/>
          <w:lang w:val="fr-FR" w:eastAsia="fr-FR"/>
        </w:rPr>
      </w:pPr>
      <w:r>
        <w:rPr>
          <w:rFonts w:ascii="Arial" w:hAnsi="Arial" w:cs="Arial"/>
          <w:kern w:val="0"/>
          <w:sz w:val="21"/>
          <w:szCs w:val="21"/>
          <w:u w:val="single"/>
          <w:lang w:val="fr-FR" w:eastAsia="fr-FR"/>
        </w:rPr>
        <w:t>Évaluation d'impact</w:t>
      </w:r>
    </w:p>
    <w:p w14:paraId="5E540F6E" w14:textId="77777777" w:rsidR="006A74CD" w:rsidRDefault="006A74CD">
      <w:pPr>
        <w:spacing w:after="0" w:line="276" w:lineRule="auto"/>
        <w:jc w:val="both"/>
        <w:rPr>
          <w:rFonts w:ascii="Arial" w:hAnsi="Arial" w:cs="Arial"/>
          <w:kern w:val="0"/>
          <w:sz w:val="21"/>
          <w:szCs w:val="21"/>
          <w:lang w:val="fr-FR" w:eastAsia="fr-FR"/>
        </w:rPr>
      </w:pPr>
    </w:p>
    <w:p w14:paraId="59E0DA2F"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La réalisation du projet entraînera une perte de végétation dans l’emprise du Projet et dans certaines zones temporaires de chantier, réduisant localement l’accès aux ressources forestières traditionnelles.</w:t>
      </w:r>
    </w:p>
    <w:p w14:paraId="221F1425" w14:textId="77777777" w:rsidR="006A74CD" w:rsidRDefault="006A74CD">
      <w:pPr>
        <w:spacing w:after="0" w:line="276" w:lineRule="auto"/>
        <w:jc w:val="both"/>
        <w:rPr>
          <w:rFonts w:ascii="Arial" w:hAnsi="Arial" w:cs="Arial"/>
          <w:kern w:val="0"/>
          <w:sz w:val="21"/>
          <w:szCs w:val="21"/>
          <w:lang w:val="fr-FR" w:eastAsia="fr-FR"/>
        </w:rPr>
      </w:pPr>
    </w:p>
    <w:p w14:paraId="1D548578" w14:textId="77777777" w:rsidR="006A74CD" w:rsidRDefault="007561DE">
      <w:pPr>
        <w:spacing w:after="0" w:line="276" w:lineRule="auto"/>
        <w:jc w:val="both"/>
      </w:pPr>
      <w:r>
        <w:rPr>
          <w:rFonts w:ascii="Arial" w:hAnsi="Arial" w:cs="Arial"/>
          <w:kern w:val="0"/>
          <w:sz w:val="21"/>
          <w:szCs w:val="21"/>
        </w:rPr>
        <w:t xml:space="preserve">Compte tenu de la forte dépendance des ménages au bois de chauffage et aux produits forestiers non ligneux, l’impact du projet sur ces ressources est considéré comme </w:t>
      </w:r>
      <w:r>
        <w:rPr>
          <w:rFonts w:ascii="Arial" w:hAnsi="Arial" w:cs="Arial"/>
          <w:b/>
          <w:bCs/>
          <w:kern w:val="0"/>
          <w:sz w:val="21"/>
          <w:szCs w:val="21"/>
        </w:rPr>
        <w:t>modéré</w:t>
      </w:r>
      <w:r>
        <w:rPr>
          <w:rFonts w:ascii="Arial" w:hAnsi="Arial" w:cs="Arial"/>
          <w:kern w:val="0"/>
          <w:sz w:val="21"/>
          <w:szCs w:val="21"/>
        </w:rPr>
        <w:t xml:space="preserve"> durant la phase de construction, notamment en raison de l’afflux important de chercheurs d’emploi dans la zone. En revanche, cet impact est considéré </w:t>
      </w:r>
      <w:r>
        <w:rPr>
          <w:rFonts w:ascii="Arial" w:hAnsi="Arial" w:cs="Arial"/>
          <w:b/>
          <w:bCs/>
          <w:kern w:val="0"/>
          <w:sz w:val="21"/>
          <w:szCs w:val="21"/>
        </w:rPr>
        <w:t>mineure</w:t>
      </w:r>
      <w:r>
        <w:rPr>
          <w:rFonts w:ascii="Arial" w:hAnsi="Arial" w:cs="Arial"/>
          <w:kern w:val="0"/>
          <w:sz w:val="21"/>
          <w:szCs w:val="21"/>
        </w:rPr>
        <w:t xml:space="preserve"> pendant la phase d’exploitation.</w:t>
      </w:r>
    </w:p>
    <w:p w14:paraId="4E90FEA5" w14:textId="77777777" w:rsidR="006A74CD" w:rsidRDefault="006A74CD">
      <w:pPr>
        <w:spacing w:after="0" w:line="276" w:lineRule="auto"/>
        <w:jc w:val="both"/>
        <w:rPr>
          <w:rFonts w:ascii="Arial" w:hAnsi="Arial" w:cs="Arial"/>
          <w:kern w:val="0"/>
          <w:sz w:val="21"/>
          <w:szCs w:val="21"/>
          <w:lang w:val="fr-FR" w:eastAsia="fr-FR"/>
        </w:rPr>
      </w:pPr>
    </w:p>
    <w:p w14:paraId="2B85E6AB" w14:textId="77777777" w:rsidR="006A74CD" w:rsidRDefault="006A74CD">
      <w:pPr>
        <w:spacing w:after="0" w:line="276" w:lineRule="auto"/>
        <w:jc w:val="both"/>
        <w:rPr>
          <w:rFonts w:ascii="Arial" w:eastAsia="Times New Roman" w:hAnsi="Arial" w:cs="Arial"/>
          <w:kern w:val="0"/>
          <w:sz w:val="21"/>
          <w:szCs w:val="21"/>
          <w:lang w:val="fr-FR" w:eastAsia="zh-CN"/>
        </w:rPr>
      </w:pPr>
    </w:p>
    <w:p w14:paraId="4AEF0915"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64" w:name="_Toc194299108"/>
      <w:bookmarkStart w:id="165" w:name="_Toc191545611"/>
      <w:bookmarkStart w:id="166" w:name="_Toc184282097"/>
      <w:bookmarkStart w:id="167" w:name="_Toc210821898"/>
      <w:bookmarkStart w:id="168" w:name="_Toc210994987"/>
      <w:bookmarkStart w:id="169" w:name="_Toc222731519"/>
      <w:bookmarkStart w:id="170" w:name="_Hlk180150366"/>
      <w:r>
        <w:rPr>
          <w:rFonts w:ascii="Arial" w:eastAsia="Times New Roman" w:hAnsi="Arial" w:cs="Arial"/>
          <w:b/>
          <w:bCs/>
          <w:sz w:val="21"/>
          <w:szCs w:val="21"/>
          <w:lang w:val="fr-FR"/>
        </w:rPr>
        <w:t>Produits de cueillette, plantes médicinales et exploitation du bois</w:t>
      </w:r>
      <w:bookmarkEnd w:id="164"/>
      <w:bookmarkEnd w:id="165"/>
      <w:bookmarkEnd w:id="166"/>
      <w:bookmarkEnd w:id="167"/>
      <w:bookmarkEnd w:id="168"/>
      <w:bookmarkEnd w:id="169"/>
      <w:r>
        <w:rPr>
          <w:rFonts w:ascii="Arial" w:eastAsia="Times New Roman" w:hAnsi="Arial" w:cs="Arial"/>
          <w:b/>
          <w:bCs/>
          <w:sz w:val="21"/>
          <w:szCs w:val="21"/>
          <w:lang w:val="fr-FR"/>
        </w:rPr>
        <w:t xml:space="preserve"> </w:t>
      </w:r>
      <w:bookmarkEnd w:id="170"/>
    </w:p>
    <w:p w14:paraId="4F3C5819" w14:textId="77777777" w:rsidR="006A74CD" w:rsidRDefault="006A74CD">
      <w:pPr>
        <w:rPr>
          <w:rFonts w:eastAsia="SimSun"/>
          <w:kern w:val="0"/>
          <w:lang w:val="fr-FR" w:eastAsia="fr-FR"/>
        </w:rPr>
      </w:pPr>
    </w:p>
    <w:p w14:paraId="590C9F62" w14:textId="77777777" w:rsidR="006A74CD" w:rsidRDefault="007561DE">
      <w:pPr>
        <w:spacing w:after="0" w:line="276" w:lineRule="auto"/>
        <w:jc w:val="both"/>
        <w:rPr>
          <w:rFonts w:ascii="Arial" w:hAnsi="Arial" w:cs="Arial"/>
          <w:kern w:val="0"/>
          <w:sz w:val="21"/>
          <w:szCs w:val="21"/>
          <w:u w:val="single"/>
          <w:lang w:val="fr-FR" w:eastAsia="fr-FR"/>
        </w:rPr>
      </w:pPr>
      <w:r>
        <w:rPr>
          <w:rFonts w:ascii="Arial" w:hAnsi="Arial" w:cs="Arial"/>
          <w:kern w:val="0"/>
          <w:sz w:val="21"/>
          <w:szCs w:val="21"/>
          <w:u w:val="single"/>
          <w:lang w:val="fr-FR" w:eastAsia="fr-FR"/>
        </w:rPr>
        <w:t>Description et évaluation des impacts</w:t>
      </w:r>
    </w:p>
    <w:p w14:paraId="544B4672" w14:textId="77777777" w:rsidR="006A74CD" w:rsidRDefault="006A74CD">
      <w:pPr>
        <w:spacing w:after="0" w:line="276" w:lineRule="auto"/>
        <w:jc w:val="both"/>
        <w:rPr>
          <w:rFonts w:ascii="Arial" w:hAnsi="Arial" w:cs="Arial"/>
          <w:kern w:val="0"/>
          <w:sz w:val="21"/>
          <w:szCs w:val="21"/>
          <w:lang w:val="fr-FR" w:eastAsia="fr-FR"/>
        </w:rPr>
      </w:pPr>
    </w:p>
    <w:p w14:paraId="66DA6711"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Dans la zone, les forêts-galeries, mangroves, savanes arbustives ainsi que les plaines offrent aux populations riveraines une diversité significative de produits ligneux et non ligneux. Ces ressources représentent un fondement essentiel pour la sécurité alimentaire, l’approvisionnement énergétique ainsi que la médecine traditionnelle.</w:t>
      </w:r>
    </w:p>
    <w:p w14:paraId="63B0E757" w14:textId="77777777" w:rsidR="006A74CD" w:rsidRDefault="006A74CD">
      <w:pPr>
        <w:spacing w:after="0" w:line="276" w:lineRule="auto"/>
        <w:jc w:val="both"/>
        <w:rPr>
          <w:rFonts w:ascii="Arial" w:hAnsi="Arial" w:cs="Arial"/>
          <w:kern w:val="0"/>
          <w:sz w:val="21"/>
          <w:szCs w:val="21"/>
          <w:lang w:val="fr-FR" w:eastAsia="fr-FR"/>
        </w:rPr>
      </w:pPr>
    </w:p>
    <w:p w14:paraId="14A7F197" w14:textId="569B8CB2" w:rsidR="006A74CD" w:rsidRDefault="007561DE">
      <w:pPr>
        <w:spacing w:after="0" w:line="276" w:lineRule="auto"/>
        <w:jc w:val="both"/>
      </w:pPr>
      <w:r>
        <w:rPr>
          <w:rFonts w:ascii="Arial" w:hAnsi="Arial" w:cs="Arial"/>
          <w:kern w:val="0"/>
          <w:sz w:val="21"/>
          <w:szCs w:val="21"/>
          <w:lang w:val="fr-FR" w:eastAsia="fr-FR"/>
        </w:rPr>
        <w:t>Le bois de chauffage constitue la source principale d’énergie au sein des foyers. D’après l’étude socio-économique, près de la majorité des ménages recourent au bois pour la cuisson, alors que l’utilisation du charbon de bois demeure marginale (moins d’un ménage sur cinq)</w:t>
      </w:r>
      <w:commentRangeStart w:id="171"/>
      <w:r>
        <w:rPr>
          <w:rFonts w:ascii="Arial" w:hAnsi="Arial" w:cs="Arial"/>
          <w:kern w:val="0"/>
          <w:sz w:val="21"/>
          <w:szCs w:val="21"/>
          <w:lang w:val="fr-FR" w:eastAsia="fr-FR"/>
        </w:rPr>
        <w:t xml:space="preserve"> (</w:t>
      </w:r>
      <w:ins w:id="172" w:author="Ismael SAMBY" w:date="2026-07-17T13:07:00Z">
        <w:r>
          <w:rPr>
            <w:rFonts w:ascii="Arial" w:hAnsi="Arial" w:cs="Arial"/>
            <w:i/>
            <w:iCs/>
            <w:kern w:val="0"/>
            <w:sz w:val="21"/>
            <w:szCs w:val="21"/>
            <w:lang w:val="fr-FR" w:eastAsia="fr-FR"/>
          </w:rPr>
          <w:t xml:space="preserve">OKAPI, 2025 et 2026 : données recueillies pendant cette étude WCAG et complété ar les données de l’EIES de AMC CARGO PORT, AMC BAUXITE PORT et AMC RAILWAY)</w:t>
        </w:r>
      </w:ins>
      <w:del w:id="173" w:author="Ismael SAMBY" w:date="2026-07-17T13:07:00Z">
        <w:r>
          <w:rPr>
            <w:rFonts w:ascii="Arial" w:hAnsi="Arial" w:cs="Arial"/>
            <w:kern w:val="0"/>
            <w:sz w:val="21"/>
            <w:szCs w:val="21"/>
            <w:lang w:val="fr-FR" w:eastAsia="fr-FR"/>
          </w:rPr>
          <w:delText>OKAPI, 2025).</w:delText>
        </w:r>
        <w:commentRangeEnd w:id="171"/>
        <w:r>
          <w:rPr>
            <w:rStyle w:val="Marquedecommentaire"/>
            <w:rFonts w:ascii="Arial" w:hAnsi="Arial" w:cs="Arial"/>
            <w:kern w:val="0"/>
            <w:sz w:val="21"/>
            <w:szCs w:val="21"/>
            <w:lang w:val="fr-FR" w:eastAsia="fr-FR"/>
          </w:rPr>
          <w:commentReference w:id="171"/>
        </w:r>
      </w:del>
      <w:r>
        <w:rPr>
          <w:rFonts w:ascii="Arial" w:hAnsi="Arial" w:cs="Arial"/>
          <w:kern w:val="0"/>
          <w:sz w:val="21"/>
          <w:szCs w:val="21"/>
          <w:lang w:val="fr-FR" w:eastAsia="fr-FR"/>
        </w:rPr>
        <w:br/>
        <w:lastRenderedPageBreak/>
        <w:br/>
        <w:t>La cueillette est effectuée principalement par les femmes et les enfants, qui continuent d’employer le foyer traditionnel à trois pierres. Le bois fait également l’objet d’une commercialisation par de petits producteurs et revendeurs, sous forme de fagots le long des routes locales, ou bien débité en planches destinées à la construction et à l’ameublement.</w:t>
      </w:r>
    </w:p>
    <w:p w14:paraId="09EBE070" w14:textId="77777777" w:rsidR="006A74CD" w:rsidRDefault="006A74CD">
      <w:pPr>
        <w:spacing w:after="0" w:line="276" w:lineRule="auto"/>
        <w:jc w:val="both"/>
        <w:rPr>
          <w:rFonts w:ascii="Arial" w:hAnsi="Arial" w:cs="Arial"/>
          <w:kern w:val="0"/>
          <w:sz w:val="21"/>
          <w:szCs w:val="21"/>
          <w:lang w:val="fr-FR" w:eastAsia="fr-FR"/>
        </w:rPr>
      </w:pPr>
    </w:p>
    <w:p w14:paraId="390DCD1A"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Outre le bois destiné au chauffage, les communautés tirent parti de diverses ressources forestières secondaires :</w:t>
      </w:r>
    </w:p>
    <w:p w14:paraId="618242EC" w14:textId="77777777" w:rsidR="006A74CD" w:rsidRDefault="006A74CD">
      <w:pPr>
        <w:spacing w:after="0" w:line="276" w:lineRule="auto"/>
        <w:jc w:val="both"/>
        <w:rPr>
          <w:rFonts w:ascii="Arial" w:hAnsi="Arial" w:cs="Arial"/>
          <w:kern w:val="0"/>
          <w:sz w:val="21"/>
          <w:szCs w:val="21"/>
          <w:lang w:val="fr-FR" w:eastAsia="fr-FR"/>
        </w:rPr>
      </w:pPr>
    </w:p>
    <w:p w14:paraId="5D4E47D3" w14:textId="77777777" w:rsidR="006A74CD" w:rsidRDefault="007561DE">
      <w:pPr>
        <w:numPr>
          <w:ilvl w:val="0"/>
          <w:numId w:val="12"/>
        </w:numPr>
        <w:spacing w:after="0" w:line="276" w:lineRule="auto"/>
        <w:jc w:val="both"/>
      </w:pPr>
      <w:r>
        <w:rPr>
          <w:rFonts w:ascii="Arial" w:hAnsi="Arial" w:cs="Arial"/>
          <w:kern w:val="0"/>
          <w:sz w:val="21"/>
          <w:szCs w:val="21"/>
          <w:lang w:val="fr-FR" w:eastAsia="fr-FR"/>
        </w:rPr>
        <w:t xml:space="preserve">Produits alimentaires : fruits du néré, miel sauvage, noix de cajou, </w:t>
      </w:r>
      <w:r>
        <w:rPr>
          <w:rFonts w:ascii="Arial" w:hAnsi="Arial" w:cs="Arial"/>
          <w:i/>
          <w:iCs/>
          <w:kern w:val="0"/>
          <w:sz w:val="21"/>
          <w:szCs w:val="21"/>
          <w:lang w:eastAsia="fr-FR"/>
        </w:rPr>
        <w:t xml:space="preserve">Combretum micranthum (Kinkéliba)</w:t>
      </w:r>
      <w:r>
        <w:rPr>
          <w:rFonts w:ascii="Arial" w:hAnsi="Arial" w:cs="Arial"/>
          <w:kern w:val="0"/>
          <w:sz w:val="21"/>
          <w:szCs w:val="21"/>
          <w:lang w:val="fr-FR" w:eastAsia="fr-FR"/>
        </w:rPr>
        <w:t xml:space="preserve"> ;</w:t>
      </w:r>
    </w:p>
    <w:p w14:paraId="1F265FAB" w14:textId="77777777" w:rsidR="006A74CD" w:rsidRDefault="007561DE">
      <w:pPr>
        <w:numPr>
          <w:ilvl w:val="0"/>
          <w:numId w:val="12"/>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Produits médicinaux : écorces, feuilles et racines de certaines espèces employées dans les pratiques de soins traditionnels, en raison du manque des infrastructures sanitaires locales (le plus proche est Kanfarandé qui se trouve à plus de 40 km) ;</w:t>
      </w:r>
    </w:p>
    <w:p w14:paraId="1E30D9D2" w14:textId="77777777" w:rsidR="006A74CD" w:rsidRDefault="007561DE">
      <w:pPr>
        <w:numPr>
          <w:ilvl w:val="0"/>
          <w:numId w:val="12"/>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Bois de service : prélevé principalement en vue d'être utilisé dans le cadre des activités artisanales (construction, ouvrages de petite taille).</w:t>
      </w:r>
    </w:p>
    <w:p w14:paraId="532117B1" w14:textId="77777777" w:rsidR="006A74CD" w:rsidRDefault="006A74CD">
      <w:pPr>
        <w:spacing w:after="0" w:line="276" w:lineRule="auto"/>
        <w:jc w:val="both"/>
        <w:rPr>
          <w:rFonts w:ascii="Arial" w:hAnsi="Arial" w:cs="Arial"/>
          <w:kern w:val="0"/>
          <w:sz w:val="21"/>
          <w:szCs w:val="21"/>
          <w:lang w:val="fr-FR" w:eastAsia="fr-FR"/>
        </w:rPr>
      </w:pPr>
    </w:p>
    <w:p w14:paraId="3796C94D"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Parallèlement, la dépendance marquée aux plantes médicinales révèle une vulnérabilité sanitaire, il n’existe pas seul établissement de santé digne de nom, ce qui incite les ménages à privilégier le recours aux remèdes traditionnels. La diminution de ces ressources engendrées par le projet accentuerait cette dépendance et pourrait entraîner des répercussions défavorables sur la santé publique.</w:t>
      </w:r>
    </w:p>
    <w:p w14:paraId="2EB56D4F" w14:textId="77777777" w:rsidR="006A74CD" w:rsidRDefault="006A74CD">
      <w:pPr>
        <w:spacing w:after="0" w:line="276" w:lineRule="auto"/>
        <w:jc w:val="both"/>
        <w:rPr>
          <w:rFonts w:ascii="Arial" w:hAnsi="Arial" w:cs="Arial"/>
          <w:kern w:val="0"/>
          <w:sz w:val="21"/>
          <w:szCs w:val="21"/>
          <w:lang w:val="fr-FR" w:eastAsia="fr-FR"/>
        </w:rPr>
      </w:pPr>
    </w:p>
    <w:p w14:paraId="012F3D7B"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forêts et mangroves locales exercent une fonction socio-économique et écologique essentielle. La réalisation du projet nécessitera :</w:t>
      </w:r>
    </w:p>
    <w:p w14:paraId="0C5639A1" w14:textId="77777777" w:rsidR="006A74CD" w:rsidRDefault="006A74CD">
      <w:pPr>
        <w:spacing w:after="0" w:line="276" w:lineRule="auto"/>
        <w:jc w:val="both"/>
        <w:rPr>
          <w:rFonts w:ascii="Arial" w:hAnsi="Arial" w:cs="Arial"/>
          <w:kern w:val="0"/>
          <w:sz w:val="21"/>
          <w:szCs w:val="21"/>
          <w:lang w:val="fr-FR" w:eastAsia="fr-FR"/>
        </w:rPr>
      </w:pPr>
    </w:p>
    <w:p w14:paraId="62ED93D4" w14:textId="77777777" w:rsidR="006A74CD" w:rsidRDefault="007561DE">
      <w:pPr>
        <w:numPr>
          <w:ilvl w:val="0"/>
          <w:numId w:val="13"/>
        </w:numPr>
        <w:spacing w:after="0" w:line="276" w:lineRule="auto"/>
        <w:ind w:left="714" w:hanging="357"/>
        <w:jc w:val="both"/>
        <w:rPr>
          <w:rFonts w:ascii="Arial" w:eastAsia="Times New Roman" w:hAnsi="Arial" w:cs="Arial"/>
          <w:kern w:val="0"/>
          <w:sz w:val="21"/>
          <w:szCs w:val="21"/>
          <w:lang w:val="fr-FR" w:eastAsia="zh-CN"/>
        </w:rPr>
      </w:pPr>
      <w:r>
        <w:rPr>
          <w:rFonts w:ascii="Arial" w:eastAsia="Times New Roman" w:hAnsi="Arial" w:cs="Arial"/>
          <w:kern w:val="0"/>
          <w:sz w:val="21"/>
          <w:szCs w:val="21"/>
          <w:lang w:val="fr-FR" w:eastAsia="zh-CN"/>
        </w:rPr>
        <w:t>une restriction partielle de l’accès aux ressources forestières traditionnelles (bois, plantes médicinales, denrées alimentaires),</w:t>
      </w:r>
    </w:p>
    <w:p w14:paraId="4F4D1627" w14:textId="77777777" w:rsidR="006A74CD" w:rsidRDefault="007561DE">
      <w:pPr>
        <w:numPr>
          <w:ilvl w:val="0"/>
          <w:numId w:val="13"/>
        </w:numPr>
        <w:spacing w:after="0" w:line="276" w:lineRule="auto"/>
        <w:ind w:left="714" w:hanging="357"/>
        <w:jc w:val="both"/>
        <w:rPr>
          <w:rFonts w:ascii="Arial" w:eastAsia="Times New Roman" w:hAnsi="Arial" w:cs="Arial"/>
          <w:kern w:val="0"/>
          <w:sz w:val="21"/>
          <w:szCs w:val="21"/>
          <w:lang w:val="fr-FR" w:eastAsia="zh-CN"/>
        </w:rPr>
      </w:pPr>
      <w:r>
        <w:rPr>
          <w:rFonts w:ascii="Arial" w:eastAsia="Times New Roman" w:hAnsi="Arial" w:cs="Arial"/>
          <w:kern w:val="0"/>
          <w:sz w:val="21"/>
          <w:szCs w:val="21"/>
          <w:lang w:val="fr-FR" w:eastAsia="zh-CN"/>
        </w:rPr>
        <w:t>une augmentation de la pression résultant de l’afflux de nouveaux résidents,</w:t>
      </w:r>
    </w:p>
    <w:p w14:paraId="5B57A823" w14:textId="77777777" w:rsidR="006A74CD" w:rsidRDefault="007561DE">
      <w:pPr>
        <w:numPr>
          <w:ilvl w:val="0"/>
          <w:numId w:val="13"/>
        </w:numPr>
        <w:spacing w:after="0" w:line="276" w:lineRule="auto"/>
        <w:ind w:left="714" w:hanging="357"/>
        <w:jc w:val="both"/>
        <w:rPr>
          <w:rFonts w:ascii="Arial" w:eastAsia="Times New Roman" w:hAnsi="Arial" w:cs="Arial"/>
          <w:kern w:val="0"/>
          <w:sz w:val="21"/>
          <w:szCs w:val="21"/>
          <w:lang w:val="fr-FR" w:eastAsia="zh-CN"/>
        </w:rPr>
      </w:pPr>
      <w:r>
        <w:rPr>
          <w:rFonts w:ascii="Arial" w:eastAsia="Times New Roman" w:hAnsi="Arial" w:cs="Arial"/>
          <w:kern w:val="0"/>
          <w:sz w:val="21"/>
          <w:szCs w:val="21"/>
          <w:lang w:val="fr-FR" w:eastAsia="zh-CN"/>
        </w:rPr>
        <w:t xml:space="preserve">Une vulnérabilisation des pratiques de médecine traditionnelle imputable à la diminution progressive des espèces végétales employées dans les traitements.</w:t>
      </w:r>
    </w:p>
    <w:p w14:paraId="4CDA3BFA" w14:textId="77777777" w:rsidR="006A74CD" w:rsidRDefault="006A74CD">
      <w:pPr>
        <w:spacing w:after="0" w:line="276" w:lineRule="auto"/>
        <w:ind w:left="714"/>
        <w:jc w:val="both"/>
        <w:rPr>
          <w:rFonts w:ascii="Arial" w:eastAsia="Times New Roman" w:hAnsi="Arial" w:cs="Arial"/>
          <w:kern w:val="0"/>
          <w:sz w:val="21"/>
          <w:szCs w:val="21"/>
          <w:lang w:val="fr-FR" w:eastAsia="zh-CN"/>
        </w:rPr>
      </w:pPr>
    </w:p>
    <w:p w14:paraId="6B3BC9EC" w14:textId="77777777" w:rsidR="006A74CD" w:rsidRDefault="007561DE">
      <w:pPr>
        <w:spacing w:after="0" w:line="276" w:lineRule="auto"/>
        <w:jc w:val="both"/>
      </w:pPr>
      <w:r>
        <w:rPr>
          <w:rFonts w:ascii="Arial" w:hAnsi="Arial" w:cs="Arial"/>
          <w:kern w:val="0"/>
          <w:sz w:val="21"/>
          <w:szCs w:val="21"/>
          <w:lang w:val="fr-FR" w:eastAsia="fr-FR"/>
        </w:rPr>
        <w:t xml:space="preserve">Ainsi, en raison de la forte dépendance des communautés locales au bois de chauffage, aux plantes médicinales et aux produits forestiers non ligneux, et du déplacement physique de certaines communautés, l’impact du projet sur ces ressources est estimé comme </w:t>
      </w:r>
      <w:r>
        <w:rPr>
          <w:rFonts w:ascii="Arial" w:hAnsi="Arial" w:cs="Arial"/>
          <w:b/>
          <w:bCs/>
          <w:kern w:val="0"/>
          <w:sz w:val="21"/>
          <w:szCs w:val="21"/>
          <w:lang w:val="fr-FR" w:eastAsia="fr-FR"/>
        </w:rPr>
        <w:t xml:space="preserve">étant moyen </w:t>
      </w:r>
      <w:r>
        <w:rPr>
          <w:rFonts w:ascii="Arial" w:hAnsi="Arial" w:cs="Arial"/>
          <w:kern w:val="0"/>
          <w:sz w:val="21"/>
          <w:szCs w:val="21"/>
          <w:lang w:val="fr-FR" w:eastAsia="fr-FR"/>
        </w:rPr>
        <w:t>pendant la phase de construction</w:t>
      </w:r>
      <w:r>
        <w:rPr>
          <w:rFonts w:ascii="Arial" w:hAnsi="Arial" w:cs="Arial"/>
          <w:b/>
          <w:bCs/>
          <w:kern w:val="0"/>
          <w:sz w:val="21"/>
          <w:szCs w:val="21"/>
          <w:lang w:val="fr-FR" w:eastAsia="fr-FR"/>
        </w:rPr>
        <w:t xml:space="preserve"> et mineure </w:t>
      </w:r>
      <w:r>
        <w:rPr>
          <w:rFonts w:ascii="Arial" w:hAnsi="Arial" w:cs="Arial"/>
          <w:kern w:val="0"/>
          <w:sz w:val="21"/>
          <w:szCs w:val="21"/>
          <w:lang w:val="fr-FR" w:eastAsia="fr-FR"/>
        </w:rPr>
        <w:t>pendant la phase</w:t>
      </w:r>
      <w:r>
        <w:rPr>
          <w:rFonts w:ascii="Arial" w:hAnsi="Arial" w:cs="Arial"/>
          <w:b/>
          <w:bCs/>
          <w:kern w:val="0"/>
          <w:sz w:val="21"/>
          <w:szCs w:val="21"/>
          <w:lang w:val="fr-FR" w:eastAsia="fr-FR"/>
        </w:rPr>
        <w:t xml:space="preserve"> </w:t>
      </w:r>
      <w:r>
        <w:rPr>
          <w:rFonts w:ascii="Arial" w:hAnsi="Arial" w:cs="Arial"/>
          <w:kern w:val="0"/>
          <w:sz w:val="21"/>
          <w:szCs w:val="21"/>
          <w:lang w:val="fr-FR" w:eastAsia="fr-FR"/>
        </w:rPr>
        <w:t xml:space="preserve">d’exploitation. </w:t>
      </w:r>
    </w:p>
    <w:p w14:paraId="6FBE5659" w14:textId="77777777" w:rsidR="006A74CD" w:rsidRDefault="006A74CD">
      <w:pPr>
        <w:spacing w:after="0" w:line="276" w:lineRule="auto"/>
        <w:jc w:val="both"/>
        <w:rPr>
          <w:rFonts w:ascii="Arial" w:eastAsia="Times New Roman" w:hAnsi="Arial" w:cs="Arial"/>
          <w:kern w:val="0"/>
          <w:lang w:val="fr-FR" w:eastAsia="zh-CN"/>
        </w:rPr>
      </w:pPr>
    </w:p>
    <w:p w14:paraId="740378A8"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74" w:name="_Toc194299109"/>
      <w:bookmarkStart w:id="175" w:name="_Toc191545612"/>
      <w:bookmarkStart w:id="176" w:name="_Toc184282098"/>
      <w:bookmarkStart w:id="177" w:name="_Toc210821899"/>
      <w:bookmarkStart w:id="178" w:name="_Toc210994988"/>
      <w:bookmarkStart w:id="179" w:name="_Toc222731520"/>
      <w:r>
        <w:rPr>
          <w:rFonts w:ascii="Arial" w:eastAsia="Times New Roman" w:hAnsi="Arial" w:cs="Arial"/>
          <w:b/>
          <w:bCs/>
          <w:sz w:val="21"/>
          <w:szCs w:val="21"/>
          <w:lang w:val="fr-FR"/>
        </w:rPr>
        <w:t>Eau</w:t>
      </w:r>
      <w:bookmarkEnd w:id="174"/>
      <w:bookmarkEnd w:id="175"/>
      <w:bookmarkEnd w:id="176"/>
      <w:bookmarkEnd w:id="177"/>
      <w:bookmarkEnd w:id="178"/>
      <w:bookmarkEnd w:id="179"/>
      <w:r>
        <w:rPr>
          <w:rFonts w:ascii="Arial" w:eastAsia="Times New Roman" w:hAnsi="Arial" w:cs="Arial"/>
          <w:b/>
          <w:bCs/>
          <w:sz w:val="21"/>
          <w:szCs w:val="21"/>
          <w:lang w:val="fr-FR"/>
        </w:rPr>
        <w:t xml:space="preserve"> de consommation</w:t>
      </w:r>
    </w:p>
    <w:p w14:paraId="4438CDA0" w14:textId="77777777" w:rsidR="006A74CD" w:rsidRDefault="006A74CD">
      <w:pPr>
        <w:rPr>
          <w:rFonts w:eastAsia="SimSun"/>
          <w:kern w:val="0"/>
        </w:rPr>
      </w:pPr>
    </w:p>
    <w:p w14:paraId="5235520F" w14:textId="77777777" w:rsidR="006A74CD" w:rsidRDefault="007561DE">
      <w:pPr>
        <w:spacing w:after="0" w:line="276" w:lineRule="auto"/>
        <w:jc w:val="both"/>
        <w:rPr>
          <w:rFonts w:ascii="Arial" w:eastAsia="SimSun" w:hAnsi="Arial" w:cs="Arial"/>
          <w:kern w:val="0"/>
          <w:sz w:val="21"/>
          <w:szCs w:val="21"/>
          <w:u w:val="single"/>
          <w:lang w:val="fr-FR" w:eastAsia="fr-FR"/>
        </w:rPr>
      </w:pPr>
      <w:r>
        <w:rPr>
          <w:rFonts w:ascii="Arial" w:eastAsia="SimSun" w:hAnsi="Arial" w:cs="Arial"/>
          <w:kern w:val="0"/>
          <w:sz w:val="21"/>
          <w:szCs w:val="21"/>
          <w:u w:val="single"/>
          <w:lang w:val="fr-FR" w:eastAsia="fr-FR"/>
        </w:rPr>
        <w:t>Description et évaluation des impacts</w:t>
      </w:r>
    </w:p>
    <w:p w14:paraId="6299E89B" w14:textId="77777777" w:rsidR="006A74CD" w:rsidRDefault="006A74CD">
      <w:pPr>
        <w:spacing w:after="0" w:line="276" w:lineRule="auto"/>
        <w:jc w:val="both"/>
        <w:rPr>
          <w:rFonts w:ascii="Arial" w:eastAsia="SimSun" w:hAnsi="Arial" w:cs="Arial"/>
          <w:kern w:val="0"/>
          <w:sz w:val="21"/>
          <w:szCs w:val="21"/>
          <w:u w:val="single"/>
          <w:lang w:val="fr-FR" w:eastAsia="fr-FR"/>
        </w:rPr>
      </w:pPr>
    </w:p>
    <w:p w14:paraId="457D765F"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ressources en eau constituent un service écosystémique essentiel pour les communautés locales, notamment pour la consommation domestique, l’agriculture et l’élevage. Les populations dépendent principalement des bras de mer, des estuaires, marigots et sources situés à proximité des villages.</w:t>
      </w:r>
    </w:p>
    <w:p w14:paraId="79330236" w14:textId="77777777" w:rsidR="006A74CD" w:rsidRDefault="006A74CD">
      <w:pPr>
        <w:spacing w:after="0" w:line="276" w:lineRule="auto"/>
        <w:jc w:val="both"/>
        <w:rPr>
          <w:rFonts w:ascii="Arial" w:hAnsi="Arial" w:cs="Arial"/>
          <w:kern w:val="0"/>
          <w:sz w:val="21"/>
          <w:szCs w:val="21"/>
          <w:lang w:val="fr-FR" w:eastAsia="fr-FR"/>
        </w:rPr>
      </w:pPr>
    </w:p>
    <w:p w14:paraId="34E8BA71" w14:textId="77777777" w:rsidR="006A74CD" w:rsidRDefault="007561DE">
      <w:pPr>
        <w:spacing w:after="0" w:line="276" w:lineRule="auto"/>
        <w:jc w:val="both"/>
        <w:rPr>
          <w:rFonts w:ascii="Arial" w:hAnsi="Arial" w:cs="Arial"/>
          <w:kern w:val="0"/>
          <w:sz w:val="21"/>
          <w:szCs w:val="21"/>
          <w:lang w:val="fr-FR" w:eastAsia="fr-FR"/>
        </w:rPr>
      </w:pPr>
      <w:commentRangeStart w:id="252"/>
      <w:r>
        <w:rPr>
          <w:rFonts w:ascii="Arial" w:hAnsi="Arial" w:cs="Arial"/>
          <w:kern w:val="0"/>
          <w:sz w:val="21"/>
          <w:szCs w:val="21"/>
          <w:lang w:val="fr-FR" w:eastAsia="fr-FR"/>
        </w:rPr>
        <w:t xml:space="preserve">La zone du Projet n’abritant pas un seul forage ni de puits améliorés, les communautés se reposent largement sur des puits creusés par eux même à travers des moyens rudimentaires, qui, le plus </w:t>
        <w:lastRenderedPageBreak/>
        <w:t xml:space="preserve">souvent ne sont pas bien couverts, pour satisfaire leurs besoins quotidiens, notamment en matière de consommation, de préparation des aliments, d’hygiène. </w:t>
      </w:r>
      <w:commentRangeEnd w:id="252"/>
      <w:r>
        <w:rPr>
          <w:rStyle w:val="Marquedecommentaire"/>
        </w:rPr>
        <w:commentReference w:id="252"/>
      </w:r>
    </w:p>
    <w:p w14:paraId="5F455F62" w14:textId="77777777" w:rsidR="006A74CD" w:rsidRDefault="006A74CD">
      <w:pPr>
        <w:spacing w:after="0" w:line="276" w:lineRule="auto"/>
        <w:jc w:val="both"/>
        <w:rPr>
          <w:rFonts w:ascii="Arial" w:hAnsi="Arial" w:cs="Arial"/>
          <w:color w:val="EE0000"/>
          <w:kern w:val="0"/>
          <w:sz w:val="21"/>
          <w:szCs w:val="21"/>
          <w:lang w:val="fr-FR" w:eastAsia="fr-FR"/>
        </w:rPr>
      </w:pPr>
    </w:p>
    <w:p w14:paraId="036926BF"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Dans la zone du projet, l’absence de forages et de puits améliorés oblige les communautés à s’approvisionner en eau à partir de puits artisanaux creusés avec des moyens rudimentaires. Ces ouvrages, souvent mal protégés ou non couverts, exposent l’eau à des risques élevés de contamination et servent pourtant aux usages essentiels du quotidien : boisson, préparation des aliments et hygiène. La pratique de la défécation à l’air libre, encore répandue, accentue ces risques sanitaires.</w:t>
      </w:r>
    </w:p>
    <w:p w14:paraId="74000F54" w14:textId="77777777" w:rsidR="006A74CD" w:rsidRDefault="006A74CD">
      <w:pPr>
        <w:spacing w:after="0" w:line="276" w:lineRule="auto"/>
        <w:jc w:val="both"/>
        <w:rPr>
          <w:rFonts w:ascii="Arial" w:hAnsi="Arial" w:cs="Arial"/>
          <w:kern w:val="0"/>
          <w:sz w:val="21"/>
          <w:szCs w:val="21"/>
          <w:lang w:val="fr-FR" w:eastAsia="fr-FR"/>
        </w:rPr>
      </w:pPr>
    </w:p>
    <w:p w14:paraId="136FB394" w14:textId="77777777" w:rsidR="004429A7" w:rsidRPr="004429A7" w:rsidRDefault="004429A7" w:rsidP="004429A7">
      <w:pPr>
        <w:suppressAutoHyphens w:val="0"/>
        <w:autoSpaceDN/>
        <w:spacing w:before="100" w:beforeAutospacing="1" w:after="100" w:afterAutospacing="1" w:line="276" w:lineRule="auto"/>
        <w:jc w:val="both"/>
        <w:textAlignment w:val="auto"/>
        <w:rPr>
          <w:ins w:id="180" w:author="Ismael SAMBY" w:date="2026-07-17T13:23:00Z"/>
          <w:rFonts w:ascii="Arial" w:hAnsi="Arial" w:cs="Arial"/>
          <w:kern w:val="0"/>
          <w:sz w:val="21"/>
          <w:szCs w:val="21"/>
          <w:lang w:val="fr-FR" w:eastAsia="fr-FR"/>
          <w:rPrChange w:id="181" w:author="Ismael SAMBY" w:date="2026-07-17T13:23:00Z">
            <w:rPr>
              <w:ins w:id="182" w:author="Ismael SAMBY" w:date="2026-07-17T13:23:00Z"/>
              <w:rFonts w:ascii="Times New Roman" w:eastAsia="Times New Roman" w:hAnsi="Times New Roman"/>
              <w:kern w:val="0"/>
              <w:sz w:val="24"/>
              <w:szCs w:val="24"/>
              <w:lang w:val="fr-FR" w:eastAsia="fr-FR"/>
            </w:rPr>
          </w:rPrChange>
        </w:rPr>
        <w:pPrChange w:id="183" w:author="Ismael SAMBY" w:date="2026-07-17T13:23:00Z">
          <w:pPr>
            <w:suppressAutoHyphens w:val="0"/>
            <w:autoSpaceDN/>
            <w:spacing w:before="100" w:beforeAutospacing="1" w:after="100" w:afterAutospacing="1" w:line="240" w:lineRule="auto"/>
            <w:textAlignment w:val="auto"/>
          </w:pPr>
        </w:pPrChange>
      </w:pPr>
      <w:ins w:id="184" w:author="Ismael SAMBY" w:date="2026-07-17T13:23:00Z">
        <w:commentRangeStart w:id="247"/>
        <w:r>
          <w:rPr>
            <w:rFonts w:ascii="Arial" w:hAnsi="Arial" w:cs="Arial"/>
            <w:kern w:val="0"/>
            <w:sz w:val="21"/>
            <w:szCs w:val="21"/>
            <w:lang w:val="fr-FR" w:eastAsia="fr-FR"/>
            <w:rPrChange w:id="185" w:author="Ismael SAMBY" w:date="2026-07-17T13:23:00Z">
              <w:rPr>
                <w:rFonts w:ascii="Times New Roman" w:eastAsia="Times New Roman" w:hAnsi="Times New Roman"/>
                <w:kern w:val="0"/>
                <w:sz w:val="24"/>
                <w:szCs w:val="24"/>
                <w:lang w:val="fr-FR" w:eastAsia="fr-FR"/>
              </w:rPr>
            </w:rPrChange>
          </w:rPr>
          <w:t>Par ailleurs, en l'absence de mesures de gestion appropriées, l'installation de stockage des résidus de boues rouges et la raffinerie pourraient constituer une source potentielle de contamination des ressources en eau utilisées par les populations, par le biais de voies de transfert telles que l'infiltration ou le ruissellement de résidus et d'effluents industriels. Ce risque potentiel souligne la nécessité de mesures de conception et de gestion rigoureuses, détaillées dans le Plan de Gestion Environnementale et Sociale (PGES) et le Chapitre 22 (Plan de Gestion des Risques Environnementaux et des Situations d'Urgence), notamment en matière de confinement, de protection des ressources en eau et de gestion des déchets.</w:t>
        </w:r>
        <w:commentRangeEnd w:id="247"/>
        <w:r>
          <w:rPr>
            <w:rStyle w:val="Marquedecommentaire"/>
          </w:rPr>
          <w:commentReference w:id="247"/>
        </w:r>
      </w:ins>
    </w:p>
    <w:p w14:paraId="3F48E159" w14:textId="700FF49E" w:rsidR="004429A7" w:rsidRPr="001F5CCE" w:rsidRDefault="004429A7" w:rsidP="001F5CCE">
      <w:pPr>
        <w:pStyle w:val="font-claude-response-body"/>
        <w:jc w:val="both"/>
        <w:rPr>
          <w:ins w:id="186" w:author="Ismael SAMBY" w:date="2026-07-17T13:23:00Z"/>
          <w:rFonts w:ascii="Arial" w:hAnsi="Arial" w:cs="Arial"/>
          <w:sz w:val="21"/>
          <w:szCs w:val="21"/>
          <w:rPrChange w:id="187" w:author="Ismael SAMBY" w:date="2026-07-17T14:43:00Z">
            <w:rPr>
              <w:ins w:id="188" w:author="Ismael SAMBY" w:date="2026-07-17T13:23:00Z"/>
              <w:rFonts w:ascii="Times New Roman" w:eastAsia="Times New Roman" w:hAnsi="Times New Roman"/>
              <w:kern w:val="0"/>
              <w:sz w:val="24"/>
              <w:szCs w:val="24"/>
              <w:lang w:val="fr-FR" w:eastAsia="fr-FR"/>
            </w:rPr>
          </w:rPrChange>
        </w:rPr>
        <w:pPrChange w:id="189" w:author="Ismael SAMBY" w:date="2026-07-17T14:43:00Z">
          <w:pPr>
            <w:suppressAutoHyphens w:val="0"/>
            <w:autoSpaceDN/>
            <w:spacing w:before="100" w:beforeAutospacing="1" w:after="100" w:afterAutospacing="1" w:line="240" w:lineRule="auto"/>
            <w:textAlignment w:val="auto"/>
          </w:pPr>
        </w:pPrChange>
      </w:pPr>
      <w:ins w:id="190" w:author="Ismael SAMBY" w:date="2026-07-17T13:23:00Z">
        <w:r>
          <w:rPr>
            <w:rFonts w:ascii="Arial" w:eastAsiaTheme="minorEastAsia" w:hAnsi="Arial" w:cs="Arial"/>
            <w:sz w:val="21"/>
            <w:szCs w:val="21"/>
            <w:rPrChange w:id="191" w:author="Ismael SAMBY" w:date="2026-07-17T13:23:00Z">
              <w:rPr>
                <w:rFonts w:ascii="Times New Roman" w:eastAsia="Times New Roman" w:hAnsi="Times New Roman"/>
                <w:kern w:val="0"/>
                <w:sz w:val="24"/>
                <w:szCs w:val="24"/>
                <w:lang w:val="fr-FR" w:eastAsia="fr-FR"/>
              </w:rPr>
            </w:rPrChange>
          </w:rPr>
          <w:t xml:space="preserve">Néanmoins, la qualité ainsi que la disponibilité de l'eau représentent d'ores et déjà une problématique majeure, indépendamment du Projet. </w:t>
        </w:r>
      </w:ins>
      <w:ins w:id="192" w:author="Ismael SAMBY" w:date="2026-07-17T14:40:00Z">
        <w:r>
          <w:rPr>
            <w:rFonts w:ascii="Arial" w:hAnsi="Arial" w:cs="Arial"/>
            <w:sz w:val="21"/>
            <w:szCs w:val="21"/>
            <w:rPrChange w:id="193" w:author="Ismael SAMBY" w:date="2026-07-17T14:40:00Z">
              <w:rPr/>
            </w:rPrChange>
          </w:rPr>
          <w:t xml:space="preserve">Malgré de nombreuses interventions, la situation en matière d’assainissement et d’hygiène en Guinée reste préoccupante : plus de 78% de la population n’a pas accès à l’assainissement de base et environ 15% de la population continue à déféquer à </w:t>
        </w:r>
        <w:r>
          <w:rPr>
            <w:rFonts w:ascii="Arial" w:hAnsi="Arial" w:cs="Arial"/>
            <w:sz w:val="21"/>
            <w:szCs w:val="21"/>
            <w:rPrChange w:id="194" w:author="Ismael SAMBY" w:date="2026-07-17T14:41:00Z">
              <w:rPr/>
            </w:rPrChange>
          </w:rPr>
          <w:t>l’air libre</w:t>
        </w:r>
      </w:ins>
      <w:ins w:id="195" w:author="Ismael SAMBY" w:date="2026-07-17T14:41:00Z">
        <w:r>
          <w:rPr>
            <w:rFonts w:ascii="Arial" w:hAnsi="Arial" w:cs="Arial"/>
            <w:sz w:val="21"/>
            <w:szCs w:val="21"/>
          </w:rPr>
          <w:t xml:space="preserve"> (</w:t>
        </w:r>
        <w:r>
          <w:rPr>
            <w:rFonts w:ascii="Arial" w:hAnsi="Arial" w:cs="Arial"/>
            <w:i/>
            <w:iCs/>
            <w:sz w:val="21"/>
            <w:szCs w:val="21"/>
            <w:rPrChange w:id="196" w:author="Ismael SAMBY" w:date="2026-07-17T14:42:00Z">
              <w:rPr>
                <w:rStyle w:val="lev"/>
              </w:rPr>
            </w:rPrChange>
          </w:rPr>
          <w:t xml:space="preserve">Fiche « </w:t>
        </w:r>
        <w:r>
          <w:rPr>
            <w:rFonts w:ascii="Arial" w:hAnsi="Arial" w:cs="Arial"/>
            <w:i/>
            <w:iCs/>
            <w:sz w:val="21"/>
            <w:szCs w:val="21"/>
            <w:rPrChange w:id="197" w:author="Ismael SAMBY" w:date="2026-07-17T14:42:00Z">
              <w:rPr>
                <w:rStyle w:val="lev"/>
              </w:rPr>
            </w:rPrChange>
          </w:rPr>
          <w:t>Success</w:t>
        </w:r>
        <w:r>
          <w:rPr>
            <w:rFonts w:ascii="Arial" w:hAnsi="Arial" w:cs="Arial"/>
            <w:i/>
            <w:iCs/>
            <w:sz w:val="21"/>
            <w:szCs w:val="21"/>
            <w:rPrChange w:id="198" w:author="Ismael SAMBY" w:date="2026-07-17T14:42:00Z">
              <w:rPr>
                <w:rStyle w:val="lev"/>
              </w:rPr>
            </w:rPrChange>
          </w:rPr>
          <w:t xml:space="preserve"> story » ASPE-</w:t>
        </w:r>
        <w:r>
          <w:rPr>
            <w:rFonts w:ascii="Arial" w:hAnsi="Arial" w:cs="Arial"/>
            <w:i/>
            <w:iCs/>
            <w:sz w:val="21"/>
            <w:szCs w:val="21"/>
            <w:rPrChange w:id="199" w:author="Ismael SAMBY" w:date="2026-07-17T14:42:00Z">
              <w:rPr>
                <w:rStyle w:val="lev"/>
              </w:rPr>
            </w:rPrChange>
          </w:rPr>
          <w:t>iOMD</w:t>
        </w:r>
        <w:r>
          <w:rPr>
            <w:rFonts w:ascii="Arial" w:hAnsi="Arial" w:cs="Arial"/>
            <w:i/>
            <w:iCs/>
            <w:sz w:val="21"/>
            <w:szCs w:val="21"/>
            <w:rPrChange w:id="200" w:author="Ismael SAMBY" w:date="2026-07-17T14:42:00Z">
              <w:rPr>
                <w:rStyle w:val="lev"/>
              </w:rPr>
            </w:rPrChange>
          </w:rPr>
          <w:t xml:space="preserve"> (EEAS)</w:t>
        </w:r>
      </w:ins>
      <w:ins w:id="201" w:author="Ismael SAMBY" w:date="2026-07-17T14:42:00Z">
        <w:r>
          <w:rPr>
            <w:rFonts w:ascii="Arial" w:hAnsi="Arial" w:cs="Arial"/>
            <w:i/>
            <w:iCs/>
            <w:sz w:val="21"/>
            <w:szCs w:val="21"/>
            <w:rPrChange w:id="202" w:author="Ismael SAMBY" w:date="2026-07-17T14:42:00Z">
              <w:rPr>
                <w:rFonts w:ascii="Arial" w:hAnsi="Arial" w:cs="Arial"/>
                <w:sz w:val="21"/>
                <w:szCs w:val="21"/>
              </w:rPr>
            </w:rPrChange>
          </w:rPr>
          <w:t xml:space="preserve"> </w:t>
        </w:r>
      </w:ins>
      <w:ins w:id="203" w:author="Ismael SAMBY" w:date="2026-07-17T14:41:00Z">
        <w:r>
          <w:rPr>
            <w:rFonts w:ascii="Arial" w:hAnsi="Arial" w:cs="Arial"/>
            <w:i/>
            <w:iCs/>
            <w:sz w:val="21"/>
            <w:szCs w:val="21"/>
            <w:rPrChange w:id="204" w:author="Ismael SAMBY" w:date="2026-07-17T14:42:00Z">
              <w:rPr/>
            </w:rPrChange>
          </w:rPr>
          <w:t xml:space="preserve">Titre : </w:t>
        </w:r>
        <w:r>
          <w:rPr>
            <w:rFonts w:ascii="Arial" w:hAnsi="Arial" w:cs="Arial"/>
            <w:i/>
            <w:iCs/>
            <w:sz w:val="21"/>
            <w:szCs w:val="21"/>
            <w:rPrChange w:id="205" w:author="Ismael SAMBY" w:date="2026-07-17T14:42:00Z">
              <w:rPr>
                <w:rStyle w:val="Accentuation"/>
              </w:rPr>
            </w:rPrChange>
          </w:rPr>
          <w:t>« Le projet ASPE-</w:t>
        </w:r>
        <w:r>
          <w:rPr>
            <w:rFonts w:ascii="Arial" w:hAnsi="Arial" w:cs="Arial"/>
            <w:i/>
            <w:iCs/>
            <w:sz w:val="21"/>
            <w:szCs w:val="21"/>
            <w:rPrChange w:id="206" w:author="Ismael SAMBY" w:date="2026-07-17T14:42:00Z">
              <w:rPr>
                <w:rStyle w:val="Accentuation"/>
              </w:rPr>
            </w:rPrChange>
          </w:rPr>
          <w:t>iOMD</w:t>
        </w:r>
        <w:r>
          <w:rPr>
            <w:rFonts w:ascii="Arial" w:hAnsi="Arial" w:cs="Arial"/>
            <w:i/>
            <w:iCs/>
            <w:sz w:val="21"/>
            <w:szCs w:val="21"/>
            <w:rPrChange w:id="207" w:author="Ismael SAMBY" w:date="2026-07-17T14:42:00Z">
              <w:rPr>
                <w:rStyle w:val="Accentuation"/>
              </w:rPr>
            </w:rPrChange>
          </w:rPr>
          <w:t xml:space="preserve"> et son contexte »</w:t>
        </w:r>
      </w:ins>
      <w:ins w:id="208" w:author="Ismael SAMBY" w:date="2026-07-17T14:42:00Z">
        <w:r>
          <w:rPr>
            <w:rFonts w:ascii="Arial" w:hAnsi="Arial" w:cs="Arial"/>
            <w:i/>
            <w:iCs/>
            <w:sz w:val="21"/>
            <w:szCs w:val="21"/>
            <w:rPrChange w:id="209" w:author="Ismael SAMBY" w:date="2026-07-17T14:42:00Z">
              <w:rPr>
                <w:rFonts w:ascii="Arial" w:hAnsi="Arial" w:cs="Arial"/>
                <w:sz w:val="21"/>
                <w:szCs w:val="21"/>
              </w:rPr>
            </w:rPrChange>
          </w:rPr>
          <w:t xml:space="preserve"> </w:t>
        </w:r>
      </w:ins>
      <w:ins w:id="210" w:author="Ismael SAMBY" w:date="2026-07-17T14:41:00Z">
        <w:r>
          <w:rPr>
            <w:rFonts w:ascii="Arial" w:hAnsi="Arial" w:cs="Arial"/>
            <w:i/>
            <w:iCs/>
            <w:sz w:val="21"/>
            <w:szCs w:val="21"/>
            <w:rPrChange w:id="211" w:author="Ismael SAMBY" w:date="2026-07-17T14:42:00Z">
              <w:rPr/>
            </w:rPrChange>
          </w:rPr>
          <w:t xml:space="preserve">URL : </w:t>
        </w:r>
      </w:ins>
      <w:ins w:id="212" w:author="Ismael SAMBY" w:date="2026-07-17T14:42:00Z">
        <w:r>
          <w:rPr>
            <w:rFonts w:ascii="Arial" w:hAnsi="Arial" w:cs="Arial"/>
            <w:i/>
            <w:iCs/>
            <w:sz w:val="21"/>
            <w:szCs w:val="21"/>
          </w:rPr>
          <w:fldChar w:fldCharType="begin"/>
          <w:instrText xml:space="preserve"> HYPERLINK "</w:instrText>
        </w:r>
      </w:ins>
      <w:ins w:id="213" w:author="Ismael SAMBY" w:date="2026-07-17T14:41:00Z">
        <w:r>
          <w:rPr>
            <w:rFonts w:ascii="Arial" w:hAnsi="Arial" w:cs="Arial"/>
            <w:i/>
            <w:iCs/>
            <w:sz w:val="21"/>
            <w:szCs w:val="21"/>
            <w:rPrChange w:id="214" w:author="Ismael SAMBY" w:date="2026-07-17T14:42:00Z">
              <w:rPr>
                <w:rStyle w:val="Lienhypertexte"/>
              </w:rPr>
            </w:rPrChange>
          </w:rPr>
          <w:instrText>https://www.eeas.europa.eu/sites/default/files/documents/Succces%20stories_ASPE-iOMD.pdf</w:instrText>
        </w:r>
      </w:ins>
      <w:ins w:id="215" w:author="Ismael SAMBY" w:date="2026-07-17T14:42:00Z">
        <w:r>
          <w:rPr>
            <w:rFonts w:ascii="Arial" w:hAnsi="Arial" w:cs="Arial"/>
            <w:i/>
            <w:iCs/>
            <w:sz w:val="21"/>
            <w:szCs w:val="21"/>
          </w:rPr>
          <w:instrText xml:space="preserve">" </w:instrText>
          <w:fldChar w:fldCharType="separate"/>
        </w:r>
      </w:ins>
      <w:ins w:id="216" w:author="Ismael SAMBY" w:date="2026-07-17T14:41:00Z">
        <w:r>
          <w:rPr>
            <w:rStyle w:val="Lienhypertexte"/>
            <w:rFonts w:ascii="Arial" w:hAnsi="Arial" w:cs="Arial"/>
            <w:i/>
            <w:iCs/>
            <w:sz w:val="21"/>
            <w:szCs w:val="21"/>
            <w:rPrChange w:id="217" w:author="Ismael SAMBY" w:date="2026-07-17T14:42:00Z">
              <w:rPr>
                <w:rStyle w:val="Lienhypertexte"/>
              </w:rPr>
            </w:rPrChange>
          </w:rPr>
          <w:t>https://www.eeas.europa.eu/sites/default/files/documents/Succces%20stories_ASPE-iOMD.pdf</w:t>
        </w:r>
      </w:ins>
      <w:ins w:id="218" w:author="Ismael SAMBY" w:date="2026-07-17T14:42:00Z">
        <w:r>
          <w:rPr>
            <w:rFonts w:ascii="Arial" w:hAnsi="Arial" w:cs="Arial"/>
            <w:i/>
            <w:iCs/>
            <w:sz w:val="21"/>
            <w:szCs w:val="21"/>
          </w:rPr>
          <w:fldChar w:fldCharType="end"/>
        </w:r>
        <w:r>
          <w:rPr>
            <w:rFonts w:ascii="Arial" w:hAnsi="Arial" w:cs="Arial"/>
            <w:i/>
            <w:iCs/>
            <w:sz w:val="21"/>
            <w:szCs w:val="21"/>
            <w:rPrChange w:id="219" w:author="Ismael SAMBY" w:date="2026-07-17T14:42:00Z">
              <w:rPr>
                <w:rFonts w:ascii="Arial" w:hAnsi="Arial" w:cs="Arial"/>
                <w:sz w:val="21"/>
                <w:szCs w:val="21"/>
              </w:rPr>
            </w:rPrChange>
          </w:rPr>
          <w:t>)</w:t>
        </w:r>
      </w:ins>
      <w:ins w:id="220" w:author="Ismael SAMBY" w:date="2026-07-17T13:23:00Z">
        <w:r>
          <w:rPr>
            <w:rFonts w:ascii="Arial" w:eastAsiaTheme="minorEastAsia" w:hAnsi="Arial" w:cs="Arial"/>
            <w:sz w:val="21"/>
            <w:szCs w:val="21"/>
            <w:rPrChange w:id="221" w:author="Ismael SAMBY" w:date="2026-07-17T13:23:00Z">
              <w:rPr>
                <w:rFonts w:ascii="Times New Roman" w:eastAsia="Times New Roman" w:hAnsi="Times New Roman"/>
                <w:kern w:val="0"/>
                <w:sz w:val="24"/>
                <w:szCs w:val="24"/>
                <w:lang w:val="fr-FR" w:eastAsia="fr-FR"/>
              </w:rPr>
            </w:rPrChange>
          </w:rPr>
          <w:t>, ce qui augmente le risque de maladies d'origine hydrique (diarrhées, typhoïde). Le déficit d'infrastructures sanitaires contribue à la propagation des maladies vectorielles telles que le paludisme.</w:t>
        </w:r>
      </w:ins>
    </w:p>
    <w:p w14:paraId="4158EE38" w14:textId="4BF30981" w:rsidR="006A74CD" w:rsidDel="004429A7" w:rsidRDefault="007561DE">
      <w:pPr>
        <w:spacing w:after="0" w:line="276" w:lineRule="auto"/>
        <w:jc w:val="both"/>
        <w:rPr>
          <w:del w:id="222" w:author="Ismael SAMBY" w:date="2026-07-17T13:23:00Z"/>
          <w:rFonts w:ascii="Arial" w:hAnsi="Arial" w:cs="Arial"/>
          <w:kern w:val="0"/>
          <w:sz w:val="21"/>
          <w:szCs w:val="21"/>
          <w:lang w:val="fr-FR" w:eastAsia="fr-FR"/>
        </w:rPr>
      </w:pPr>
      <w:commentRangeStart w:id="223"/>
      <w:del w:id="224" w:author="Ismael SAMBY" w:date="2026-07-17T13:23:00Z">
        <w:r>
          <w:rPr>
            <w:rFonts w:ascii="Arial" w:hAnsi="Arial" w:cs="Arial"/>
            <w:kern w:val="0"/>
            <w:sz w:val="21"/>
            <w:szCs w:val="21"/>
            <w:lang w:val="fr-FR" w:eastAsia="fr-FR"/>
          </w:rPr>
          <w:delText xml:space="preserve">Par ailleurs, si le parc à boues et la raffinerie ne sont pas conçus et gérés selon des normes strictes, ils pourraient entraîner une contamination des sources d’eau utilisées par les populations, notamment par infiltration ou écoulement de résidus et de déchets industriels. </w:delText>
        </w:r>
        <w:commentRangeEnd w:id="223"/>
        <w:r>
          <w:rPr>
            <w:rStyle w:val="Marquedecommentaire"/>
            <w:rFonts w:ascii="Arial" w:hAnsi="Arial" w:cs="Arial"/>
            <w:kern w:val="0"/>
            <w:sz w:val="21"/>
            <w:szCs w:val="21"/>
            <w:lang w:val="fr-FR" w:eastAsia="fr-FR"/>
          </w:rPr>
          <w:commentReference w:id="223"/>
        </w:r>
        <w:r>
          <w:rPr>
            <w:rFonts w:ascii="Arial" w:hAnsi="Arial" w:cs="Arial"/>
            <w:kern w:val="0"/>
            <w:sz w:val="21"/>
            <w:szCs w:val="21"/>
            <w:lang w:val="fr-FR" w:eastAsia="fr-FR"/>
          </w:rPr>
          <w:delText>Cela souligne la nécessité de mesures rigoureuses de protection des ressources en eau et de gestion des déchets.</w:delText>
        </w:r>
      </w:del>
    </w:p>
    <w:p w14:paraId="0BB7B8FB" w14:textId="45C070A1" w:rsidR="006A74CD" w:rsidDel="004429A7" w:rsidRDefault="006A74CD">
      <w:pPr>
        <w:spacing w:after="0" w:line="276" w:lineRule="auto"/>
        <w:jc w:val="both"/>
        <w:rPr>
          <w:del w:id="225" w:author="Ismael SAMBY" w:date="2026-07-17T13:23:00Z"/>
          <w:rFonts w:ascii="Arial" w:hAnsi="Arial" w:cs="Arial"/>
          <w:color w:val="EE0000"/>
          <w:kern w:val="0"/>
          <w:sz w:val="21"/>
          <w:szCs w:val="21"/>
          <w:lang w:val="fr-FR" w:eastAsia="fr-FR"/>
        </w:rPr>
      </w:pPr>
    </w:p>
    <w:p w14:paraId="22403879" w14:textId="6E42CAEC" w:rsidR="006A74CD" w:rsidDel="004429A7" w:rsidRDefault="007561DE">
      <w:pPr>
        <w:spacing w:after="0" w:line="276" w:lineRule="auto"/>
        <w:jc w:val="both"/>
        <w:rPr>
          <w:del w:id="226" w:author="Ismael SAMBY" w:date="2026-07-17T13:23:00Z"/>
        </w:rPr>
      </w:pPr>
      <w:del w:id="227" w:author="Ismael SAMBY" w:date="2026-07-17T13:23:00Z">
        <w:r>
          <w:rPr>
            <w:rFonts w:ascii="Arial" w:hAnsi="Arial" w:cs="Arial"/>
            <w:kern w:val="0"/>
            <w:sz w:val="21"/>
            <w:szCs w:val="21"/>
            <w:lang w:val="fr-FR" w:eastAsia="fr-FR"/>
          </w:rPr>
          <w:delText xml:space="preserve">Néanmoins, la qualité ainsi que la disponibilité de l’eau représentent d’ores et déjà une problématique majeure. Un grand nombre de foyers ne procèdent pas au traitement de l’eau avant sa consommation, ce qui augmente le risque de maladies d’origine hydrique (diarrhées, typhoïde) </w:delText>
        </w:r>
        <w:commentRangeStart w:id="228"/>
        <w:r>
          <w:rPr>
            <w:rFonts w:ascii="Arial" w:hAnsi="Arial" w:cs="Arial"/>
            <w:kern w:val="0"/>
            <w:sz w:val="21"/>
            <w:szCs w:val="21"/>
            <w:lang w:val="fr-FR" w:eastAsia="fr-FR"/>
          </w:rPr>
          <w:delText xml:space="preserve">(SNAPE, 2021). </w:delText>
        </w:r>
        <w:commentRangeEnd w:id="228"/>
        <w:r>
          <w:rPr>
            <w:rStyle w:val="Marquedecommentaire"/>
            <w:rFonts w:ascii="Arial" w:hAnsi="Arial" w:cs="Arial"/>
            <w:kern w:val="0"/>
            <w:sz w:val="21"/>
            <w:szCs w:val="21"/>
            <w:lang w:val="fr-FR" w:eastAsia="fr-FR"/>
          </w:rPr>
          <w:commentReference w:id="228"/>
        </w:r>
        <w:r>
          <w:rPr>
            <w:rFonts w:ascii="Arial" w:hAnsi="Arial" w:cs="Arial"/>
            <w:kern w:val="0"/>
            <w:sz w:val="21"/>
            <w:szCs w:val="21"/>
            <w:lang w:val="fr-FR" w:eastAsia="fr-FR"/>
          </w:rPr>
          <w:delText>Le déficit d’infrastructures sanitaires contribue à la propagation des maladies vectorielles telles que le paludisme.</w:delText>
        </w:r>
      </w:del>
    </w:p>
    <w:p w14:paraId="14C331C8" w14:textId="77777777" w:rsidR="006A74CD" w:rsidRDefault="006A74CD">
      <w:pPr>
        <w:spacing w:after="0" w:line="276" w:lineRule="auto"/>
        <w:jc w:val="both"/>
        <w:rPr>
          <w:rFonts w:ascii="Arial" w:hAnsi="Arial" w:cs="Arial"/>
          <w:kern w:val="0"/>
          <w:sz w:val="21"/>
          <w:szCs w:val="21"/>
          <w:lang w:val="fr-FR" w:eastAsia="fr-FR"/>
        </w:rPr>
      </w:pPr>
    </w:p>
    <w:p w14:paraId="1F59857F" w14:textId="77777777" w:rsidR="006A74CD" w:rsidRDefault="007561DE">
      <w:pPr>
        <w:spacing w:after="0" w:line="276" w:lineRule="auto"/>
        <w:jc w:val="both"/>
        <w:rPr>
          <w:rFonts w:ascii="Arial" w:hAnsi="Arial" w:cs="Arial"/>
          <w:kern w:val="0"/>
          <w:sz w:val="21"/>
          <w:szCs w:val="21"/>
          <w:u w:val="single"/>
          <w:lang w:val="fr-FR" w:eastAsia="fr-FR"/>
        </w:rPr>
      </w:pPr>
      <w:r>
        <w:rPr>
          <w:rFonts w:ascii="Arial" w:hAnsi="Arial" w:cs="Arial"/>
          <w:kern w:val="0"/>
          <w:sz w:val="21"/>
          <w:szCs w:val="21"/>
          <w:u w:val="single"/>
          <w:lang w:val="fr-FR" w:eastAsia="fr-FR"/>
        </w:rPr>
        <w:t>Évaluation d'impact</w:t>
      </w:r>
    </w:p>
    <w:p w14:paraId="486329AF" w14:textId="77777777" w:rsidR="006A74CD" w:rsidRDefault="006A74CD">
      <w:pPr>
        <w:spacing w:after="0" w:line="276" w:lineRule="auto"/>
        <w:jc w:val="both"/>
        <w:rPr>
          <w:rFonts w:ascii="Arial" w:hAnsi="Arial" w:cs="Arial"/>
          <w:kern w:val="0"/>
          <w:sz w:val="21"/>
          <w:szCs w:val="21"/>
          <w:shd w:val="clear" w:color="auto" w:fill="FFFF00"/>
          <w:lang w:val="fr-FR" w:eastAsia="fr-FR"/>
        </w:rPr>
      </w:pPr>
    </w:p>
    <w:p w14:paraId="1F430288" w14:textId="77777777" w:rsidR="006A74CD" w:rsidRDefault="007561DE">
      <w:pPr>
        <w:spacing w:after="0" w:line="276" w:lineRule="auto"/>
        <w:jc w:val="both"/>
      </w:pPr>
      <w:r>
        <w:rPr>
          <w:rFonts w:ascii="Arial" w:hAnsi="Arial" w:cs="Arial"/>
          <w:kern w:val="0"/>
          <w:sz w:val="21"/>
          <w:szCs w:val="21"/>
          <w:lang w:val="fr-FR" w:eastAsia="fr-FR"/>
        </w:rPr>
        <w:t xml:space="preserve">En raison du déplacement physique de certaines communautés se trouvant dans la zone du Projet et de l’incertitude de la disponibilité en eau de consommation dans le territoire d’accueil de ces communautés, l’impact sur ce service est jugé comme </w:t>
      </w:r>
      <w:r>
        <w:rPr>
          <w:rFonts w:ascii="Arial" w:hAnsi="Arial" w:cs="Arial"/>
          <w:b/>
          <w:bCs/>
          <w:kern w:val="0"/>
          <w:sz w:val="21"/>
          <w:szCs w:val="21"/>
          <w:lang w:val="fr-FR" w:eastAsia="fr-FR"/>
        </w:rPr>
        <w:t xml:space="preserve">mineure </w:t>
      </w:r>
      <w:r>
        <w:rPr>
          <w:rFonts w:ascii="Arial" w:hAnsi="Arial" w:cs="Arial"/>
          <w:kern w:val="0"/>
          <w:sz w:val="21"/>
          <w:szCs w:val="21"/>
          <w:lang w:val="fr-FR" w:eastAsia="fr-FR"/>
        </w:rPr>
        <w:t>pendant la phase de construction</w:t>
      </w:r>
      <w:r>
        <w:rPr>
          <w:rFonts w:ascii="Arial" w:hAnsi="Arial" w:cs="Arial"/>
          <w:b/>
          <w:bCs/>
          <w:kern w:val="0"/>
          <w:sz w:val="21"/>
          <w:szCs w:val="21"/>
          <w:lang w:val="fr-FR" w:eastAsia="fr-FR"/>
        </w:rPr>
        <w:t xml:space="preserve"> </w:t>
      </w:r>
      <w:r>
        <w:rPr>
          <w:rFonts w:ascii="Arial" w:hAnsi="Arial" w:cs="Arial"/>
          <w:kern w:val="0"/>
          <w:sz w:val="21"/>
          <w:szCs w:val="21"/>
          <w:lang w:val="fr-FR" w:eastAsia="fr-FR"/>
        </w:rPr>
        <w:t>et</w:t>
      </w:r>
      <w:r>
        <w:rPr>
          <w:rFonts w:ascii="Arial" w:hAnsi="Arial" w:cs="Arial"/>
          <w:b/>
          <w:bCs/>
          <w:kern w:val="0"/>
          <w:sz w:val="21"/>
          <w:szCs w:val="21"/>
          <w:lang w:val="fr-FR" w:eastAsia="fr-FR"/>
        </w:rPr>
        <w:t xml:space="preserve"> majeure </w:t>
      </w:r>
      <w:commentRangeStart w:id="248"/>
      <w:r>
        <w:rPr>
          <w:rFonts w:ascii="Arial" w:hAnsi="Arial" w:cs="Arial"/>
          <w:kern w:val="0"/>
          <w:sz w:val="21"/>
          <w:szCs w:val="21"/>
          <w:lang w:val="fr-FR" w:eastAsia="fr-FR"/>
        </w:rPr>
        <w:t>pendant la phase de construction si les mesures proposées par le PGES</w:t>
      </w:r>
      <w:commentRangeEnd w:id="248"/>
      <w:r>
        <w:rPr>
          <w:rStyle w:val="Marquedecommentaire"/>
        </w:rPr>
        <w:commentReference w:id="248"/>
      </w:r>
      <w:r>
        <w:rPr>
          <w:rFonts w:ascii="Arial" w:hAnsi="Arial" w:cs="Arial"/>
          <w:b/>
          <w:bCs/>
          <w:kern w:val="0"/>
          <w:sz w:val="21"/>
          <w:szCs w:val="21"/>
          <w:lang w:val="fr-FR" w:eastAsia="fr-FR"/>
        </w:rPr>
        <w:t xml:space="preserve"> </w:t>
      </w:r>
      <w:r>
        <w:rPr>
          <w:rFonts w:ascii="Arial" w:hAnsi="Arial" w:cs="Arial"/>
          <w:kern w:val="0"/>
          <w:sz w:val="21"/>
          <w:szCs w:val="21"/>
        </w:rPr>
        <w:t>ne sont pas rigoureusement mises en œuvre, notamment celles relatives à l’approvisionnement en eau potable, à la protection des ressources hydriques et à l’aménagement des sites de réinstallation</w:t>
      </w:r>
      <w:r>
        <w:rPr>
          <w:rFonts w:ascii="Arial" w:hAnsi="Arial" w:cs="Arial"/>
          <w:kern w:val="0"/>
          <w:sz w:val="21"/>
          <w:szCs w:val="21"/>
          <w:lang w:val="fr-FR" w:eastAsia="fr-FR"/>
        </w:rPr>
        <w:t>.</w:t>
      </w:r>
    </w:p>
    <w:p w14:paraId="68C4DAB8" w14:textId="77777777" w:rsidR="006A74CD" w:rsidRDefault="006A74CD">
      <w:pPr>
        <w:spacing w:after="0" w:line="276" w:lineRule="auto"/>
        <w:jc w:val="both"/>
        <w:rPr>
          <w:rFonts w:ascii="Arial" w:hAnsi="Arial" w:cs="Arial"/>
          <w:kern w:val="0"/>
          <w:sz w:val="21"/>
          <w:szCs w:val="21"/>
          <w:lang w:val="fr-FR" w:eastAsia="fr-FR"/>
        </w:rPr>
      </w:pPr>
    </w:p>
    <w:p w14:paraId="6307B157" w14:textId="77777777" w:rsidR="006A74CD" w:rsidRDefault="006A74CD">
      <w:pPr>
        <w:spacing w:after="0" w:line="276" w:lineRule="auto"/>
        <w:jc w:val="both"/>
        <w:rPr>
          <w:rFonts w:ascii="Arial" w:hAnsi="Arial" w:cs="Arial"/>
          <w:kern w:val="0"/>
          <w:sz w:val="21"/>
          <w:szCs w:val="21"/>
          <w:lang w:val="fr-FR" w:eastAsia="fr-FR"/>
        </w:rPr>
      </w:pPr>
    </w:p>
    <w:p w14:paraId="392B310B" w14:textId="77777777" w:rsidR="006A74CD" w:rsidRDefault="006A74CD">
      <w:pPr>
        <w:spacing w:after="0" w:line="276" w:lineRule="auto"/>
        <w:jc w:val="both"/>
        <w:rPr>
          <w:rFonts w:ascii="Arial" w:hAnsi="Arial" w:cs="Arial"/>
          <w:kern w:val="0"/>
          <w:sz w:val="21"/>
          <w:szCs w:val="21"/>
          <w:lang w:val="fr-FR" w:eastAsia="fr-FR"/>
        </w:rPr>
      </w:pPr>
    </w:p>
    <w:p w14:paraId="4905560D" w14:textId="77777777" w:rsidR="006A74CD" w:rsidRDefault="006A74CD">
      <w:pPr>
        <w:spacing w:after="0" w:line="276" w:lineRule="auto"/>
        <w:jc w:val="both"/>
        <w:rPr>
          <w:rFonts w:ascii="Arial" w:eastAsia="SimSun" w:hAnsi="Arial" w:cs="Arial"/>
          <w:iCs/>
          <w:kern w:val="0"/>
          <w:sz w:val="21"/>
          <w:szCs w:val="21"/>
          <w:lang w:val="fr-FR" w:eastAsia="zh-CN"/>
        </w:rPr>
      </w:pPr>
    </w:p>
    <w:p w14:paraId="6CC30F81"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229" w:name="_Toc194299110"/>
      <w:bookmarkStart w:id="230" w:name="_Toc191545613"/>
      <w:bookmarkStart w:id="231" w:name="_Toc184282099"/>
      <w:bookmarkStart w:id="232" w:name="_Toc210821900"/>
      <w:bookmarkStart w:id="233" w:name="_Toc210994989"/>
      <w:bookmarkStart w:id="234" w:name="_Toc222731521"/>
      <w:r>
        <w:rPr>
          <w:rFonts w:ascii="Arial" w:eastAsia="Times New Roman" w:hAnsi="Arial" w:cs="Arial"/>
          <w:b/>
          <w:bCs/>
          <w:sz w:val="21"/>
          <w:szCs w:val="21"/>
          <w:lang w:val="fr-FR"/>
        </w:rPr>
        <w:t>Sites du patrimoine culturel</w:t>
      </w:r>
      <w:bookmarkEnd w:id="229"/>
      <w:bookmarkEnd w:id="230"/>
      <w:bookmarkEnd w:id="231"/>
      <w:bookmarkEnd w:id="232"/>
      <w:bookmarkEnd w:id="233"/>
      <w:bookmarkEnd w:id="234"/>
    </w:p>
    <w:p w14:paraId="1236BF74" w14:textId="77777777" w:rsidR="006A74CD" w:rsidRDefault="006A74CD">
      <w:pPr>
        <w:rPr>
          <w:rFonts w:eastAsia="SimSun"/>
          <w:kern w:val="0"/>
          <w:lang w:val="fr-FR" w:eastAsia="fr-FR"/>
        </w:rPr>
      </w:pPr>
    </w:p>
    <w:p w14:paraId="595B74B8" w14:textId="77777777" w:rsidR="006A74CD" w:rsidRDefault="007561DE">
      <w:pPr>
        <w:spacing w:line="276" w:lineRule="auto"/>
        <w:jc w:val="both"/>
        <w:rPr>
          <w:rFonts w:ascii="Arial" w:eastAsia="SimSun" w:hAnsi="Arial" w:cs="Arial"/>
          <w:i/>
          <w:kern w:val="0"/>
          <w:lang w:val="fr-FR" w:eastAsia="zh-CN"/>
        </w:rPr>
      </w:pPr>
      <w:r>
        <w:rPr>
          <w:rFonts w:ascii="Arial" w:eastAsia="SimSun" w:hAnsi="Arial" w:cs="Arial"/>
          <w:i/>
          <w:kern w:val="0"/>
          <w:lang w:val="fr-FR" w:eastAsia="zh-CN"/>
        </w:rPr>
        <w:t>Identification et description des impacts</w:t>
      </w:r>
    </w:p>
    <w:p w14:paraId="24999DCC"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Certains éléments du patrimoine culturel immatériel sont associés aux écosystèmes naturels traversés par le projet, notamment des cours d’eau, des paysages et des espaces naturels à valeur symbolique. Ces services culturels contribuent à l’identité locale et à la transmission des savoirs traditionnels.</w:t>
      </w:r>
    </w:p>
    <w:p w14:paraId="3447649D" w14:textId="77777777" w:rsidR="006A74CD" w:rsidRDefault="006A74CD">
      <w:pPr>
        <w:spacing w:after="0" w:line="276" w:lineRule="auto"/>
        <w:jc w:val="both"/>
        <w:rPr>
          <w:rFonts w:ascii="Arial" w:hAnsi="Arial" w:cs="Arial"/>
          <w:kern w:val="0"/>
          <w:sz w:val="21"/>
          <w:szCs w:val="21"/>
          <w:lang w:val="fr-FR" w:eastAsia="fr-FR"/>
        </w:rPr>
      </w:pPr>
    </w:p>
    <w:p w14:paraId="31EBBC25"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Ces lieux représentent des repères identitaires et culturels majeurs pour certaines communautés, bien que leur fréquentation tende à décliner au profit de pratiques religieuses islamiques.</w:t>
        <w:br/>
        <w:br/>
        <w:t>Comparativement à d’autres régions de Guinée, le nombre de sites sacrés recensés dans la zone d’influence du projet demeure relativement petit. Cette situation pourrait s’expliquer par une certaine réserve des populations à communiquer des informations considérées comme sensibles, ou par un déclin graduel de ces pratiques (Dans de nombreux villages, les fétiches, amulettes et grigris sont dorénavant honorés au sein des concessions familiales plutôt que dans des lieux collectifs.</w:t>
      </w:r>
    </w:p>
    <w:p w14:paraId="3B9D9A81" w14:textId="77777777" w:rsidR="006A74CD" w:rsidRDefault="006A74CD">
      <w:pPr>
        <w:spacing w:after="0" w:line="276" w:lineRule="auto"/>
        <w:jc w:val="both"/>
        <w:rPr>
          <w:rFonts w:ascii="Arial" w:hAnsi="Arial" w:cs="Arial"/>
          <w:kern w:val="0"/>
          <w:sz w:val="21"/>
          <w:szCs w:val="21"/>
          <w:lang w:val="fr-FR" w:eastAsia="fr-FR"/>
        </w:rPr>
      </w:pPr>
    </w:p>
    <w:p w14:paraId="283D1025" w14:textId="77777777" w:rsidR="006A74CD" w:rsidRDefault="007561DE">
      <w:pPr>
        <w:spacing w:after="0" w:line="276" w:lineRule="auto"/>
        <w:jc w:val="both"/>
        <w:rPr>
          <w:rFonts w:ascii="Arial" w:eastAsia="SimSun" w:hAnsi="Arial" w:cs="Arial"/>
          <w:kern w:val="0"/>
          <w:sz w:val="21"/>
          <w:szCs w:val="21"/>
          <w:u w:val="single"/>
          <w:lang w:val="fr-FR" w:eastAsia="fr-FR"/>
        </w:rPr>
      </w:pPr>
      <w:r>
        <w:rPr>
          <w:rFonts w:ascii="Arial" w:eastAsia="SimSun" w:hAnsi="Arial" w:cs="Arial"/>
          <w:kern w:val="0"/>
          <w:sz w:val="21"/>
          <w:szCs w:val="21"/>
          <w:u w:val="single"/>
          <w:lang w:val="fr-FR" w:eastAsia="fr-FR"/>
        </w:rPr>
        <w:t>Évaluation d'impact</w:t>
      </w:r>
    </w:p>
    <w:p w14:paraId="49A127A5" w14:textId="77777777" w:rsidR="006A74CD" w:rsidRDefault="006A74CD">
      <w:pPr>
        <w:spacing w:after="0" w:line="276" w:lineRule="auto"/>
        <w:jc w:val="both"/>
        <w:rPr>
          <w:rFonts w:ascii="Arial" w:hAnsi="Arial" w:cs="Arial"/>
          <w:kern w:val="0"/>
          <w:sz w:val="21"/>
          <w:szCs w:val="21"/>
          <w:lang w:val="fr-FR" w:eastAsia="fr-FR"/>
        </w:rPr>
      </w:pPr>
    </w:p>
    <w:p w14:paraId="467AB45E"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Les travaux de construction affecteront directement certains espaces à valeur culturelle non formalisée, notamment par la modification du paysage. Des communautés perdront leurs souvenirs et ne pourront pas renouer avec les esprits invisibles qui protègent leurs villages depuis l’époque de leur ancêtre. </w:t>
      </w:r>
    </w:p>
    <w:p w14:paraId="6C66424D" w14:textId="77777777" w:rsidR="006A74CD" w:rsidRDefault="006A74CD">
      <w:pPr>
        <w:spacing w:after="0" w:line="276" w:lineRule="auto"/>
        <w:jc w:val="both"/>
        <w:rPr>
          <w:rFonts w:ascii="Arial" w:hAnsi="Arial" w:cs="Arial"/>
          <w:kern w:val="0"/>
          <w:sz w:val="21"/>
          <w:szCs w:val="21"/>
          <w:lang w:val="fr-FR" w:eastAsia="fr-FR"/>
        </w:rPr>
      </w:pPr>
    </w:p>
    <w:p w14:paraId="2A0A811B" w14:textId="77777777" w:rsidR="006A74CD" w:rsidRDefault="007561DE">
      <w:pPr>
        <w:spacing w:after="0" w:line="276" w:lineRule="auto"/>
        <w:jc w:val="both"/>
      </w:pPr>
      <w:r>
        <w:rPr>
          <w:rFonts w:ascii="Arial" w:hAnsi="Arial" w:cs="Arial"/>
          <w:kern w:val="0"/>
          <w:sz w:val="21"/>
          <w:szCs w:val="21"/>
        </w:rPr>
        <w:t>Étant donné l’importance des services culturels pour ces communautés, l’impact du projet est estimé comme</w:t>
      </w:r>
      <w:r>
        <w:rPr>
          <w:rFonts w:ascii="Arial" w:hAnsi="Arial" w:cs="Arial"/>
          <w:b/>
          <w:bCs/>
          <w:kern w:val="0"/>
          <w:sz w:val="21"/>
          <w:szCs w:val="21"/>
        </w:rPr>
        <w:t xml:space="preserve"> moyen</w:t>
      </w:r>
      <w:r>
        <w:rPr>
          <w:rFonts w:ascii="Arial" w:hAnsi="Arial" w:cs="Arial"/>
          <w:kern w:val="0"/>
          <w:sz w:val="21"/>
          <w:szCs w:val="21"/>
        </w:rPr>
        <w:t xml:space="preserve"> pour les communautés déplacées et leurs territoires pendant l’ensemble de la durée du projet. Pour les autres villages, qui ne seront pas déplacés mais subiront une perte de terres, l’impact direct est considéré comme</w:t>
      </w:r>
      <w:r>
        <w:rPr>
          <w:rFonts w:ascii="Arial" w:hAnsi="Arial" w:cs="Arial"/>
          <w:b/>
          <w:bCs/>
          <w:kern w:val="0"/>
          <w:sz w:val="21"/>
          <w:szCs w:val="21"/>
        </w:rPr>
        <w:t xml:space="preserve"> mineure </w:t>
      </w:r>
      <w:r>
        <w:rPr>
          <w:rFonts w:ascii="Arial" w:hAnsi="Arial" w:cs="Arial"/>
          <w:kern w:val="0"/>
          <w:sz w:val="21"/>
          <w:szCs w:val="21"/>
        </w:rPr>
        <w:t>en phase d’exploitation. Toutefois, dans ces villages, le flux migratoire lié au projet pourrait introduire des influences externes susceptibles de modifier certaines pratiques et coutumes locales.</w:t>
      </w:r>
    </w:p>
    <w:p w14:paraId="7007A978" w14:textId="77777777" w:rsidR="006A74CD" w:rsidRDefault="006A74CD">
      <w:pPr>
        <w:spacing w:after="0" w:line="276" w:lineRule="auto"/>
        <w:jc w:val="both"/>
        <w:rPr>
          <w:rFonts w:ascii="Arial" w:hAnsi="Arial" w:cs="Arial"/>
          <w:b/>
          <w:bCs/>
          <w:kern w:val="0"/>
          <w:sz w:val="21"/>
          <w:szCs w:val="21"/>
          <w:lang w:val="fr-FR" w:eastAsia="fr-FR"/>
        </w:rPr>
      </w:pPr>
    </w:p>
    <w:p w14:paraId="70FD576D"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commentRangeStart w:id="235"/>
      <w:r>
        <w:rPr>
          <w:rFonts w:ascii="Arial" w:eastAsia="Times New Roman" w:hAnsi="Arial" w:cs="Arial"/>
          <w:b/>
          <w:bCs/>
          <w:sz w:val="21"/>
          <w:szCs w:val="21"/>
          <w:lang w:val="fr-FR"/>
        </w:rPr>
        <w:t>Pêche </w:t>
      </w:r>
      <w:commentRangeEnd w:id="235"/>
      <w:r>
        <w:rPr>
          <w:rStyle w:val="Marquedecommentaire"/>
          <w:rFonts w:ascii="Arial" w:eastAsia="Times New Roman" w:hAnsi="Arial" w:cs="Arial"/>
          <w:b/>
          <w:bCs/>
          <w:sz w:val="21"/>
          <w:szCs w:val="21"/>
          <w:lang w:val="fr-FR"/>
        </w:rPr>
        <w:commentReference w:id="235"/>
      </w:r>
    </w:p>
    <w:p w14:paraId="420FF419" w14:textId="77777777" w:rsidR="006A74CD" w:rsidRDefault="006A74CD">
      <w:pPr>
        <w:spacing w:after="0" w:line="240" w:lineRule="auto"/>
        <w:jc w:val="both"/>
        <w:rPr>
          <w:rFonts w:ascii="Arial" w:eastAsia="SimSun" w:hAnsi="Arial" w:cs="Arial"/>
          <w:i/>
          <w:kern w:val="0"/>
          <w:lang w:val="fr-FR" w:eastAsia="zh-CN"/>
        </w:rPr>
      </w:pPr>
    </w:p>
    <w:p w14:paraId="79143487" w14:textId="77777777" w:rsidR="006A74CD" w:rsidRDefault="007561DE">
      <w:pPr>
        <w:spacing w:line="276" w:lineRule="auto"/>
        <w:jc w:val="both"/>
        <w:rPr>
          <w:rFonts w:ascii="Arial" w:eastAsia="SimSun" w:hAnsi="Arial" w:cs="Arial"/>
          <w:i/>
          <w:kern w:val="0"/>
          <w:lang w:val="fr-FR" w:eastAsia="zh-CN"/>
        </w:rPr>
      </w:pPr>
      <w:r>
        <w:rPr>
          <w:rFonts w:ascii="Arial" w:eastAsia="SimSun" w:hAnsi="Arial" w:cs="Arial"/>
          <w:i/>
          <w:kern w:val="0"/>
          <w:lang w:val="fr-FR" w:eastAsia="zh-CN"/>
        </w:rPr>
        <w:t>Identification et description des impacts</w:t>
      </w:r>
    </w:p>
    <w:p w14:paraId="173009E5" w14:textId="77777777" w:rsidR="006A74CD" w:rsidRDefault="007561DE">
      <w:pPr>
        <w:spacing w:after="0" w:line="276" w:lineRule="auto"/>
        <w:jc w:val="both"/>
      </w:pPr>
      <w:r>
        <w:rPr>
          <w:rFonts w:ascii="Arial" w:hAnsi="Arial" w:cs="Arial"/>
          <w:kern w:val="0"/>
          <w:sz w:val="21"/>
          <w:szCs w:val="21"/>
        </w:rPr>
        <w:t xml:space="preserve">La pêche représente un service écosystémique pour les communautés côtières de la zone d’étude telles que Kaweswes, Karouty et Diffiyarè, qu’il s’agisse d’un moyen de subsistance, d’une source alimentaire ou d’une activité génératrice de revenus</w:t>
      </w:r>
      <w:r>
        <w:rPr>
          <w:rFonts w:ascii="Arial" w:hAnsi="Arial" w:cs="Arial"/>
          <w:b/>
          <w:bCs/>
          <w:kern w:val="0"/>
          <w:sz w:val="21"/>
          <w:szCs w:val="21"/>
        </w:rPr>
        <w:t>,</w:t>
      </w:r>
      <w:r>
        <w:rPr>
          <w:rFonts w:ascii="Arial" w:hAnsi="Arial" w:cs="Arial"/>
          <w:kern w:val="0"/>
          <w:sz w:val="21"/>
          <w:szCs w:val="21"/>
        </w:rPr>
        <w:t xml:space="preserve"> même si l’intensité de la pêche est particulièrement marquée autour du port de pêche de Karabgo se trouvant dans le District de Dobali auquel ces villages rélèvent. Pour les communautés directement impactées par le projet, les perturbations des milieux aquatiques, l’augmentation de la pollution pourraient réduire la productivité des pêcheries artisanales. </w:t>
      </w:r>
    </w:p>
    <w:p w14:paraId="28F84A91" w14:textId="77777777" w:rsidR="006A74CD" w:rsidRDefault="006A74CD">
      <w:pPr>
        <w:spacing w:after="0" w:line="276" w:lineRule="auto"/>
        <w:jc w:val="both"/>
        <w:rPr>
          <w:rFonts w:ascii="Arial" w:hAnsi="Arial" w:cs="Arial"/>
          <w:kern w:val="0"/>
          <w:sz w:val="21"/>
          <w:szCs w:val="21"/>
        </w:rPr>
      </w:pPr>
    </w:p>
    <w:p w14:paraId="5851753D" w14:textId="77777777" w:rsidR="006A74CD" w:rsidRDefault="007561DE">
      <w:pPr>
        <w:spacing w:after="0" w:line="276" w:lineRule="auto"/>
        <w:jc w:val="both"/>
      </w:pPr>
      <w:r>
        <w:rPr>
          <w:rFonts w:ascii="Arial" w:hAnsi="Arial" w:cs="Arial"/>
          <w:kern w:val="0"/>
          <w:sz w:val="21"/>
          <w:szCs w:val="21"/>
        </w:rPr>
        <w:t>Le</w:t>
      </w:r>
      <w:r>
        <w:rPr>
          <w:rFonts w:ascii="Arial" w:hAnsi="Arial" w:cs="Arial"/>
          <w:b/>
          <w:bCs/>
          <w:kern w:val="0"/>
          <w:sz w:val="21"/>
          <w:szCs w:val="21"/>
        </w:rPr>
        <w:t xml:space="preserve"> </w:t>
      </w:r>
      <w:r>
        <w:rPr>
          <w:rFonts w:ascii="Arial" w:hAnsi="Arial" w:cs="Arial"/>
          <w:kern w:val="0"/>
          <w:sz w:val="21"/>
          <w:szCs w:val="21"/>
        </w:rPr>
        <w:t>port de pêche de Dobali</w:t>
      </w:r>
      <w:r>
        <w:rPr>
          <w:rFonts w:ascii="Arial" w:hAnsi="Arial" w:cs="Arial"/>
          <w:b/>
          <w:bCs/>
          <w:kern w:val="0"/>
          <w:sz w:val="21"/>
          <w:szCs w:val="21"/>
        </w:rPr>
        <w:t xml:space="preserve"> </w:t>
      </w:r>
      <w:r>
        <w:rPr>
          <w:rFonts w:ascii="Arial" w:hAnsi="Arial" w:cs="Arial"/>
          <w:kern w:val="0"/>
          <w:sz w:val="21"/>
          <w:szCs w:val="21"/>
        </w:rPr>
        <w:t xml:space="preserve">ne faisant pas partie de la zone d’étude du Projet joue un rôle central dans l’économie halieutique des villages de la zone d’étude. C’est l’un des principaux lieux où les captures sont rassemblées, commercialisées et transformées, ce qui en fait un pôle dynamique de </w:t>
        <w:lastRenderedPageBreak/>
        <w:t>l’activité halieutique</w:t>
      </w:r>
      <w:r>
        <w:rPr>
          <w:rFonts w:ascii="Arial" w:hAnsi="Arial" w:cs="Arial"/>
          <w:b/>
          <w:bCs/>
          <w:kern w:val="0"/>
          <w:sz w:val="21"/>
          <w:szCs w:val="21"/>
        </w:rPr>
        <w:t xml:space="preserve"> </w:t>
      </w:r>
      <w:r>
        <w:rPr>
          <w:rFonts w:ascii="Arial" w:hAnsi="Arial" w:cs="Arial"/>
          <w:kern w:val="0"/>
          <w:sz w:val="21"/>
          <w:szCs w:val="21"/>
        </w:rPr>
        <w:t xml:space="preserve">dans la zone. Selon les données de l’enquête socio économiqe relatives</w:t>
      </w:r>
      <w:r>
        <w:rPr>
          <w:rFonts w:ascii="Arial" w:hAnsi="Arial" w:cs="Arial"/>
          <w:b/>
          <w:bCs/>
          <w:kern w:val="0"/>
          <w:sz w:val="21"/>
          <w:szCs w:val="21"/>
        </w:rPr>
        <w:t xml:space="preserve"> </w:t>
      </w:r>
      <w:r>
        <w:rPr>
          <w:rFonts w:ascii="Arial" w:hAnsi="Arial" w:cs="Arial"/>
          <w:kern w:val="0"/>
          <w:sz w:val="21"/>
          <w:szCs w:val="21"/>
        </w:rPr>
        <w:t xml:space="preserve">à la pêche réalisée par OKAPI dans les ports et campement de pêche du District de Dobali, de Kaweswes en 2025, </w:t>
      </w:r>
      <w:r>
        <w:rPr>
          <w:rFonts w:ascii="Arial" w:hAnsi="Arial" w:cs="Arial"/>
          <w:sz w:val="21"/>
          <w:szCs w:val="21"/>
          <w:lang w:val="fr-FR"/>
        </w:rPr>
        <w:t>le recensement a dénombré 11 débarcadères, dont 5 situés dans la zone d’intervention directe des deux projets portuaires de l’entité d’AMCP (minier et polyvalent) et 6 autres localisés en dehors de ces emprises.</w:t>
      </w:r>
    </w:p>
    <w:p w14:paraId="480B99D3" w14:textId="77777777" w:rsidR="006A74CD" w:rsidRDefault="006A74CD">
      <w:pPr>
        <w:spacing w:after="0" w:line="276" w:lineRule="auto"/>
        <w:jc w:val="both"/>
        <w:rPr>
          <w:rFonts w:ascii="Arial" w:hAnsi="Arial" w:cs="Arial"/>
          <w:sz w:val="21"/>
          <w:szCs w:val="21"/>
          <w:lang w:val="fr-FR"/>
        </w:rPr>
      </w:pPr>
    </w:p>
    <w:p w14:paraId="00190661" w14:textId="77777777" w:rsidR="006A74CD" w:rsidRDefault="007561DE">
      <w:pPr>
        <w:spacing w:after="0" w:line="276" w:lineRule="auto"/>
        <w:jc w:val="both"/>
        <w:rPr>
          <w:rFonts w:ascii="Arial" w:hAnsi="Arial" w:cs="Arial"/>
          <w:sz w:val="21"/>
          <w:szCs w:val="21"/>
          <w:lang w:val="fr-FR"/>
        </w:rPr>
      </w:pPr>
      <w:r>
        <w:rPr>
          <w:rFonts w:ascii="Arial" w:hAnsi="Arial" w:cs="Arial"/>
          <w:sz w:val="21"/>
          <w:szCs w:val="21"/>
          <w:lang w:val="fr-FR"/>
        </w:rPr>
        <w:t xml:space="preserve">Les zones concernées par la présente étude présentent encore un état de conservation globalement satisfaisant, mais restent fortement menacées par l’expansion des activités minières et portuaires : turbidité des eaux de surface, destruction de la mangrove, pollution des zones de nurserie, perte d’engins de pêche et déplacement des espèces halieutiques. </w:t>
      </w:r>
    </w:p>
    <w:p w14:paraId="5B1658BB" w14:textId="77777777" w:rsidR="006A74CD" w:rsidRDefault="006A74CD">
      <w:pPr>
        <w:spacing w:after="0" w:line="276" w:lineRule="auto"/>
        <w:jc w:val="both"/>
        <w:rPr>
          <w:rFonts w:ascii="Arial" w:hAnsi="Arial" w:cs="Arial"/>
          <w:sz w:val="21"/>
          <w:szCs w:val="21"/>
          <w:lang w:val="fr-FR"/>
        </w:rPr>
      </w:pPr>
    </w:p>
    <w:p w14:paraId="0356DF32" w14:textId="6122F6A4" w:rsidR="006A74CD" w:rsidRDefault="007561DE">
      <w:pPr>
        <w:spacing w:after="0" w:line="276" w:lineRule="auto"/>
        <w:jc w:val="both"/>
        <w:rPr>
          <w:ins w:id="236" w:author="Ismael SAMBY" w:date="2026-07-17T14:49:00Z"/>
          <w:rFonts w:ascii="Arial" w:hAnsi="Arial" w:cs="Arial"/>
          <w:sz w:val="21"/>
          <w:szCs w:val="21"/>
          <w:lang w:val="fr-FR"/>
        </w:rPr>
      </w:pPr>
      <w:r>
        <w:rPr>
          <w:rFonts w:ascii="Arial" w:hAnsi="Arial" w:cs="Arial"/>
          <w:sz w:val="21"/>
          <w:szCs w:val="21"/>
          <w:lang w:val="fr-FR"/>
        </w:rPr>
        <w:t xml:space="preserve">Quant au site de débarquement, la même étude montre que Kawesswes est exclusivement composé de pirogues de type Gbankenyi (100 %). Viennent ensuite les sites de Facineya, Difiare, Fori Souri et Kampoundouk, où les pirogues monoxyles représentent chacun plus de 70 % des embarcations. Le type de pirogue Salan est présent dans presque tous les sites, à l’exception de Kawesswes. La plus forte concentration de pirogues Salan est observée à Karagbo, avec près de 90 %, suivie de Sotiret et de Mamoudouya, où elles dépassent chacune 70 %.</w:t>
      </w:r>
    </w:p>
    <w:p w14:paraId="155CD6BC" w14:textId="25A6A604" w:rsidR="00391385" w:rsidRDefault="00391385">
      <w:pPr>
        <w:spacing w:after="0" w:line="276" w:lineRule="auto"/>
        <w:jc w:val="both"/>
        <w:rPr>
          <w:ins w:id="237" w:author="Ismael SAMBY" w:date="2026-07-17T14:49:00Z"/>
          <w:rFonts w:ascii="Arial" w:hAnsi="Arial" w:cs="Arial"/>
          <w:sz w:val="21"/>
          <w:szCs w:val="21"/>
          <w:lang w:val="fr-FR"/>
        </w:rPr>
      </w:pPr>
    </w:p>
    <w:p w14:paraId="2287F239" w14:textId="77777777" w:rsidR="00391385" w:rsidRPr="00391385" w:rsidRDefault="00391385" w:rsidP="00391385">
      <w:pPr>
        <w:spacing w:after="0" w:line="276" w:lineRule="auto"/>
        <w:jc w:val="both"/>
        <w:rPr>
          <w:ins w:id="238" w:author="Ismael SAMBY" w:date="2026-07-17T14:49:00Z"/>
          <w:rFonts w:ascii="Arial" w:eastAsia="SimSun" w:hAnsi="Arial" w:cs="Arial"/>
          <w:kern w:val="0"/>
          <w:sz w:val="21"/>
          <w:szCs w:val="21"/>
          <w:u w:val="single"/>
          <w:lang w:val="fr-FR" w:eastAsia="fr-FR"/>
          <w:rPrChange w:id="239" w:author="Ismael SAMBY" w:date="2026-07-17T14:49:00Z">
            <w:rPr>
              <w:ins w:id="240" w:author="Ismael SAMBY" w:date="2026-07-17T14:49:00Z"/>
              <w:rFonts w:ascii="Times New Roman" w:eastAsia="Times New Roman" w:hAnsi="Times New Roman"/>
              <w:kern w:val="0"/>
              <w:sz w:val="24"/>
              <w:szCs w:val="24"/>
              <w:lang w:val="fr-FR" w:eastAsia="fr-FR"/>
            </w:rPr>
          </w:rPrChange>
        </w:rPr>
        <w:pPrChange w:id="241" w:author="Ismael SAMBY" w:date="2026-07-17T14:49:00Z">
          <w:pPr>
            <w:suppressAutoHyphens w:val="0"/>
            <w:autoSpaceDN/>
            <w:spacing w:before="100" w:beforeAutospacing="1" w:after="100" w:afterAutospacing="1" w:line="240" w:lineRule="auto"/>
            <w:textAlignment w:val="auto"/>
          </w:pPr>
        </w:pPrChange>
      </w:pPr>
      <w:ins w:id="242" w:author="Ismael SAMBY" w:date="2026-07-17T14:49:00Z">
        <w:r>
          <w:rPr>
            <w:rFonts w:ascii="Arial" w:eastAsia="SimSun" w:hAnsi="Arial" w:cs="Arial"/>
            <w:kern w:val="0"/>
            <w:sz w:val="21"/>
            <w:szCs w:val="21"/>
            <w:u w:val="single"/>
            <w:lang w:val="fr-FR" w:eastAsia="fr-FR"/>
            <w:rPrChange w:id="243" w:author="Ismael SAMBY" w:date="2026-07-17T14:49:00Z">
              <w:rPr>
                <w:rFonts w:ascii="Times New Roman" w:eastAsia="Times New Roman" w:hAnsi="Times New Roman"/>
                <w:i/>
                <w:iCs/>
                <w:kern w:val="0"/>
                <w:sz w:val="24"/>
                <w:szCs w:val="24"/>
                <w:lang w:val="fr-FR" w:eastAsia="fr-FR"/>
              </w:rPr>
            </w:rPrChange>
          </w:rPr>
          <w:t>Évaluation d'impact</w:t>
        </w:r>
      </w:ins>
    </w:p>
    <w:p w14:paraId="54644C26" w14:textId="77777777" w:rsidR="00391385" w:rsidRPr="00391385" w:rsidRDefault="00391385" w:rsidP="00391385">
      <w:pPr>
        <w:suppressAutoHyphens w:val="0"/>
        <w:autoSpaceDN/>
        <w:spacing w:before="100" w:beforeAutospacing="1" w:after="100" w:afterAutospacing="1" w:line="276" w:lineRule="auto"/>
        <w:jc w:val="both"/>
        <w:textAlignment w:val="auto"/>
        <w:rPr>
          <w:ins w:id="244" w:author="Ismael SAMBY" w:date="2026-07-17T14:49:00Z"/>
          <w:rFonts w:ascii="Arial" w:hAnsi="Arial" w:cs="Arial"/>
          <w:sz w:val="21"/>
          <w:szCs w:val="21"/>
          <w:lang w:val="fr-FR"/>
          <w:rPrChange w:id="245" w:author="Ismael SAMBY" w:date="2026-07-17T14:49:00Z">
            <w:rPr>
              <w:ins w:id="246" w:author="Ismael SAMBY" w:date="2026-07-17T14:49:00Z"/>
              <w:rFonts w:ascii="Times New Roman" w:eastAsia="Times New Roman" w:hAnsi="Times New Roman"/>
              <w:kern w:val="0"/>
              <w:sz w:val="24"/>
              <w:szCs w:val="24"/>
              <w:lang w:val="fr-FR" w:eastAsia="fr-FR"/>
            </w:rPr>
          </w:rPrChange>
        </w:rPr>
        <w:pPrChange w:id="247" w:author="Ismael SAMBY" w:date="2026-07-17T14:49:00Z">
          <w:pPr>
            <w:suppressAutoHyphens w:val="0"/>
            <w:autoSpaceDN/>
            <w:spacing w:before="100" w:beforeAutospacing="1" w:after="100" w:afterAutospacing="1" w:line="240" w:lineRule="auto"/>
            <w:textAlignment w:val="auto"/>
          </w:pPr>
        </w:pPrChange>
      </w:pPr>
      <w:ins w:id="248" w:author="Ismael SAMBY" w:date="2026-07-17T14:49:00Z">
        <w:r>
          <w:rPr>
            <w:rFonts w:ascii="Arial" w:hAnsi="Arial" w:cs="Arial"/>
            <w:sz w:val="21"/>
            <w:szCs w:val="21"/>
            <w:lang w:val="fr-FR"/>
            <w:rPrChange w:id="249" w:author="Ismael SAMBY" w:date="2026-07-17T14:49:00Z">
              <w:rPr>
                <w:rFonts w:ascii="Times New Roman" w:eastAsia="Times New Roman" w:hAnsi="Times New Roman"/>
                <w:kern w:val="0"/>
                <w:sz w:val="24"/>
                <w:szCs w:val="24"/>
                <w:lang w:val="fr-FR" w:eastAsia="fr-FR"/>
              </w:rPr>
            </w:rPrChange>
          </w:rPr>
          <w:t>Les travaux de construction du Projet, notamment ceux associés aux infrastructures portuaires et maritimes, sont susceptibles d'accroître localement la turbidité des eaux et de perturber temporairement certaines zones de pêche situées à proximité immédiate de l'emprise du Projet. En phase d'exploitation, le trafic maritime et les rejets associés au fonctionnement du port pourraient contribuer, de manière cumulative avec les activités minières et portuaires déjà présentes dans la zone (notamment celles d'AMCP), à une dégradation progressive des habitats aquatiques (mangroves, zones de nurserie) et à une réduction de la productivité des pêcheries artisanales.</w:t>
        </w:r>
      </w:ins>
    </w:p>
    <w:p w14:paraId="053BB861" w14:textId="7F2DD622" w:rsidR="00391385" w:rsidDel="00391385" w:rsidRDefault="00391385" w:rsidP="00391385">
      <w:pPr>
        <w:suppressAutoHyphens w:val="0"/>
        <w:autoSpaceDN/>
        <w:spacing w:before="100" w:beforeAutospacing="1" w:after="100" w:afterAutospacing="1" w:line="276" w:lineRule="auto"/>
        <w:jc w:val="both"/>
        <w:textAlignment w:val="auto"/>
        <w:rPr>
          <w:del w:id="250" w:author="Ismael SAMBY" w:date="2026-07-17T14:49:00Z"/>
          <w:rFonts w:ascii="Arial" w:hAnsi="Arial" w:cs="Arial"/>
          <w:sz w:val="21"/>
          <w:szCs w:val="21"/>
          <w:lang w:val="fr-FR"/>
        </w:rPr>
        <w:pPrChange w:id="251" w:author="Ismael SAMBY" w:date="2026-07-17T14:49:00Z">
          <w:pPr>
            <w:spacing w:after="0" w:line="276" w:lineRule="auto"/>
            <w:jc w:val="both"/>
          </w:pPr>
        </w:pPrChange>
      </w:pPr>
      <w:ins w:id="252" w:author="Ismael SAMBY" w:date="2026-07-17T14:49:00Z">
        <w:r>
          <w:rPr>
            <w:rFonts w:ascii="Arial" w:hAnsi="Arial" w:cs="Arial"/>
            <w:sz w:val="21"/>
            <w:szCs w:val="21"/>
            <w:lang w:val="fr-FR"/>
            <w:rPrChange w:id="253" w:author="Ismael SAMBY" w:date="2026-07-17T14:49:00Z">
              <w:rPr>
                <w:rFonts w:ascii="Times New Roman" w:eastAsia="Times New Roman" w:hAnsi="Times New Roman"/>
                <w:kern w:val="0"/>
                <w:sz w:val="24"/>
                <w:szCs w:val="24"/>
                <w:lang w:val="fr-FR" w:eastAsia="fr-FR"/>
              </w:rPr>
            </w:rPrChange>
          </w:rPr>
          <w:t xml:space="preserve">Compte tenu de la dépendance des communautés côtières de </w:t>
        </w:r>
        <w:r>
          <w:rPr>
            <w:rFonts w:ascii="Arial" w:hAnsi="Arial" w:cs="Arial"/>
            <w:sz w:val="21"/>
            <w:szCs w:val="21"/>
            <w:lang w:val="fr-FR"/>
            <w:rPrChange w:id="254" w:author="Ismael SAMBY" w:date="2026-07-17T14:49:00Z">
              <w:rPr>
                <w:rFonts w:ascii="Times New Roman" w:eastAsia="Times New Roman" w:hAnsi="Times New Roman"/>
                <w:kern w:val="0"/>
                <w:sz w:val="24"/>
                <w:szCs w:val="24"/>
                <w:lang w:val="fr-FR" w:eastAsia="fr-FR"/>
              </w:rPr>
            </w:rPrChange>
          </w:rPr>
          <w:t>Kaweswes</w:t>
        </w:r>
        <w:r>
          <w:rPr>
            <w:rFonts w:ascii="Arial" w:hAnsi="Arial" w:cs="Arial"/>
            <w:sz w:val="21"/>
            <w:szCs w:val="21"/>
            <w:lang w:val="fr-FR"/>
            <w:rPrChange w:id="255" w:author="Ismael SAMBY" w:date="2026-07-17T14:49:00Z">
              <w:rPr>
                <w:rFonts w:ascii="Times New Roman" w:eastAsia="Times New Roman" w:hAnsi="Times New Roman"/>
                <w:kern w:val="0"/>
                <w:sz w:val="24"/>
                <w:szCs w:val="24"/>
                <w:lang w:val="fr-FR" w:eastAsia="fr-FR"/>
              </w:rPr>
            </w:rPrChange>
          </w:rPr>
          <w:t xml:space="preserve">, </w:t>
        </w:r>
        <w:r>
          <w:rPr>
            <w:rFonts w:ascii="Arial" w:hAnsi="Arial" w:cs="Arial"/>
            <w:sz w:val="21"/>
            <w:szCs w:val="21"/>
            <w:lang w:val="fr-FR"/>
            <w:rPrChange w:id="256" w:author="Ismael SAMBY" w:date="2026-07-17T14:49:00Z">
              <w:rPr>
                <w:rFonts w:ascii="Times New Roman" w:eastAsia="Times New Roman" w:hAnsi="Times New Roman"/>
                <w:kern w:val="0"/>
                <w:sz w:val="24"/>
                <w:szCs w:val="24"/>
                <w:lang w:val="fr-FR" w:eastAsia="fr-FR"/>
              </w:rPr>
            </w:rPrChange>
          </w:rPr>
          <w:t>Karouty</w:t>
        </w:r>
        <w:r>
          <w:rPr>
            <w:rFonts w:ascii="Arial" w:hAnsi="Arial" w:cs="Arial"/>
            <w:sz w:val="21"/>
            <w:szCs w:val="21"/>
            <w:lang w:val="fr-FR"/>
            <w:rPrChange w:id="257" w:author="Ismael SAMBY" w:date="2026-07-17T14:49:00Z">
              <w:rPr>
                <w:rFonts w:ascii="Times New Roman" w:eastAsia="Times New Roman" w:hAnsi="Times New Roman"/>
                <w:kern w:val="0"/>
                <w:sz w:val="24"/>
                <w:szCs w:val="24"/>
                <w:lang w:val="fr-FR" w:eastAsia="fr-FR"/>
              </w:rPr>
            </w:rPrChange>
          </w:rPr>
          <w:t xml:space="preserve"> et </w:t>
        </w:r>
        <w:r>
          <w:rPr>
            <w:rFonts w:ascii="Arial" w:hAnsi="Arial" w:cs="Arial"/>
            <w:sz w:val="21"/>
            <w:szCs w:val="21"/>
            <w:lang w:val="fr-FR"/>
            <w:rPrChange w:id="258" w:author="Ismael SAMBY" w:date="2026-07-17T14:49:00Z">
              <w:rPr>
                <w:rFonts w:ascii="Times New Roman" w:eastAsia="Times New Roman" w:hAnsi="Times New Roman"/>
                <w:kern w:val="0"/>
                <w:sz w:val="24"/>
                <w:szCs w:val="24"/>
                <w:lang w:val="fr-FR" w:eastAsia="fr-FR"/>
              </w:rPr>
            </w:rPrChange>
          </w:rPr>
          <w:t>Diffiyarè</w:t>
        </w:r>
        <w:r>
          <w:rPr>
            <w:rFonts w:ascii="Arial" w:hAnsi="Arial" w:cs="Arial"/>
            <w:sz w:val="21"/>
            <w:szCs w:val="21"/>
            <w:lang w:val="fr-FR"/>
            <w:rPrChange w:id="259" w:author="Ismael SAMBY" w:date="2026-07-17T14:49:00Z">
              <w:rPr>
                <w:rFonts w:ascii="Times New Roman" w:eastAsia="Times New Roman" w:hAnsi="Times New Roman"/>
                <w:kern w:val="0"/>
                <w:sz w:val="24"/>
                <w:szCs w:val="24"/>
                <w:lang w:val="fr-FR" w:eastAsia="fr-FR"/>
              </w:rPr>
            </w:rPrChange>
          </w:rPr>
          <w:t xml:space="preserve"> à la pêche comme moyen de subsistance et source de revenus, et du caractère cumulatif des pressions exercées par l'ensemble des projets miniers et portuaires de la zone, l'impact du Projet sur ce service est jugé </w:t>
        </w:r>
        <w:r>
          <w:rPr>
            <w:rFonts w:ascii="Arial" w:hAnsi="Arial" w:cs="Arial"/>
            <w:b/>
            <w:bCs/>
            <w:sz w:val="21"/>
            <w:szCs w:val="21"/>
            <w:lang w:val="fr-FR"/>
            <w:rPrChange w:id="260" w:author="Ismael SAMBY" w:date="2026-07-17T15:12:00Z">
              <w:rPr>
                <w:rFonts w:ascii="Times New Roman" w:eastAsia="Times New Roman" w:hAnsi="Times New Roman"/>
                <w:kern w:val="0"/>
                <w:sz w:val="24"/>
                <w:szCs w:val="24"/>
                <w:lang w:val="fr-FR" w:eastAsia="fr-FR"/>
              </w:rPr>
            </w:rPrChange>
          </w:rPr>
          <w:t>mineur</w:t>
        </w:r>
        <w:r>
          <w:rPr>
            <w:rFonts w:ascii="Arial" w:hAnsi="Arial" w:cs="Arial"/>
            <w:sz w:val="21"/>
            <w:szCs w:val="21"/>
            <w:lang w:val="fr-FR"/>
            <w:rPrChange w:id="261" w:author="Ismael SAMBY" w:date="2026-07-17T14:49:00Z">
              <w:rPr>
                <w:rFonts w:ascii="Times New Roman" w:eastAsia="Times New Roman" w:hAnsi="Times New Roman"/>
                <w:kern w:val="0"/>
                <w:sz w:val="24"/>
                <w:szCs w:val="24"/>
                <w:lang w:val="fr-FR" w:eastAsia="fr-FR"/>
              </w:rPr>
            </w:rPrChange>
          </w:rPr>
          <w:t xml:space="preserve"> à moyen en phase de construction, et </w:t>
        </w:r>
        <w:r>
          <w:rPr>
            <w:rFonts w:ascii="Arial" w:hAnsi="Arial" w:cs="Arial"/>
            <w:b/>
            <w:bCs/>
            <w:sz w:val="21"/>
            <w:szCs w:val="21"/>
            <w:lang w:val="fr-FR"/>
            <w:rPrChange w:id="262" w:author="Ismael SAMBY" w:date="2026-07-17T15:12:00Z">
              <w:rPr>
                <w:rFonts w:ascii="Times New Roman" w:eastAsia="Times New Roman" w:hAnsi="Times New Roman"/>
                <w:kern w:val="0"/>
                <w:sz w:val="24"/>
                <w:szCs w:val="24"/>
                <w:lang w:val="fr-FR" w:eastAsia="fr-FR"/>
              </w:rPr>
            </w:rPrChange>
          </w:rPr>
          <w:t>moyen</w:t>
        </w:r>
        <w:r>
          <w:rPr>
            <w:rFonts w:ascii="Arial" w:hAnsi="Arial" w:cs="Arial"/>
            <w:sz w:val="21"/>
            <w:szCs w:val="21"/>
            <w:lang w:val="fr-FR"/>
            <w:rPrChange w:id="263" w:author="Ismael SAMBY" w:date="2026-07-17T14:49:00Z">
              <w:rPr>
                <w:rFonts w:ascii="Times New Roman" w:eastAsia="Times New Roman" w:hAnsi="Times New Roman"/>
                <w:kern w:val="0"/>
                <w:sz w:val="24"/>
                <w:szCs w:val="24"/>
                <w:lang w:val="fr-FR" w:eastAsia="fr-FR"/>
              </w:rPr>
            </w:rPrChange>
          </w:rPr>
          <w:t xml:space="preserve"> en phase d'exploitation compte tenu des effets cumulatifs avec les autres activités de la zone.</w:t>
        </w:r>
      </w:ins>
    </w:p>
    <w:p w14:paraId="36BD3970" w14:textId="77777777" w:rsidR="006A74CD" w:rsidRDefault="006A74CD">
      <w:pPr>
        <w:spacing w:after="0" w:line="276" w:lineRule="auto"/>
        <w:jc w:val="both"/>
        <w:rPr>
          <w:rFonts w:ascii="Arial" w:hAnsi="Arial" w:cs="Arial"/>
          <w:sz w:val="21"/>
          <w:szCs w:val="21"/>
          <w:lang w:val="fr-FR"/>
        </w:rPr>
      </w:pPr>
    </w:p>
    <w:p w14:paraId="145140FA" w14:textId="77777777" w:rsidR="006A74CD" w:rsidRDefault="006A74CD">
      <w:pPr>
        <w:spacing w:after="0" w:line="276" w:lineRule="auto"/>
        <w:jc w:val="both"/>
        <w:rPr>
          <w:rFonts w:ascii="Arial" w:eastAsia="SimSun" w:hAnsi="Arial" w:cs="Arial"/>
          <w:kern w:val="0"/>
          <w:sz w:val="21"/>
          <w:szCs w:val="21"/>
          <w:lang w:val="fr-FR" w:eastAsia="zh-CN"/>
        </w:rPr>
      </w:pPr>
    </w:p>
    <w:p w14:paraId="0C366EA5"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264" w:name="_Toc194299112"/>
      <w:bookmarkStart w:id="265" w:name="_Toc191545615"/>
      <w:bookmarkStart w:id="266" w:name="_Toc184282101"/>
      <w:bookmarkStart w:id="267" w:name="_Toc210821901"/>
      <w:bookmarkStart w:id="268" w:name="_Toc210994990"/>
      <w:bookmarkStart w:id="269" w:name="_Toc222731522"/>
      <w:r>
        <w:rPr>
          <w:rFonts w:ascii="Arial" w:eastAsia="Times New Roman" w:hAnsi="Arial" w:cs="Arial"/>
          <w:b/>
          <w:bCs/>
          <w:sz w:val="21"/>
          <w:szCs w:val="21"/>
          <w:lang w:val="fr-FR"/>
        </w:rPr>
        <w:t>Mesures d'atténuation</w:t>
      </w:r>
      <w:bookmarkEnd w:id="264"/>
      <w:bookmarkEnd w:id="265"/>
      <w:bookmarkEnd w:id="266"/>
      <w:bookmarkEnd w:id="267"/>
      <w:bookmarkEnd w:id="268"/>
      <w:bookmarkEnd w:id="269"/>
    </w:p>
    <w:p w14:paraId="1F3F6FC8" w14:textId="77777777" w:rsidR="006A74CD" w:rsidRDefault="006A74CD">
      <w:pPr>
        <w:spacing w:after="0" w:line="276" w:lineRule="auto"/>
        <w:jc w:val="both"/>
        <w:rPr>
          <w:rFonts w:ascii="Arial" w:eastAsia="SimSun" w:hAnsi="Arial" w:cs="Arial"/>
          <w:kern w:val="0"/>
          <w:sz w:val="21"/>
          <w:szCs w:val="21"/>
          <w:lang w:val="fr-FR" w:eastAsia="zh-CN"/>
        </w:rPr>
      </w:pPr>
    </w:p>
    <w:p w14:paraId="5FB01C34"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Les mesures d’atténuation relatives aux services écosystémiques seront intégrées au Plan de Gestion Environnementale et Sociale (PGES) et au chapitre 11 qui traite de l’évaluation des risques sur le milieu biophysique et humain. </w:t>
      </w:r>
    </w:p>
    <w:p w14:paraId="0236DAD9" w14:textId="77777777" w:rsidR="006A74CD" w:rsidRDefault="006A74CD">
      <w:pPr>
        <w:spacing w:after="0" w:line="276" w:lineRule="auto"/>
        <w:jc w:val="both"/>
        <w:rPr>
          <w:rFonts w:ascii="Arial" w:hAnsi="Arial" w:cs="Arial"/>
          <w:color w:val="EE0000"/>
          <w:kern w:val="0"/>
          <w:sz w:val="21"/>
          <w:szCs w:val="21"/>
          <w:lang w:val="fr-FR" w:eastAsia="fr-FR"/>
        </w:rPr>
      </w:pPr>
    </w:p>
    <w:p w14:paraId="0D767626" w14:textId="03914BC4" w:rsidR="00250988"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Ces mesures visent à réduire les impacts du projet sur les services écosystémiques et à préserver les moyens de subsistance des populations riveraines.</w:t>
      </w:r>
    </w:p>
    <w:p w14:paraId="7814435D" w14:textId="77777777" w:rsidR="00250988" w:rsidRDefault="00250988">
      <w:pPr>
        <w:suppressAutoHyphens w:val="0"/>
        <w:rPr>
          <w:rFonts w:ascii="Arial" w:hAnsi="Arial" w:cs="Arial"/>
          <w:kern w:val="0"/>
          <w:sz w:val="21"/>
          <w:szCs w:val="21"/>
          <w:lang w:val="fr-FR" w:eastAsia="fr-FR"/>
        </w:rPr>
      </w:pPr>
      <w:r>
        <w:rPr>
          <w:rFonts w:ascii="Arial" w:hAnsi="Arial" w:cs="Arial"/>
          <w:kern w:val="0"/>
          <w:sz w:val="21"/>
          <w:szCs w:val="21"/>
          <w:lang w:val="fr-FR" w:eastAsia="fr-FR"/>
        </w:rPr>
        <w:br w:type="page"/>
      </w:r>
    </w:p>
    <w:p w14:paraId="287F1D9F" w14:textId="77777777" w:rsidR="00250988" w:rsidRPr="00250988" w:rsidRDefault="00250988" w:rsidP="00250988">
      <w:pPr>
        <w:keepNext/>
        <w:keepLines/>
        <w:numPr>
          <w:ilvl w:val="0"/>
          <w:numId w:val="14"/>
        </w:numPr>
        <w:suppressAutoHyphens w:val="0"/>
        <w:autoSpaceDN/>
        <w:spacing w:after="0" w:line="276" w:lineRule="auto"/>
        <w:ind w:left="0" w:firstLine="0"/>
        <w:jc w:val="both"/>
        <w:textAlignment w:val="auto"/>
        <w:outlineLvl w:val="2"/>
        <w:rPr>
          <w:rFonts w:ascii="Arial" w:eastAsia="SimSun" w:hAnsi="Arial" w:cs="Arial"/>
          <w:b/>
          <w:kern w:val="0"/>
          <w:sz w:val="21"/>
          <w:szCs w:val="21"/>
        </w:rPr>
      </w:pPr>
      <w:bookmarkStart w:id="270" w:name="_Ref191376244"/>
      <w:bookmarkStart w:id="271" w:name="_Ref191376354"/>
      <w:bookmarkStart w:id="272" w:name="_Ref191382279"/>
      <w:bookmarkStart w:id="273" w:name="_Toc191545658"/>
      <w:bookmarkStart w:id="274" w:name="_Toc210724158"/>
      <w:bookmarkStart w:id="275" w:name="_Toc210995028"/>
      <w:bookmarkStart w:id="276" w:name="_Toc222731557"/>
      <w:r>
        <w:rPr>
          <w:rFonts w:ascii="Arial" w:eastAsia="SimSun" w:hAnsi="Arial" w:cs="Arial"/>
          <w:b/>
          <w:kern w:val="0"/>
          <w:sz w:val="21"/>
          <w:szCs w:val="21"/>
        </w:rPr>
        <w:lastRenderedPageBreak/>
        <w:t>MÉCANISME DE GESTION DES PLAINTES</w:t>
      </w:r>
      <w:bookmarkEnd w:id="270"/>
      <w:bookmarkEnd w:id="271"/>
      <w:bookmarkEnd w:id="272"/>
      <w:bookmarkEnd w:id="273"/>
      <w:bookmarkEnd w:id="274"/>
      <w:bookmarkEnd w:id="275"/>
      <w:bookmarkEnd w:id="276"/>
      <w:r>
        <w:rPr>
          <w:rFonts w:ascii="Arial" w:eastAsia="SimSun" w:hAnsi="Arial" w:cs="Arial"/>
          <w:b/>
          <w:kern w:val="0"/>
          <w:sz w:val="21"/>
          <w:szCs w:val="21"/>
        </w:rPr>
        <w:t xml:space="preserve"> </w:t>
      </w:r>
    </w:p>
    <w:p w14:paraId="2FA02B10" w14:textId="77777777" w:rsidR="00250988" w:rsidRPr="00250988" w:rsidRDefault="00250988" w:rsidP="00250988">
      <w:pPr>
        <w:suppressAutoHyphens w:val="0"/>
        <w:autoSpaceDN/>
        <w:spacing w:after="0" w:line="276" w:lineRule="auto"/>
        <w:jc w:val="both"/>
        <w:textAlignment w:val="auto"/>
        <w:rPr>
          <w:rFonts w:eastAsia="SimSun"/>
          <w:kern w:val="0"/>
        </w:rPr>
      </w:pPr>
    </w:p>
    <w:p w14:paraId="2EA0D789" w14:textId="77777777" w:rsidR="00250988" w:rsidRPr="00250988" w:rsidRDefault="00250988" w:rsidP="00250988">
      <w:pPr>
        <w:keepNext/>
        <w:keepLines/>
        <w:numPr>
          <w:ilvl w:val="1"/>
          <w:numId w:val="14"/>
        </w:numPr>
        <w:suppressAutoHyphens w:val="0"/>
        <w:autoSpaceDN/>
        <w:spacing w:after="0" w:line="276" w:lineRule="auto"/>
        <w:ind w:left="0" w:firstLine="0"/>
        <w:jc w:val="both"/>
        <w:textAlignment w:val="auto"/>
        <w:outlineLvl w:val="2"/>
        <w:rPr>
          <w:rFonts w:ascii="Arial" w:eastAsia="SimSun" w:hAnsi="Arial" w:cs="Arial"/>
          <w:b/>
          <w:kern w:val="0"/>
          <w:sz w:val="21"/>
          <w:szCs w:val="21"/>
        </w:rPr>
      </w:pPr>
      <w:bookmarkStart w:id="277" w:name="_Toc200184228"/>
      <w:bookmarkStart w:id="278" w:name="_Toc200268438"/>
      <w:bookmarkStart w:id="279" w:name="_Toc210995029"/>
      <w:bookmarkStart w:id="280" w:name="_Toc222731558"/>
      <w:r>
        <w:rPr>
          <w:rFonts w:ascii="Arial" w:eastAsia="SimSun" w:hAnsi="Arial" w:cs="Arial"/>
          <w:b/>
          <w:kern w:val="0"/>
          <w:sz w:val="21"/>
          <w:szCs w:val="21"/>
        </w:rPr>
        <w:t>Approche et champ d’application</w:t>
      </w:r>
      <w:bookmarkEnd w:id="277"/>
      <w:bookmarkEnd w:id="278"/>
      <w:bookmarkEnd w:id="279"/>
      <w:bookmarkEnd w:id="280"/>
    </w:p>
    <w:p w14:paraId="6B796AA0" w14:textId="77777777" w:rsidR="00250988" w:rsidRPr="00250988" w:rsidRDefault="00250988" w:rsidP="00250988">
      <w:pPr>
        <w:widowControl w:val="0"/>
        <w:suppressAutoHyphens w:val="0"/>
        <w:autoSpaceDE w:val="0"/>
        <w:spacing w:before="35" w:after="0" w:line="240" w:lineRule="auto"/>
        <w:textAlignment w:val="auto"/>
        <w:rPr>
          <w:rFonts w:ascii="Arial" w:eastAsia="Arial MT" w:hAnsi="Arial MT" w:cs="Arial MT"/>
          <w:b/>
          <w:kern w:val="0"/>
          <w:sz w:val="21"/>
          <w:szCs w:val="21"/>
          <w:lang w:val="fr-FR"/>
        </w:rPr>
      </w:pPr>
    </w:p>
    <w:p w14:paraId="2BFC5D62"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commentRangeStart w:id="254"/>
      <w:r>
        <w:rPr>
          <w:rFonts w:ascii="Arial" w:eastAsia="Arial MT" w:hAnsi="Arial" w:cs="Arial"/>
          <w:kern w:val="0"/>
          <w:sz w:val="21"/>
          <w:szCs w:val="21"/>
          <w:lang w:val="fr-FR"/>
        </w:rPr>
        <w:t>WCAG s’est engagé à développer un mécanisme de réclamation (GM) pour les communautés affectées, en accord avec la règlementation guinéenne sur la durabilité environnementale et sociale.</w:t>
      </w:r>
      <w:commentRangeEnd w:id="254"/>
      <w:r>
        <w:rPr>
          <w:rStyle w:val="Marquedecommentaire"/>
        </w:rPr>
        <w:commentReference w:id="254"/>
      </w:r>
    </w:p>
    <w:p w14:paraId="0B9749C1"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4"/>
          <w:lang w:val="fr-FR"/>
        </w:rPr>
      </w:pPr>
    </w:p>
    <w:p w14:paraId="45F519B9"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En résumé, WCAG s’est engagé à adopter une approche de la GM conforme aux meilleures pratiques, comprenant les éléments suivants :</w:t>
      </w:r>
    </w:p>
    <w:p w14:paraId="66E8B947"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p>
    <w:p w14:paraId="0918C84A"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 xml:space="preserve">Une procédure de MGP utilisant le processus à </w:t>
      </w:r>
      <w:r>
        <w:rPr>
          <w:rFonts w:ascii="Arial" w:eastAsia="Times New Roman" w:hAnsi="Arial" w:cs="Arial" w:hint="eastAsia"/>
          <w:kern w:val="0"/>
          <w:sz w:val="21"/>
          <w:szCs w:val="21"/>
          <w:lang w:eastAsia="zh-CN"/>
        </w:rPr>
        <w:t>2</w:t>
      </w:r>
      <w:commentRangeStart w:id="261"/>
      <w:r>
        <w:rPr>
          <w:rFonts w:ascii="Arial" w:eastAsia="Arial MT" w:hAnsi="Arial" w:cs="Arial"/>
          <w:kern w:val="0"/>
          <w:sz w:val="21"/>
          <w:szCs w:val="21"/>
        </w:rPr>
        <w:t xml:space="preserve"> niveaux pour répondre aux engagements de bonnes pratiques de WCAG et à la règlementation guinéenne;</w:t>
      </w:r>
      <w:commentRangeEnd w:id="261"/>
      <w:r>
        <w:rPr>
          <w:rStyle w:val="Marquedecommentaire"/>
        </w:rPr>
        <w:commentReference w:id="261"/>
      </w:r>
    </w:p>
    <w:p w14:paraId="16C87D27"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commentRangeStart w:id="255"/>
      <w:r>
        <w:rPr>
          <w:rFonts w:ascii="Arial" w:eastAsia="Arial MT" w:hAnsi="Arial" w:cs="Arial"/>
          <w:kern w:val="0"/>
          <w:sz w:val="21"/>
          <w:szCs w:val="21"/>
        </w:rPr>
        <w:t>WCAG a établi des boîtes de réclamation au bureau principal de WCAG à et s’est engagé à répondre à toutes les réclamations dans les trente (30) jours suivant leur réception ;</w:t>
      </w:r>
      <w:commentRangeEnd w:id="255"/>
      <w:r>
        <w:rPr>
          <w:rStyle w:val="Marquedecommentaire"/>
        </w:rPr>
        <w:commentReference w:id="255"/>
      </w:r>
    </w:p>
    <w:p w14:paraId="2475F279"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Inclure le MGP dans le SEP et divulguer largement l’existence du SEP/GM ;</w:t>
      </w:r>
    </w:p>
    <w:p w14:paraId="5BE3D35D"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Examiner si le GM doit permettre la facilitation par une tierce partie et le recours à un avocat (par le biais du système judiciaire guinéen), si les plaignants ne sont pas satisfaits de la résolution par le biais du GM interne de WCAG (1stet 2 niveaux) ; et</w:t>
      </w:r>
    </w:p>
    <w:p w14:paraId="4E307498"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Établir un comité local de concertation chargé de gérer, entre autres, le mécanisme de règlement des griefs et qui se réunit en fonction des besoins. Toutes les résolutions de griefs sont signées par les responsables autorisés de WCAG et, pour les plus importantes, par le PDG de WCAG.</w:t>
      </w:r>
    </w:p>
    <w:p w14:paraId="33F5D4F2" w14:textId="77777777" w:rsidR="00250988" w:rsidRPr="00250988" w:rsidRDefault="00250988" w:rsidP="00250988">
      <w:pPr>
        <w:widowControl w:val="0"/>
        <w:suppressAutoHyphens w:val="0"/>
        <w:autoSpaceDE w:val="0"/>
        <w:spacing w:after="0" w:line="276" w:lineRule="auto"/>
        <w:ind w:left="714"/>
        <w:contextualSpacing/>
        <w:jc w:val="both"/>
        <w:textAlignment w:val="auto"/>
        <w:rPr>
          <w:rFonts w:ascii="Arial" w:eastAsia="Arial MT" w:hAnsi="Arial" w:cs="Arial"/>
          <w:kern w:val="0"/>
          <w:sz w:val="21"/>
          <w:szCs w:val="21"/>
        </w:rPr>
      </w:pPr>
    </w:p>
    <w:p w14:paraId="78F706B3"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commentRangeStart w:id="258"/>
      <w:commentRangeStart w:id="257"/>
      <w:r>
        <w:rPr>
          <w:rFonts w:ascii="Arial" w:eastAsia="Arial MT" w:hAnsi="Arial" w:cs="Arial"/>
          <w:kern w:val="0"/>
          <w:sz w:val="21"/>
          <w:szCs w:val="21"/>
          <w:lang w:val="fr-FR"/>
        </w:rPr>
        <w:t>Un agent de liaison et de sensibilisation de la communauté sera désigné comme « point de contact clé » pour la procédure de règlement des griefs. Les détails concernant la procédure de règlement des griefs seront affichés en anglais et en français (et dans d’autres langues locales si nécessaire) sur le site Web de WCAG et seront disponibles sous forme de document pour toute partie intéressée.</w:t>
      </w:r>
      <w:commentRangeEnd w:id="258"/>
      <w:r>
        <w:rPr>
          <w:rStyle w:val="Marquedecommentaire"/>
        </w:rPr>
        <w:commentReference w:id="258"/>
      </w:r>
      <w:commentRangeEnd w:id="257"/>
      <w:r>
        <w:rPr>
          <w:rStyle w:val="Marquedecommentaire"/>
        </w:rPr>
        <w:commentReference w:id="257"/>
      </w:r>
    </w:p>
    <w:p w14:paraId="37C90979"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4"/>
          <w:lang w:val="fr-FR"/>
        </w:rPr>
      </w:pPr>
    </w:p>
    <w:p w14:paraId="367D37F5" w14:textId="77777777" w:rsidR="00250988" w:rsidRPr="00250988" w:rsidRDefault="00250988" w:rsidP="00250988">
      <w:pPr>
        <w:keepNext/>
        <w:keepLines/>
        <w:numPr>
          <w:ilvl w:val="1"/>
          <w:numId w:val="14"/>
        </w:numPr>
        <w:suppressAutoHyphens w:val="0"/>
        <w:autoSpaceDN/>
        <w:spacing w:after="0" w:line="276" w:lineRule="auto"/>
        <w:ind w:left="0" w:firstLine="0"/>
        <w:jc w:val="both"/>
        <w:textAlignment w:val="auto"/>
        <w:outlineLvl w:val="2"/>
        <w:rPr>
          <w:rFonts w:ascii="Arial" w:eastAsia="SimSun" w:hAnsi="Arial" w:cs="Arial"/>
          <w:b/>
          <w:kern w:val="0"/>
          <w:sz w:val="21"/>
          <w:szCs w:val="21"/>
        </w:rPr>
      </w:pPr>
      <w:bookmarkStart w:id="281" w:name="_Toc212546177"/>
      <w:bookmarkStart w:id="282" w:name="_Toc216122010"/>
      <w:bookmarkStart w:id="283" w:name="_Toc216701279"/>
      <w:bookmarkStart w:id="284" w:name="_Toc217390189"/>
      <w:bookmarkStart w:id="285" w:name="_Toc222731559"/>
      <w:r>
        <w:rPr>
          <w:rFonts w:ascii="Arial" w:eastAsia="SimSun" w:hAnsi="Arial" w:cs="Arial"/>
          <w:b/>
          <w:kern w:val="0"/>
          <w:sz w:val="21"/>
          <w:szCs w:val="21"/>
        </w:rPr>
        <w:t>Approche et champ d’application</w:t>
      </w:r>
      <w:bookmarkEnd w:id="281"/>
      <w:bookmarkEnd w:id="282"/>
      <w:bookmarkEnd w:id="283"/>
      <w:bookmarkEnd w:id="284"/>
      <w:bookmarkEnd w:id="285"/>
    </w:p>
    <w:p w14:paraId="7CD8730A"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4"/>
          <w:lang w:val="fr-FR"/>
        </w:rPr>
      </w:pPr>
    </w:p>
    <w:p w14:paraId="16C239F3"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Le mécanisme de réclamation est une procédure formelle par laquelle les communautés et les individus affectés par les activités de WCAG peuvent communiquer officiellement leurs préoccupations et leurs griefs spécifiques à l’entreprise et faciliter des résolutions mutuellement acceptables par les parties et dans un délai raisonnable.</w:t>
      </w:r>
    </w:p>
    <w:p w14:paraId="3435E7BC"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p>
    <w:p w14:paraId="1307E394"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Le système de gestion des griefs est guidé par les principes suivants :</w:t>
      </w:r>
    </w:p>
    <w:p w14:paraId="30B254CC"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4"/>
          <w:lang w:val="fr-FR"/>
        </w:rPr>
      </w:pPr>
    </w:p>
    <w:p w14:paraId="446BDA25"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Accessible et facile à utiliser ;</w:t>
      </w:r>
    </w:p>
    <w:p w14:paraId="789C9494"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Transparent et responsable ;</w:t>
      </w:r>
    </w:p>
    <w:p w14:paraId="29FCFB7C"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Être utilisé par n’importe qui sans aucune inquiétude ou crainte de représailles ; et</w:t>
      </w:r>
    </w:p>
    <w:p w14:paraId="6948987D"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commentRangeStart w:id="256"/>
      <w:r>
        <w:rPr>
          <w:rFonts w:ascii="Arial" w:eastAsia="Arial MT" w:hAnsi="Arial" w:cs="Arial"/>
          <w:kern w:val="0"/>
          <w:sz w:val="21"/>
          <w:szCs w:val="21"/>
        </w:rPr>
        <w:t>Garantir une protection appropriée aux plaignants en s’engageant à préserver la confidentialité des griefs.</w:t>
      </w:r>
      <w:commentRangeEnd w:id="256"/>
      <w:r>
        <w:rPr>
          <w:rStyle w:val="Marquedecommentaire"/>
        </w:rPr>
        <w:commentReference w:id="256"/>
      </w:r>
    </w:p>
    <w:p w14:paraId="210EE873" w14:textId="77777777" w:rsidR="00250988" w:rsidRPr="00250988" w:rsidRDefault="00250988" w:rsidP="00250988">
      <w:pPr>
        <w:widowControl w:val="0"/>
        <w:suppressAutoHyphens w:val="0"/>
        <w:autoSpaceDE w:val="0"/>
        <w:spacing w:after="0" w:line="276" w:lineRule="auto"/>
        <w:contextualSpacing/>
        <w:jc w:val="both"/>
        <w:textAlignment w:val="auto"/>
        <w:rPr>
          <w:rFonts w:ascii="Arial" w:eastAsia="Arial MT" w:hAnsi="Arial" w:cs="Arial"/>
          <w:kern w:val="0"/>
          <w:sz w:val="21"/>
          <w:szCs w:val="21"/>
        </w:rPr>
      </w:pPr>
    </w:p>
    <w:p w14:paraId="53F852FA"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L’approche de WCAG pour la mise en œuvre d’un mécanisme de gestion des plaintes repose sur un processus gradué et proportionné au projet:</w:t>
      </w:r>
    </w:p>
    <w:p w14:paraId="78941A6E"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p>
    <w:p w14:paraId="64C6F774"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Niveau 1 – le grief est résolu par WCAG en interne ;</w:t>
      </w:r>
    </w:p>
    <w:p w14:paraId="401002F8"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lastRenderedPageBreak/>
        <w:t>Niveau 2 – le grief est résolu soit entièrement en externe, soit au minimum avec la participation de parties externes,</w:t>
      </w:r>
    </w:p>
    <w:p w14:paraId="414EB82A"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eastAsia="fr-FR"/>
        </w:rPr>
      </w:pPr>
    </w:p>
    <w:p w14:paraId="03FBF575"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 xml:space="preserve">WCAG appliquera les principes suivants en matière de gestion et de réparation des griefs dans le cadre du présent projet </w:t>
      </w:r>
    </w:p>
    <w:p w14:paraId="740446F1"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p>
    <w:p w14:paraId="632289A7"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Tout grief sera enregistré, fera l’objet d’un accusé de réception dans les 7 jours civils suivant sa réception, d’une réponse dans les 30 jours civils suivant sa réception et d’un suivi jusqu’à sa Transition post-projet ;</w:t>
      </w:r>
    </w:p>
    <w:p w14:paraId="3F07C07B"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Le dispositif de gestion des griefs comprendra deux niveaux d’examen et de règlement extrajudiciaires, à l’amiable, le premier étant interne à WCAG, le second étant soit entièrement externe, soit au minimum avec la participation de parties externes (par le biais du comité de concertation local, le mécanisme de règlement des griefs étant inclus dans la partie de ce comité consacrée à l’engagement des parties prenantes) ;</w:t>
      </w:r>
    </w:p>
    <w:p w14:paraId="27700F58"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commentRangeStart w:id="260"/>
      <w:r>
        <w:rPr>
          <w:rFonts w:ascii="Arial" w:eastAsia="Arial MT" w:hAnsi="Arial" w:cs="Arial"/>
          <w:kern w:val="0"/>
          <w:sz w:val="21"/>
          <w:szCs w:val="21"/>
        </w:rPr>
        <w:t>L’objectif global est d’éviter le recours à la justice pour le plus grand nombre de griefs possible.</w:t>
      </w:r>
      <w:commentRangeEnd w:id="260"/>
      <w:r>
        <w:rPr>
          <w:rStyle w:val="Marquedecommentaire"/>
        </w:rPr>
        <w:commentReference w:id="260"/>
      </w:r>
    </w:p>
    <w:p w14:paraId="11096296"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eastAsia="fr-FR"/>
        </w:rPr>
      </w:pPr>
    </w:p>
    <w:p w14:paraId="3017D023" w14:textId="77777777" w:rsidR="00250988" w:rsidRPr="00250988" w:rsidRDefault="00250988" w:rsidP="00250988">
      <w:pPr>
        <w:keepNext/>
        <w:keepLines/>
        <w:numPr>
          <w:ilvl w:val="1"/>
          <w:numId w:val="14"/>
        </w:numPr>
        <w:suppressAutoHyphens w:val="0"/>
        <w:autoSpaceDN/>
        <w:spacing w:after="0" w:line="276" w:lineRule="auto"/>
        <w:ind w:left="0" w:firstLine="0"/>
        <w:jc w:val="both"/>
        <w:textAlignment w:val="auto"/>
        <w:outlineLvl w:val="2"/>
        <w:rPr>
          <w:rFonts w:ascii="Arial" w:eastAsia="SimSun" w:hAnsi="Arial" w:cs="Arial"/>
          <w:b/>
          <w:kern w:val="0"/>
          <w:sz w:val="21"/>
          <w:szCs w:val="21"/>
        </w:rPr>
      </w:pPr>
      <w:bookmarkStart w:id="286" w:name="_Toc216701280"/>
      <w:bookmarkStart w:id="287" w:name="_Toc217390190"/>
      <w:bookmarkStart w:id="288" w:name="_Toc222731560"/>
      <w:r>
        <w:rPr>
          <w:rFonts w:ascii="Arial" w:eastAsia="SimSun" w:hAnsi="Arial" w:cs="Arial"/>
          <w:b/>
          <w:kern w:val="0"/>
          <w:sz w:val="21"/>
          <w:szCs w:val="21"/>
        </w:rPr>
        <w:t>Premier niveau (interne) de gestion des griefs</w:t>
      </w:r>
      <w:bookmarkEnd w:id="286"/>
      <w:bookmarkEnd w:id="287"/>
      <w:bookmarkEnd w:id="288"/>
    </w:p>
    <w:p w14:paraId="1C9898AC"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eastAsia="fr-FR"/>
        </w:rPr>
      </w:pPr>
    </w:p>
    <w:p w14:paraId="2525BCAD"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WCAG établira un registre des doléances, qui sera disponible pour les parties affectées par le projet (PAPs, également appelées communautés affectées par le Projet) aux endroits suivants :</w:t>
      </w:r>
    </w:p>
    <w:p w14:paraId="33C4098C"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p>
    <w:p w14:paraId="02AF0B64"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 xml:space="preserve">Les bureaux principaux de WCAG sont situés au centre-ville </w:t>
      </w:r>
    </w:p>
    <w:p w14:paraId="1054B267"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1C4CE04E"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Les parties prenantes situées en dehors de la zone d’influence du projet peuvent obtenir des informations sur le MGM et y accéder à partir du site web de WCAG y (texte, email ou téléphone), ainsi que demander des informations au personnel de WCAG.</w:t>
      </w:r>
    </w:p>
    <w:p w14:paraId="4C45D45F"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2DF117A8"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La réception des griefs enregistrés dans ces bureaux ou envoyés à la société sous forme écrite fera l’objet d’un accusé de réception dans les 7 jours et une réponse sera fournie à la partie lésée dans un délai maximum de 30 jours.</w:t>
      </w:r>
    </w:p>
    <w:p w14:paraId="15254507"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51D5CB79"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Pour chaque grief, un dossier électronique de grief sera ouvert, comprenant les éléments suivants :</w:t>
      </w:r>
    </w:p>
    <w:p w14:paraId="11EBC810"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Fiche de doléance initiale (comprenant la description de la doléance), avec un accusé de réception remis au plaignant ou à son représentant lors de l’enregistrement de la plainte ;</w:t>
      </w:r>
    </w:p>
    <w:p w14:paraId="1D66BEE5"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Fiche de suivi des griefs, mentionnant les actions entreprises (enquête, mesures correctives) ;</w:t>
      </w:r>
    </w:p>
    <w:p w14:paraId="09B609B2"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Une feuille de clôture, dont une copie sera remise au plaignant après qu’il ait accepté la résolution et signé.</w:t>
      </w:r>
    </w:p>
    <w:p w14:paraId="279EB57A"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eastAsia="fr-FR"/>
        </w:rPr>
      </w:pPr>
    </w:p>
    <w:p w14:paraId="0EA4CB8F" w14:textId="77777777" w:rsidR="00250988" w:rsidRPr="00250988" w:rsidRDefault="00250988" w:rsidP="00250988">
      <w:pPr>
        <w:shd w:val="clear" w:color="auto" w:fill="FFFFFF"/>
        <w:suppressAutoHyphens w:val="0"/>
        <w:autoSpaceDN/>
        <w:spacing w:after="0" w:line="240"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L’examen des griefs comprend généralement les étapes suivantes :</w:t>
      </w:r>
    </w:p>
    <w:p w14:paraId="6321F64D" w14:textId="77777777" w:rsidR="00250988" w:rsidRPr="00250988" w:rsidRDefault="00250988" w:rsidP="00250988">
      <w:pPr>
        <w:shd w:val="clear" w:color="auto" w:fill="FFFFFF"/>
        <w:suppressAutoHyphens w:val="0"/>
        <w:autoSpaceDN/>
        <w:spacing w:after="0" w:line="240" w:lineRule="auto"/>
        <w:jc w:val="both"/>
        <w:textAlignment w:val="auto"/>
        <w:rPr>
          <w:rFonts w:ascii="Arial" w:eastAsia="Arial MT" w:hAnsi="Arial" w:cs="Arial"/>
          <w:kern w:val="0"/>
          <w:sz w:val="21"/>
          <w:szCs w:val="21"/>
          <w:lang w:val="fr-FR"/>
        </w:rPr>
      </w:pPr>
    </w:p>
    <w:p w14:paraId="28F2E182"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Attribution du grief à un responsable désigné de WCAG (à nommer) pour examen et proposition de résolution ;</w:t>
      </w:r>
    </w:p>
    <w:p w14:paraId="08C20388"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Examen des dossiers d’identification ;</w:t>
      </w:r>
    </w:p>
    <w:p w14:paraId="160E40F1"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 xml:space="preserve">L’examen des sujets comprend les perturbations du terrain, les propriétés contestées, les limites contestées ou les caractéristiques des propriétés sur le terrain, ou les questions écologiques et environnementales telles que les ressources en eau, la poussière, les déchets, le bruit, la faune, etc., selon le cas, et l’audition des parties intéressées (le plaignant </w:t>
        <w:lastRenderedPageBreak/>
        <w:t>et les tiers le cas échéant) ;</w:t>
      </w:r>
    </w:p>
    <w:p w14:paraId="3BDE0A6F"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Examen avec des parties externes telles que des ONG locales, des associations, des comités ou des municipalités si nécessaire, ou le bureau du cadastre/des terres, ou des experts environnementaux si nécessaire pour les questions environnementales ;</w:t>
      </w:r>
    </w:p>
    <w:p w14:paraId="50431698"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Réunion avec le personnel impliqué dans la résolution du grief (y compris ceux qui participent à la plainte si nécessaire), et décision sur la résolution proposée ;</w:t>
      </w:r>
    </w:p>
    <w:p w14:paraId="38C6AFFE"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Approbation de la décision proposée par la direction de WCAG ; et</w:t>
      </w:r>
    </w:p>
    <w:p w14:paraId="395A76E5"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Rédaction d’une lettre de réponse au plaignant.</w:t>
      </w:r>
    </w:p>
    <w:p w14:paraId="5E8FFDF1" w14:textId="77777777" w:rsidR="00250988" w:rsidRPr="00250988" w:rsidRDefault="00250988" w:rsidP="00250988">
      <w:pPr>
        <w:widowControl w:val="0"/>
        <w:suppressAutoHyphens w:val="0"/>
        <w:autoSpaceDE w:val="0"/>
        <w:spacing w:after="0" w:line="276" w:lineRule="auto"/>
        <w:ind w:left="714"/>
        <w:contextualSpacing/>
        <w:jc w:val="both"/>
        <w:textAlignment w:val="auto"/>
        <w:rPr>
          <w:rFonts w:ascii="Arial" w:eastAsia="Arial MT" w:hAnsi="Arial" w:cs="Arial"/>
          <w:kern w:val="0"/>
          <w:sz w:val="21"/>
          <w:szCs w:val="21"/>
        </w:rPr>
      </w:pPr>
    </w:p>
    <w:p w14:paraId="550DDCB8"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La « clôture » d’un grief au niveau du premier niveau sera attestée par un document, dans lequel le plaignant accuse réception de la lettre incluant la résolution proposée, mentionne s’il est satisfait ou non, et/ou demande le passage au deuxième niveau de gestion des griefs.</w:t>
      </w:r>
    </w:p>
    <w:p w14:paraId="0FD95457" w14:textId="77777777" w:rsidR="00250988" w:rsidRPr="00250988" w:rsidRDefault="00250988" w:rsidP="00250988">
      <w:pPr>
        <w:shd w:val="clear" w:color="auto" w:fill="FFFFFF"/>
        <w:suppressAutoHyphens w:val="0"/>
        <w:autoSpaceDN/>
        <w:spacing w:after="0" w:line="276" w:lineRule="auto"/>
        <w:jc w:val="center"/>
        <w:textAlignment w:val="auto"/>
        <w:rPr>
          <w:rFonts w:ascii="Arial" w:eastAsia="Arial MT" w:hAnsi="Arial" w:cs="Arial"/>
          <w:kern w:val="0"/>
          <w:sz w:val="21"/>
          <w:szCs w:val="21"/>
          <w:lang w:val="fr-FR"/>
        </w:rPr>
      </w:pPr>
    </w:p>
    <w:tbl>
      <w:tblPr>
        <w:tblStyle w:val="M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50988" w:rsidRPr="00250988" w14:paraId="5791639E" w14:textId="77777777" w:rsidTr="00E471EC">
        <w:tc>
          <w:tcPr>
            <w:tcW w:w="9060" w:type="dxa"/>
          </w:tcPr>
          <w:p w14:paraId="1F854AC0" w14:textId="77777777" w:rsidR="00250988" w:rsidRPr="00250988" w:rsidRDefault="00250988" w:rsidP="00250988">
            <w:pPr>
              <w:suppressAutoHyphens w:val="0"/>
              <w:spacing w:line="276" w:lineRule="auto"/>
              <w:jc w:val="both"/>
              <w:rPr>
                <w:rFonts w:ascii="Arial" w:hAnsi="Arial" w:cs="Arial"/>
                <w:sz w:val="21"/>
                <w:szCs w:val="21"/>
                <w:lang w:val="fr-FR"/>
              </w:rPr>
            </w:pPr>
            <w:r>
              <w:rPr>
                <w:rFonts w:ascii="Arial" w:hAnsi="Arial" w:cs="Arial"/>
                <w:noProof/>
                <w:sz w:val="21"/>
                <w:szCs w:val="21"/>
                <w:lang w:val="fr-FR"/>
              </w:rPr>
              <w:drawing>
                <wp:inline distT="0" distB="0" distL="0" distR="0" wp14:anchorId="2C9FF562" wp14:editId="0F95758A">
                  <wp:extent cx="5759450" cy="4076700"/>
                  <wp:effectExtent l="0" t="0" r="0" b="0"/>
                  <wp:docPr id="18446205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20556" name="Picture 1844620556"/>
                          <pic:cNvPicPr/>
                        </pic:nvPicPr>
                        <pic:blipFill>
                          <a:blip r:embed="rId11">
                            <a:extLst>
                              <a:ext uri="{28A0092B-C50C-407E-A947-70E740481C1C}">
                                <a14:useLocalDpi xmlns:a14="http://schemas.microsoft.com/office/drawing/2010/main" val="0"/>
                              </a:ext>
                            </a:extLst>
                          </a:blip>
                          <a:stretch>
                            <a:fillRect/>
                          </a:stretch>
                        </pic:blipFill>
                        <pic:spPr>
                          <a:xfrm>
                            <a:off x="0" y="0"/>
                            <a:ext cx="5759450" cy="4076700"/>
                          </a:xfrm>
                          <a:prstGeom prst="rect">
                            <a:avLst/>
                          </a:prstGeom>
                        </pic:spPr>
                      </pic:pic>
                    </a:graphicData>
                  </a:graphic>
                </wp:inline>
              </w:drawing>
            </w:r>
          </w:p>
        </w:tc>
      </w:tr>
    </w:tbl>
    <w:p w14:paraId="7FA78341"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eastAsia="fr-FR"/>
        </w:rPr>
      </w:pPr>
    </w:p>
    <w:p w14:paraId="5863532A" w14:textId="4952ABC1" w:rsidR="00250988" w:rsidRPr="00250988" w:rsidRDefault="00250988" w:rsidP="00250988">
      <w:pPr>
        <w:suppressAutoHyphens w:val="0"/>
        <w:autoSpaceDN/>
        <w:spacing w:after="0" w:line="240" w:lineRule="auto"/>
        <w:jc w:val="center"/>
        <w:textAlignment w:val="auto"/>
        <w:rPr>
          <w:rFonts w:ascii="Arial" w:eastAsia="Arial MT" w:hAnsi="Arial" w:cs="Arial"/>
          <w:kern w:val="0"/>
          <w:sz w:val="20"/>
          <w:szCs w:val="20"/>
          <w:lang w:val="fr-FR"/>
        </w:rPr>
      </w:pPr>
      <w:bookmarkStart w:id="289" w:name="_Toc216699561"/>
      <w:bookmarkStart w:id="290" w:name="_Toc217397555"/>
      <w:bookmarkStart w:id="291" w:name="_Toc220060529"/>
      <w:commentRangeStart w:id="259"/>
      <w:r>
        <w:rPr>
          <w:rFonts w:ascii="Arial" w:eastAsia="Arial MT" w:hAnsi="Arial" w:cs="Arial"/>
          <w:kern w:val="0"/>
          <w:sz w:val="20"/>
          <w:szCs w:val="20"/>
          <w:lang w:val="fr-FR"/>
        </w:rPr>
        <w:t xml:space="preserve">Figure xx : Niveau 1 de la GM – Développement d’options de résolution, préparation d’une réponse et clôture.</w:t>
      </w:r>
      <w:commentRangeEnd w:id="259"/>
      <w:r>
        <w:rPr>
          <w:rStyle w:val="Marquedecommentaire"/>
        </w:rPr>
        <w:commentReference w:id="259"/>
      </w:r>
      <w:bookmarkEnd w:id="289"/>
      <w:bookmarkEnd w:id="290"/>
      <w:bookmarkEnd w:id="291"/>
    </w:p>
    <w:p w14:paraId="757A6A84" w14:textId="77777777" w:rsidR="00250988" w:rsidRPr="00250988" w:rsidRDefault="00250988" w:rsidP="00250988">
      <w:pPr>
        <w:suppressAutoHyphens w:val="0"/>
        <w:autoSpaceDN/>
        <w:spacing w:after="0" w:line="240" w:lineRule="auto"/>
        <w:jc w:val="center"/>
        <w:textAlignment w:val="auto"/>
        <w:rPr>
          <w:rFonts w:ascii="Arial" w:eastAsia="Arial MT" w:hAnsi="Arial" w:cs="Arial"/>
          <w:kern w:val="0"/>
          <w:sz w:val="20"/>
          <w:szCs w:val="20"/>
          <w:lang w:val="fr-FR"/>
        </w:rPr>
      </w:pPr>
    </w:p>
    <w:p w14:paraId="7455383F" w14:textId="77777777" w:rsidR="00250988" w:rsidRPr="00250988" w:rsidRDefault="00250988" w:rsidP="00250988">
      <w:pPr>
        <w:suppressAutoHyphens w:val="0"/>
        <w:autoSpaceDN/>
        <w:spacing w:after="0" w:line="240" w:lineRule="auto"/>
        <w:jc w:val="center"/>
        <w:textAlignment w:val="auto"/>
        <w:rPr>
          <w:rFonts w:ascii="Arial" w:eastAsia="Arial MT" w:hAnsi="Arial" w:cs="Arial"/>
          <w:kern w:val="0"/>
          <w:sz w:val="20"/>
          <w:szCs w:val="20"/>
          <w:lang w:val="fr-FR"/>
        </w:rPr>
      </w:pPr>
    </w:p>
    <w:p w14:paraId="045BB11E" w14:textId="77777777" w:rsidR="00250988" w:rsidRPr="00250988" w:rsidRDefault="00250988" w:rsidP="00250988">
      <w:pPr>
        <w:suppressAutoHyphens w:val="0"/>
        <w:autoSpaceDN/>
        <w:spacing w:after="0" w:line="240" w:lineRule="auto"/>
        <w:textAlignment w:val="auto"/>
        <w:rPr>
          <w:rFonts w:ascii="Arial" w:eastAsia="Arial MT" w:hAnsi="Arial" w:cs="Arial"/>
          <w:i/>
          <w:iCs/>
          <w:kern w:val="0"/>
          <w:sz w:val="20"/>
          <w:szCs w:val="20"/>
          <w:lang w:val="fr-FR"/>
        </w:rPr>
      </w:pPr>
    </w:p>
    <w:p w14:paraId="4CA6727C" w14:textId="77777777" w:rsidR="00250988" w:rsidRPr="00250988" w:rsidRDefault="00250988" w:rsidP="00250988">
      <w:pPr>
        <w:keepNext/>
        <w:keepLines/>
        <w:numPr>
          <w:ilvl w:val="1"/>
          <w:numId w:val="14"/>
        </w:numPr>
        <w:suppressAutoHyphens w:val="0"/>
        <w:autoSpaceDN/>
        <w:spacing w:after="0" w:line="276" w:lineRule="auto"/>
        <w:ind w:left="0" w:firstLine="0"/>
        <w:jc w:val="both"/>
        <w:textAlignment w:val="auto"/>
        <w:outlineLvl w:val="2"/>
        <w:rPr>
          <w:rFonts w:ascii="Arial" w:eastAsia="SimSun" w:hAnsi="Arial" w:cs="Arial"/>
          <w:b/>
          <w:kern w:val="0"/>
          <w:sz w:val="21"/>
          <w:szCs w:val="21"/>
        </w:rPr>
      </w:pPr>
      <w:bookmarkStart w:id="292" w:name="_Toc216701281"/>
      <w:bookmarkStart w:id="293" w:name="_Toc217390191"/>
      <w:bookmarkStart w:id="294" w:name="_Toc222731561"/>
      <w:r>
        <w:rPr>
          <w:rFonts w:ascii="Arial" w:eastAsia="SimSun" w:hAnsi="Arial" w:cs="Arial"/>
          <w:b/>
          <w:kern w:val="0"/>
          <w:sz w:val="21"/>
          <w:szCs w:val="21"/>
        </w:rPr>
        <w:t>Deuxième niveau (indépendant) de gestion des griefs</w:t>
      </w:r>
      <w:bookmarkEnd w:id="292"/>
      <w:bookmarkEnd w:id="293"/>
      <w:bookmarkEnd w:id="294"/>
    </w:p>
    <w:p w14:paraId="2882EDCB"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41E94A0E"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Le deuxième niveau vise à traiter les griefs que le premier niveau n’a pas pu résoudre, et à identifier des solutions qui, si elles sont acceptées, seront contraignantes pour l’entité WCAG et le(s) plaignant(s). L’objectif est d’éviter le recours à la justice et d’essayer de parvenir à des règlements à l’amiable dans la mesure du possible. Aucun grief ne sera examiné par le deuxième niveau s’il n’a pas déjà été examiné par le premier niveau.</w:t>
      </w:r>
    </w:p>
    <w:p w14:paraId="2DCAD59A"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5971389B"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lastRenderedPageBreak/>
        <w:t>Le deuxième niveau de gestion des griefs sera traité par une entité externe telle que le Comité Local de Concertation, qui pourrait inclure des ONG guinéennes (le « Comité Externe des Griefs ») ou des experts environnementaux externes qui seront sélectionnés sur la base des critères suivants :</w:t>
      </w:r>
    </w:p>
    <w:p w14:paraId="67956CF8"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6A825E0D"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Extérieur à WCAG ;</w:t>
      </w:r>
    </w:p>
    <w:p w14:paraId="265F1182"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Expertise sur les sujets liés aux griefs ;</w:t>
      </w:r>
    </w:p>
    <w:p w14:paraId="282F7A93"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Expérience de la médiation et du travail dans les zones rurales et urbaines, sur l’engagement des parties prenantes et les questions foncières ; et</w:t>
      </w:r>
    </w:p>
    <w:p w14:paraId="407E24C8"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4255DC28"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L’ONG chargée des griefs examinera le grief avec toutes les parties intéressées.  Les procès-verbaux des réunions, y compris les modalités de résolution proposées, les comptes rendus de décisions, les accords conclus, seront préparés.</w:t>
      </w:r>
    </w:p>
    <w:p w14:paraId="72EBB9A7"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583E34AD" w14:textId="77777777" w:rsidR="00250988" w:rsidRPr="00250988" w:rsidRDefault="00250988" w:rsidP="00250988">
      <w:pPr>
        <w:suppressAutoHyphens w:val="0"/>
        <w:autoSpaceDN/>
        <w:spacing w:line="259" w:lineRule="auto"/>
        <w:textAlignment w:val="auto"/>
        <w:rPr>
          <w:rFonts w:ascii="Arial" w:eastAsia="Arial MT" w:hAnsi="Arial" w:cs="Arial"/>
          <w:kern w:val="0"/>
          <w:sz w:val="21"/>
          <w:szCs w:val="21"/>
          <w:lang w:val="fr-FR"/>
        </w:rPr>
      </w:pPr>
      <w:r>
        <w:rPr>
          <w:rFonts w:eastAsia="Arial MT"/>
          <w:noProof/>
          <w:kern w:val="0"/>
          <w:lang w:val="fr-FR" w:eastAsia="zh-CN"/>
        </w:rPr>
        <w:drawing>
          <wp:inline distT="0" distB="0" distL="0" distR="0" wp14:anchorId="73CAE6CD" wp14:editId="4A05451A">
            <wp:extent cx="5759450" cy="2089100"/>
            <wp:effectExtent l="0" t="0" r="0" b="6985"/>
            <wp:docPr id="10685559" name="Picture 1068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2">
                      <a:extLst>
                        <a:ext uri="{28A0092B-C50C-407E-A947-70E740481C1C}">
                          <a14:useLocalDpi xmlns:a14="http://schemas.microsoft.com/office/drawing/2010/main" val="0"/>
                        </a:ext>
                      </a:extLst>
                    </a:blip>
                    <a:stretch>
                      <a:fillRect/>
                    </a:stretch>
                  </pic:blipFill>
                  <pic:spPr>
                    <a:xfrm>
                      <a:off x="0" y="0"/>
                      <a:ext cx="5759450" cy="2089100"/>
                    </a:xfrm>
                    <a:prstGeom prst="rect">
                      <a:avLst/>
                    </a:prstGeom>
                  </pic:spPr>
                </pic:pic>
              </a:graphicData>
            </a:graphic>
          </wp:inline>
        </w:drawing>
      </w:r>
    </w:p>
    <w:p w14:paraId="6577B82C" w14:textId="2CC35F40" w:rsidR="00250988" w:rsidRPr="00250988" w:rsidRDefault="00250988" w:rsidP="00250988">
      <w:pPr>
        <w:suppressAutoHyphens w:val="0"/>
        <w:autoSpaceDN/>
        <w:spacing w:line="259" w:lineRule="auto"/>
        <w:jc w:val="center"/>
        <w:textAlignment w:val="auto"/>
        <w:rPr>
          <w:rFonts w:eastAsia="SimSun"/>
          <w:kern w:val="0"/>
          <w:lang w:val="fr-FR"/>
        </w:rPr>
      </w:pPr>
      <w:bookmarkStart w:id="295" w:name="_Toc217397556"/>
      <w:bookmarkStart w:id="296" w:name="_Toc220060530"/>
      <w:r>
        <w:rPr>
          <w:rFonts w:ascii="Arial" w:eastAsia="Arial MT" w:hAnsi="Arial" w:cs="Arial"/>
          <w:kern w:val="0"/>
          <w:sz w:val="20"/>
          <w:szCs w:val="20"/>
          <w:lang w:val="fr-FR" w:eastAsia="fr-FR"/>
        </w:rPr>
        <w:t xml:space="preserve">Figure </w:t>
      </w:r>
      <w:r>
        <w:rPr>
          <w:rFonts w:ascii="Arial" w:eastAsia="Arial MT" w:hAnsi="Arial" w:cs="Arial"/>
          <w:i/>
          <w:iCs/>
          <w:kern w:val="0"/>
          <w:sz w:val="20"/>
          <w:szCs w:val="20"/>
          <w:lang w:val="fr-FR" w:eastAsia="fr-FR"/>
        </w:rPr>
        <w:t xml:space="preserve">xx : </w:t>
      </w:r>
      <w:r>
        <w:rPr>
          <w:rFonts w:ascii="Arial" w:eastAsia="Arial MT" w:hAnsi="Arial" w:cs="Arial"/>
          <w:kern w:val="0"/>
          <w:sz w:val="20"/>
          <w:szCs w:val="20"/>
          <w:lang w:val="fr-FR" w:eastAsia="fr-FR"/>
        </w:rPr>
        <w:t xml:space="preserve"> Évaluation du grief en fonction de son niveau de risque et de la probabilité de sa répétition</w:t>
      </w:r>
      <w:bookmarkEnd w:id="295"/>
      <w:r>
        <w:rPr>
          <w:rFonts w:ascii="Arial" w:eastAsia="Arial MT" w:hAnsi="Arial" w:cs="Arial"/>
          <w:kern w:val="0"/>
          <w:sz w:val="20"/>
          <w:szCs w:val="20"/>
          <w:lang w:val="fr-FR" w:eastAsia="fr-FR"/>
        </w:rPr>
        <w:t>.</w:t>
      </w:r>
      <w:bookmarkEnd w:id="296"/>
      <w:r>
        <w:rPr>
          <w:rFonts w:ascii="Arial" w:eastAsia="Arial MT" w:hAnsi="Arial" w:cs="Arial"/>
          <w:kern w:val="0"/>
          <w:sz w:val="20"/>
          <w:szCs w:val="20"/>
          <w:lang w:val="fr-FR" w:eastAsia="fr-FR"/>
        </w:rPr>
        <w:t xml:space="preserve"> </w:t>
      </w:r>
    </w:p>
    <w:p w14:paraId="3CE15C55" w14:textId="77777777" w:rsidR="00250988" w:rsidRPr="00250988" w:rsidRDefault="00250988" w:rsidP="00250988">
      <w:pPr>
        <w:suppressAutoHyphens w:val="0"/>
        <w:autoSpaceDN/>
        <w:spacing w:line="259" w:lineRule="auto"/>
        <w:textAlignment w:val="auto"/>
        <w:rPr>
          <w:rFonts w:eastAsia="SimSun"/>
          <w:kern w:val="0"/>
          <w:lang w:val="fr-FR"/>
        </w:rPr>
      </w:pPr>
    </w:p>
    <w:p w14:paraId="149F55F1" w14:textId="77777777" w:rsidR="006A74CD" w:rsidRDefault="006A74CD">
      <w:pPr>
        <w:rPr>
          <w:lang w:val="fr-FR"/>
        </w:rPr>
      </w:pPr>
    </w:p>
    <w:sectPr w:rsidR="006A74CD">
      <w:footerReference w:type="default" r:id="rId13"/>
      <w:pgSz w:w="11906" w:h="16838"/>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Zhou Zilai" w:date="2026-03-05T10:16:00Z" w:initials="ZZ">
    <w:p w14:paraId="5113413F" w14:textId="77777777" w:rsidR="00C933E4" w:rsidRPr="00921A38" w:rsidRDefault="00C933E4" w:rsidP="00C933E4">
      <w:pPr>
        <w:pStyle w:val="Commentaire"/>
        <w:rPr>
          <w:lang w:val="en-GB"/>
        </w:rPr>
      </w:pPr>
      <w:r>
        <w:rPr>
          <w:rStyle w:val="Marquedecommentaire"/>
        </w:rPr>
        <w:annotationRef/>
      </w:r>
      <w:r w:rsidRPr="00921A38">
        <w:rPr>
          <w:lang w:val="en-GB" w:eastAsia="zh-CN"/>
        </w:rPr>
        <w:t>Suggest to change to:</w:t>
      </w:r>
    </w:p>
    <w:p w14:paraId="6ABAE001" w14:textId="77777777" w:rsidR="00C933E4" w:rsidRPr="00921A38" w:rsidRDefault="00C933E4" w:rsidP="00C933E4">
      <w:pPr>
        <w:pStyle w:val="Commentaire"/>
        <w:rPr>
          <w:lang w:val="en-GB"/>
        </w:rPr>
      </w:pPr>
    </w:p>
    <w:p w14:paraId="74A20C5F" w14:textId="77777777" w:rsidR="00C933E4" w:rsidRPr="00921A38" w:rsidRDefault="00C933E4" w:rsidP="00C933E4">
      <w:pPr>
        <w:pStyle w:val="Commentaire"/>
        <w:rPr>
          <w:lang w:val="en-GB"/>
        </w:rPr>
      </w:pPr>
      <w:r w:rsidRPr="00921A38">
        <w:rPr>
          <w:lang w:val="en-GB" w:eastAsia="zh-CN"/>
        </w:rPr>
        <w:t xml:space="preserve">"Include but not limited to" </w:t>
      </w:r>
    </w:p>
  </w:comment>
  <w:comment w:id="13" w:author="Zhou Zilai" w:date="2026-03-05T10:20:00Z" w:initials="ZZ">
    <w:p w14:paraId="666E945F" w14:textId="77777777" w:rsidR="00EF7EF8" w:rsidRPr="00921A38" w:rsidRDefault="00AB61A3" w:rsidP="00EF7EF8">
      <w:pPr>
        <w:pStyle w:val="Commentaire"/>
        <w:rPr>
          <w:lang w:val="en-GB"/>
        </w:rPr>
      </w:pPr>
      <w:r>
        <w:rPr>
          <w:rStyle w:val="Marquedecommentaire"/>
        </w:rPr>
        <w:annotationRef/>
      </w:r>
      <w:r w:rsidR="00EF7EF8" w:rsidRPr="00921A38">
        <w:rPr>
          <w:lang w:val="en-GB"/>
        </w:rPr>
        <w:t xml:space="preserve">The statement referring to the “risk of embankment or dam failure” is not sufficiently clear. It would be helpful to specify. What dam is being referred to?  OR Simply reword/soften the sentence. </w:t>
      </w:r>
    </w:p>
  </w:comment>
  <w:comment w:id="24" w:author="Zhou Zilai" w:date="2026-03-05T10:28:00Z" w:initials="ZZ">
    <w:p w14:paraId="2C332621" w14:textId="77777777" w:rsidR="00EF7EF8" w:rsidRPr="00921A38" w:rsidRDefault="00B5691A" w:rsidP="00EF7EF8">
      <w:pPr>
        <w:pStyle w:val="Commentaire"/>
        <w:rPr>
          <w:lang w:val="en-GB"/>
        </w:rPr>
      </w:pPr>
      <w:r>
        <w:rPr>
          <w:rStyle w:val="Marquedecommentaire"/>
        </w:rPr>
        <w:annotationRef/>
      </w:r>
      <w:r w:rsidR="00EF7EF8" w:rsidRPr="00921A38">
        <w:rPr>
          <w:lang w:val="en-GB"/>
        </w:rPr>
        <w:t xml:space="preserve">Cross reference? Where can readers find this map? </w:t>
      </w:r>
    </w:p>
  </w:comment>
  <w:comment w:id="43" w:author="Zhou Zilai" w:date="2026-03-06T11:02:00Z" w:initials="ZZ">
    <w:p w14:paraId="3A8E6DD2" w14:textId="3E060305" w:rsidR="000A70BB" w:rsidRPr="00921A38" w:rsidRDefault="000A70BB" w:rsidP="000A70BB">
      <w:pPr>
        <w:pStyle w:val="Commentaire"/>
        <w:rPr>
          <w:lang w:val="en-GB"/>
        </w:rPr>
      </w:pPr>
      <w:r>
        <w:rPr>
          <w:rStyle w:val="Marquedecommentaire"/>
        </w:rPr>
        <w:annotationRef/>
      </w:r>
      <w:r w:rsidRPr="00921A38">
        <w:rPr>
          <w:lang w:val="en-GB"/>
        </w:rPr>
        <w:t xml:space="preserve">The described measures contains over-commitment. It is suggested to rephrase or remove this dot point about setting up protection zone.  </w:t>
      </w:r>
    </w:p>
  </w:comment>
  <w:comment w:id="51" w:author="Zhou Zilai" w:date="2026-03-05T10:36:00Z" w:initials="ZZ">
    <w:p w14:paraId="139ED537" w14:textId="77777777" w:rsidR="007E3D8B" w:rsidRPr="00921A38" w:rsidRDefault="00A95554" w:rsidP="007E3D8B">
      <w:pPr>
        <w:pStyle w:val="Commentaire"/>
        <w:rPr>
          <w:lang w:val="en-GB"/>
        </w:rPr>
      </w:pPr>
      <w:r>
        <w:rPr>
          <w:rStyle w:val="Marquedecommentaire"/>
        </w:rPr>
        <w:annotationRef/>
      </w:r>
      <w:r w:rsidR="007E3D8B" w:rsidRPr="00921A38">
        <w:rPr>
          <w:lang w:val="en-GB"/>
        </w:rPr>
        <w:t>This sentence contains over-commitment (</w:t>
      </w:r>
      <w:proofErr w:type="spellStart"/>
      <w:r w:rsidR="007E3D8B" w:rsidRPr="00921A38">
        <w:rPr>
          <w:lang w:val="en-GB"/>
        </w:rPr>
        <w:t>i.e</w:t>
      </w:r>
      <w:proofErr w:type="spellEnd"/>
      <w:r w:rsidR="007E3D8B" w:rsidRPr="00921A38">
        <w:rPr>
          <w:lang w:val="en-GB"/>
        </w:rPr>
        <w:t xml:space="preserve"> the development of additional resilient infrastructure), suggest to remove. </w:t>
      </w:r>
    </w:p>
  </w:comment>
  <w:comment w:id="58" w:author="Zhou Zilai" w:date="2026-03-05T10:42:00Z" w:initials="ZZ">
    <w:p w14:paraId="459245BB" w14:textId="3F2B4608" w:rsidR="00900621" w:rsidRPr="00921A38" w:rsidRDefault="00900621" w:rsidP="00900621">
      <w:pPr>
        <w:pStyle w:val="Commentaire"/>
        <w:rPr>
          <w:lang w:val="en-GB"/>
        </w:rPr>
      </w:pPr>
      <w:r>
        <w:rPr>
          <w:rStyle w:val="Marquedecommentaire"/>
        </w:rPr>
        <w:annotationRef/>
      </w:r>
      <w:r w:rsidRPr="00921A38">
        <w:rPr>
          <w:lang w:val="en-GB"/>
        </w:rPr>
        <w:t xml:space="preserve">This sentence describe the deployment of real-time monitoring system. – contains over commitment, please remove.  </w:t>
      </w:r>
    </w:p>
  </w:comment>
  <w:comment w:id="61" w:author="Zhou Zilai" w:date="2026-03-05T11:19:00Z" w:initials="ZZ">
    <w:p w14:paraId="017AA692" w14:textId="77777777" w:rsidR="00633FFD" w:rsidRPr="00921A38" w:rsidRDefault="001B5F8D" w:rsidP="00633FFD">
      <w:pPr>
        <w:pStyle w:val="Commentaire"/>
        <w:rPr>
          <w:lang w:val="en-GB"/>
        </w:rPr>
      </w:pPr>
      <w:r>
        <w:rPr>
          <w:rStyle w:val="Marquedecommentaire"/>
        </w:rPr>
        <w:annotationRef/>
      </w:r>
      <w:r w:rsidR="00633FFD" w:rsidRPr="00921A38">
        <w:rPr>
          <w:lang w:val="en-GB"/>
        </w:rPr>
        <w:t xml:space="preserve">The resilience measures described in this section (e.g., equipment elevation, anchoring against strong winds and flooding, thermal insulation, and automatic leak detection and emergency shutdown systems) do not appear to be reflected in the feasibility study. If these measures are not part of the project design at this stage, it is recommended to remove or revise this description to ensure consistency with the feasibility study.  </w:t>
      </w:r>
    </w:p>
  </w:comment>
  <w:comment w:id="66" w:author="Zhou Zilai" w:date="2026-03-05T11:31:00Z" w:initials="ZZ">
    <w:p w14:paraId="226021E7" w14:textId="2385501B" w:rsidR="00712BB4" w:rsidRPr="00921A38" w:rsidRDefault="00584294" w:rsidP="00712BB4">
      <w:pPr>
        <w:pStyle w:val="Commentaire"/>
        <w:rPr>
          <w:lang w:val="en-GB"/>
        </w:rPr>
      </w:pPr>
      <w:r>
        <w:rPr>
          <w:rStyle w:val="Marquedecommentaire"/>
        </w:rPr>
        <w:annotationRef/>
      </w:r>
      <w:r w:rsidR="00712BB4" w:rsidRPr="00921A38">
        <w:rPr>
          <w:lang w:val="en-GB"/>
        </w:rPr>
        <w:t xml:space="preserve">Are these measures described in the FS? If these measures are not part of the project design at this stage, it is recommended to remove or revise this description to ensure consistency with the feasibility study.  </w:t>
      </w:r>
    </w:p>
  </w:comment>
  <w:comment w:id="126" w:author="Zhou Zilai" w:date="2026-03-05T14:34:00Z" w:initials="ZZ">
    <w:p w14:paraId="56692D74" w14:textId="77777777" w:rsidR="00883A82" w:rsidRPr="00921A38" w:rsidRDefault="00883A82" w:rsidP="00883A82">
      <w:pPr>
        <w:pStyle w:val="Commentaire"/>
        <w:rPr>
          <w:lang w:val="en-GB"/>
        </w:rPr>
      </w:pPr>
      <w:r>
        <w:rPr>
          <w:rStyle w:val="Marquedecommentaire"/>
        </w:rPr>
        <w:annotationRef/>
      </w:r>
      <w:r w:rsidRPr="00921A38">
        <w:rPr>
          <w:lang w:val="en-GB"/>
        </w:rPr>
        <w:t xml:space="preserve">Please specify the source of this reference. </w:t>
      </w:r>
    </w:p>
  </w:comment>
  <w:comment w:id="136" w:author="Zhou Zilai" w:date="2026-03-05T15:21:00Z" w:initials="ZZ">
    <w:p w14:paraId="7DAFE68B" w14:textId="77777777" w:rsidR="005D618C" w:rsidRPr="00921A38" w:rsidRDefault="005D618C" w:rsidP="005D618C">
      <w:pPr>
        <w:pStyle w:val="Commentaire"/>
        <w:rPr>
          <w:lang w:val="en-GB"/>
        </w:rPr>
      </w:pPr>
      <w:r>
        <w:rPr>
          <w:rStyle w:val="Marquedecommentaire"/>
        </w:rPr>
        <w:annotationRef/>
      </w:r>
      <w:r w:rsidRPr="00921A38">
        <w:rPr>
          <w:lang w:val="en-GB" w:eastAsia="zh-CN"/>
        </w:rPr>
        <w:t>It is recommended to include a methodology section explaining the approach used for the ecosystem services assessment</w:t>
      </w:r>
    </w:p>
  </w:comment>
  <w:comment w:id="137" w:author="Ismael SAMBY" w:date="2026-07-17T13:19:00Z" w:initials="IS">
    <w:p w14:paraId="62566017" w14:textId="39250E30" w:rsidR="00C93A69" w:rsidRDefault="00C93A69">
      <w:pPr>
        <w:pStyle w:val="Commentaire"/>
      </w:pPr>
      <w:r>
        <w:rPr>
          <w:rStyle w:val="Marquedecommentaire"/>
        </w:rPr>
        <w:annotationRef/>
      </w:r>
      <w:r>
        <w:t xml:space="preserve">Corrigé dans la section 13.1 ci-dessus </w:t>
      </w:r>
    </w:p>
  </w:comment>
  <w:comment w:id="138" w:author="Zhou Zilai" w:date="2026-03-05T14:06:00Z" w:initials="ZZ">
    <w:p w14:paraId="4DD614D3" w14:textId="77777777" w:rsidR="002E69ED" w:rsidRPr="00C93A69" w:rsidRDefault="002E69ED" w:rsidP="002E69ED">
      <w:pPr>
        <w:pStyle w:val="Commentaire"/>
        <w:rPr>
          <w:lang w:val="fr-FR"/>
        </w:rPr>
      </w:pPr>
      <w:r>
        <w:rPr>
          <w:rStyle w:val="Marquedecommentaire"/>
        </w:rPr>
        <w:annotationRef/>
      </w:r>
      <w:proofErr w:type="spellStart"/>
      <w:r w:rsidRPr="00C93A69">
        <w:rPr>
          <w:lang w:val="fr-FR"/>
        </w:rPr>
        <w:t>Please</w:t>
      </w:r>
      <w:proofErr w:type="spellEnd"/>
      <w:r w:rsidRPr="00C93A69">
        <w:rPr>
          <w:lang w:val="fr-FR"/>
        </w:rPr>
        <w:t xml:space="preserve"> </w:t>
      </w:r>
      <w:proofErr w:type="spellStart"/>
      <w:r w:rsidRPr="00C93A69">
        <w:rPr>
          <w:lang w:val="fr-FR"/>
        </w:rPr>
        <w:t>specify</w:t>
      </w:r>
      <w:proofErr w:type="spellEnd"/>
      <w:r w:rsidRPr="00C93A69">
        <w:rPr>
          <w:lang w:val="fr-FR"/>
        </w:rPr>
        <w:t xml:space="preserve"> </w:t>
      </w:r>
      <w:proofErr w:type="spellStart"/>
      <w:r w:rsidRPr="00C93A69">
        <w:rPr>
          <w:lang w:val="fr-FR"/>
        </w:rPr>
        <w:t>this</w:t>
      </w:r>
      <w:proofErr w:type="spellEnd"/>
      <w:r w:rsidRPr="00C93A69">
        <w:rPr>
          <w:lang w:val="fr-FR"/>
        </w:rPr>
        <w:t xml:space="preserve"> </w:t>
      </w:r>
      <w:proofErr w:type="spellStart"/>
      <w:r w:rsidRPr="00C93A69">
        <w:rPr>
          <w:lang w:val="fr-FR"/>
        </w:rPr>
        <w:t>reference</w:t>
      </w:r>
      <w:proofErr w:type="spellEnd"/>
      <w:r w:rsidRPr="00C93A69">
        <w:rPr>
          <w:lang w:val="fr-FR"/>
        </w:rPr>
        <w:t xml:space="preserve">. </w:t>
      </w:r>
    </w:p>
  </w:comment>
  <w:comment w:id="171" w:author="Zhou Zilai" w:date="2026-03-05T14:35:00Z" w:initials="ZZ">
    <w:p w14:paraId="151FAC97" w14:textId="77777777" w:rsidR="00883A82" w:rsidRPr="00921A38" w:rsidRDefault="00883A82" w:rsidP="00883A82">
      <w:pPr>
        <w:pStyle w:val="Commentaire"/>
        <w:rPr>
          <w:lang w:val="en-GB"/>
        </w:rPr>
      </w:pPr>
      <w:r>
        <w:rPr>
          <w:rStyle w:val="Marquedecommentaire"/>
        </w:rPr>
        <w:annotationRef/>
      </w:r>
      <w:r w:rsidRPr="00921A38">
        <w:rPr>
          <w:lang w:val="en-GB"/>
        </w:rPr>
        <w:t xml:space="preserve">Please specify the source of this reference. </w:t>
      </w:r>
    </w:p>
  </w:comment>
  <w:comment w:id="223" w:author="Zhou Zilai" w:date="2026-03-05T14:20:00Z" w:initials="ZZ">
    <w:p w14:paraId="2A1E512C" w14:textId="77777777" w:rsidR="000C3F2F" w:rsidRPr="00921A38" w:rsidRDefault="007B4681" w:rsidP="000C3F2F">
      <w:pPr>
        <w:pStyle w:val="Commentaire"/>
        <w:rPr>
          <w:lang w:val="en-GB"/>
        </w:rPr>
      </w:pPr>
      <w:r>
        <w:rPr>
          <w:rStyle w:val="Marquedecommentaire"/>
        </w:rPr>
        <w:annotationRef/>
      </w:r>
      <w:r w:rsidR="000C3F2F" w:rsidRPr="00921A38">
        <w:rPr>
          <w:lang w:val="en-GB"/>
        </w:rPr>
        <w:t xml:space="preserve">The current wording seems speculative and may be mis-interpreted as  suggesting a significant risk to local drinking water resources. It is recommended to revise the wording to present the risk in a more structured ESIA manner. </w:t>
      </w:r>
    </w:p>
  </w:comment>
  <w:comment w:id="228" w:author="Zhou Zilai" w:date="2026-03-05T14:21:00Z" w:initials="ZZ">
    <w:p w14:paraId="41B8B93F" w14:textId="24CF40F0" w:rsidR="00EB33D0" w:rsidRPr="00921A38" w:rsidRDefault="00EB33D0" w:rsidP="00EB33D0">
      <w:pPr>
        <w:pStyle w:val="Commentaire"/>
        <w:rPr>
          <w:lang w:val="en-GB"/>
        </w:rPr>
      </w:pPr>
      <w:r>
        <w:rPr>
          <w:rStyle w:val="Marquedecommentaire"/>
        </w:rPr>
        <w:annotationRef/>
      </w:r>
      <w:r w:rsidRPr="00921A38">
        <w:rPr>
          <w:lang w:val="en-GB" w:eastAsia="zh-CN"/>
        </w:rPr>
        <w:t xml:space="preserve">Please specify the source of this reference </w:t>
      </w:r>
    </w:p>
  </w:comment>
  <w:comment w:id="235" w:author="Zhou Zilai" w:date="2026-03-05T14:34:00Z" w:initials="ZZ">
    <w:p w14:paraId="3F5F0A43" w14:textId="77777777" w:rsidR="00FF4D32" w:rsidRPr="00921A38" w:rsidRDefault="00BE1043" w:rsidP="00FF4D32">
      <w:pPr>
        <w:pStyle w:val="Commentaire"/>
        <w:rPr>
          <w:lang w:val="en-GB"/>
        </w:rPr>
      </w:pPr>
      <w:r>
        <w:rPr>
          <w:rStyle w:val="Marquedecommentaire"/>
        </w:rPr>
        <w:annotationRef/>
      </w:r>
      <w:r w:rsidR="00FF4D32" w:rsidRPr="00921A38">
        <w:rPr>
          <w:lang w:val="en-GB"/>
        </w:rPr>
        <w:t xml:space="preserve">There is no Impact Assessment related to fishing. Please specify the reason or include an impact assessment. </w:t>
      </w:r>
    </w:p>
  </w:comment>
  <w:comment w:id="236" w:author="Dr IBRAHIMA DIALLO" w:date="2026-08-17T10:00:00Z" w:initials="ID">
    <w:p w14:paraId="3EA0001" w14:textId="3EB0001" w:rsidR="004403C4" w:rsidRDefault="004403C4">
      <w:pPr>
        <w:pStyle w:val="Commentaire"/>
      </w:pPr>
      <w:r>
        <w:rPr>
          <w:rStyle w:val="Marquedecommentaire"/>
          <w:highlight w:val="yellow"/>
        </w:rPr>
        <w:annotationRef/>
      </w:r>
      <w:r>
        <w:rPr>
          <w:highlight w:val="yellow"/>
          <w:lang w:val="fr-FR"/>
        </w:rPr>
        <w:t xml:space="preserve">Ajouter le cadre applicable au bailleur : le Projet étant financé par la China Exim Bank, il convient de rattacher l'analyse climatique aux « Lignes directrices pour la protection de l'environnement écologique dans les projets d'investissement et de coopération à l'étranger » (MOFCOM/MEE, 2022) et aux orientations de développement vert de la Chine (BRI verte, 2021), ainsi qu'à la Stratégie nationale d'adaptation de la Chine à l'horizon 2035. Recommandation : préciser aussi que le chapitre traite l'adaptation, un inventaire des émissions de GES (atténuation) restant nécessaire compte tenu de la centrale à charbon et de la gazéification.</w:t>
      </w:r>
    </w:p>
  </w:comment>
  <w:comment w:id="237" w:author="Dr IBRAHIMA DIALLO" w:date="2026-08-17T10:00:00Z" w:initials="ID">
    <w:p w14:paraId="3EA0002" w14:textId="3EB0002" w:rsidR="004403C4" w:rsidRDefault="004403C4">
      <w:pPr>
        <w:pStyle w:val="Commentaire"/>
      </w:pPr>
      <w:r>
        <w:rPr>
          <w:rStyle w:val="Marquedecommentaire"/>
          <w:highlight w:val="yellow"/>
        </w:rPr>
        <w:annotationRef/>
      </w:r>
      <w:r>
        <w:rPr>
          <w:highlight w:val="yellow"/>
          <w:lang w:val="fr-FR"/>
        </w:rPr>
        <w:t xml:space="preserve">Point de conformité majeur : le Projet comporte une centrale thermique au charbon et une unité de gazéification du charbon, alors que la Chine s'est engagée (annonce du 21 septembre 2021) à ne plus construire de nouvelles centrales à charbon à l'étranger. Recommandation : justifier explicitement le recours au charbon au regard de cet engagement, documenter l'analyse d'alternatives (gaz, biomasse, solaire renforcé), et maximiser la part renouvelable. Ce point est susceptible d'être bloquant pour un financement chinois et devra être traité en amont.</w:t>
      </w:r>
    </w:p>
  </w:comment>
  <w:comment w:id="238" w:author="Dr IBRAHIMA DIALLO" w:date="2026-08-17T10:00:00Z" w:initials="ID">
    <w:p w14:paraId="3EA0003" w14:textId="3EB0003" w:rsidR="004403C4" w:rsidRDefault="004403C4">
      <w:pPr>
        <w:pStyle w:val="Commentaire"/>
      </w:pPr>
      <w:r>
        <w:rPr>
          <w:rStyle w:val="Marquedecommentaire"/>
          <w:highlight w:val="yellow"/>
        </w:rPr>
        <w:annotationRef/>
      </w:r>
      <w:r>
        <w:rPr>
          <w:highlight w:val="yellow"/>
          <w:lang w:val="fr-FR"/>
        </w:rPr>
        <w:t xml:space="preserve">Sécurité du parc à résidus — point critique : la surélévation « par la méthode amont » est la technique la moins sûre (risque de liquéfaction et de rupture, cf. Brumadinho). La réglementation chinoise et les bonnes pratiques internationales la restreignent fortement, en particulier en zone sismique ou à forte pluviométrie. Recommandation : justifier ce choix par une étude géotechnique et sismique, ou privilégier la méthode aval/axiale, conformément à la GB 50863-2013 (conception) et à la GB 39496-2020 (sécurité des parcs à résidus). Prévoir une étude de rupture de digue (dam-break).</w:t>
      </w:r>
    </w:p>
  </w:comment>
  <w:comment w:id="239" w:author="Dr IBRAHIMA DIALLO" w:date="2026-08-17T10:00:00Z" w:initials="ID">
    <w:p w14:paraId="3EA0004" w14:textId="3EB0004" w:rsidR="004403C4" w:rsidRDefault="004403C4">
      <w:pPr>
        <w:pStyle w:val="Commentaire"/>
      </w:pPr>
      <w:r>
        <w:rPr>
          <w:rStyle w:val="Marquedecommentaire"/>
          <w:highlight w:val="yellow"/>
        </w:rPr>
        <w:annotationRef/>
      </w:r>
      <w:r>
        <w:rPr>
          <w:highlight w:val="yellow"/>
          <w:lang w:val="fr-FR"/>
        </w:rPr>
        <w:t xml:space="preserve">Préciser le niveau de protection retenu : définir la crue de projet (période de retour, ex. 1:1000 ans pour un parc à résidus) et la revanche, conformément aux normes chinoises de conception (GB 50863-2013, GB 51018, GB 50201 pour la protection contre les crues), en intégrant la majoration des pluies extrêmes liée au changement climatique (scénarios GIEC SSP). Recommandation : documenter le bilan hydrique et la crue de projet du bassin de régulation.</w:t>
      </w:r>
    </w:p>
  </w:comment>
  <w:comment w:id="240" w:author="Dr IBRAHIMA DIALLO" w:date="2026-08-17T10:00:00Z" w:initials="ID">
    <w:p w14:paraId="3EA0005" w14:textId="3EB0005" w:rsidR="004403C4" w:rsidRDefault="004403C4">
      <w:pPr>
        <w:pStyle w:val="Commentaire"/>
      </w:pPr>
      <w:r>
        <w:rPr>
          <w:rStyle w:val="Marquedecommentaire"/>
          <w:highlight w:val="yellow"/>
        </w:rPr>
        <w:annotationRef/>
      </w:r>
      <w:r>
        <w:rPr>
          <w:highlight w:val="yellow"/>
          <w:lang w:val="fr-FR"/>
        </w:rPr>
        <w:t xml:space="preserve">Compléter les bases de dimensionnement : préciser les référentiels de conception parasismique (GB 18306 zonage sismique, GB 50011 conception parasismique des bâtiments) et les hypothèses climatiques (températures, pluies, vent) issues de projections GIEC (scénarios SSP) plutôt que des seules valeurs historiques. Les ouvrages critiques (digues, fours, stockages chimiques) devraient être conçus sur des horizons climatiques longs.</w:t>
      </w:r>
    </w:p>
  </w:comment>
  <w:comment w:id="241" w:author="Dr IBRAHIMA DIALLO" w:date="2026-08-17T10:00:00Z" w:initials="ID">
    <w:p w14:paraId="3EA0006" w14:textId="3EB0006" w:rsidR="004403C4" w:rsidRDefault="004403C4">
      <w:pPr>
        <w:pStyle w:val="Commentaire"/>
      </w:pPr>
      <w:r>
        <w:rPr>
          <w:rStyle w:val="Marquedecommentaire"/>
          <w:highlight w:val="yellow"/>
        </w:rPr>
        <w:annotationRef/>
      </w:r>
      <w:r>
        <w:rPr>
          <w:highlight w:val="yellow"/>
          <w:lang w:val="fr-FR"/>
        </w:rPr>
        <w:t xml:space="preserve">Compléter la base normative de la résilience par les référentiels du bailleur et internationaux : MOFCOM/MEE (2022), cadre de la TCFD pour les risques climatiques financiers, et normes de management ISO 14090 (adaptation au changement climatique). Ceci structure l'analyse au-delà de la seule définition du code guinéen.</w:t>
      </w:r>
    </w:p>
  </w:comment>
  <w:comment w:id="242" w:author="Dr IBRAHIMA DIALLO" w:date="2026-08-17T10:00:00Z" w:initials="ID">
    <w:p w14:paraId="3EA0007" w14:textId="3EB0007" w:rsidR="004403C4" w:rsidRDefault="004403C4">
      <w:pPr>
        <w:pStyle w:val="Commentaire"/>
      </w:pPr>
      <w:r>
        <w:rPr>
          <w:rStyle w:val="Marquedecommentaire"/>
          <w:highlight w:val="yellow"/>
        </w:rPr>
        <w:annotationRef/>
      </w:r>
      <w:r>
        <w:rPr>
          <w:highlight w:val="yellow"/>
          <w:lang w:val="fr-FR"/>
        </w:rPr>
        <w:t xml:space="preserve">Recommandation : quantifier la part de l'énergie renouvelable (capacité PV installée, taux de couverture) et présenter la trajectoire de décarbonation du complexe, en cohérence avec la politique chinoise de sortie du charbon à l'étranger et de développement vert. Un simple « complément » photovoltaïque est insuffisant pour démontrer l'alignement avec les attentes du bailleur.</w:t>
      </w:r>
    </w:p>
  </w:comment>
  <w:comment w:id="243" w:author="Dr IBRAHIMA DIALLO" w:date="2026-08-17T10:00:00Z" w:initials="ID">
    <w:p w14:paraId="3EA0008" w14:textId="3EB0008" w:rsidR="004403C4" w:rsidRDefault="004403C4">
      <w:pPr>
        <w:pStyle w:val="Commentaire"/>
      </w:pPr>
      <w:r>
        <w:rPr>
          <w:rStyle w:val="Marquedecommentaire"/>
          <w:highlight w:val="yellow"/>
        </w:rPr>
        <w:annotationRef/>
      </w:r>
      <w:r>
        <w:rPr>
          <w:highlight w:val="yellow"/>
          <w:lang w:val="fr-FR"/>
        </w:rPr>
        <w:t xml:space="preserve">Préciser le bilan et la classification du résidu : indiquer la capacité totale de stockage (toutes phases), la classe de l'ouvrage selon la GB 50863-2013, et la caractérisation des boues rouges (pH, corrosivité, lixiviation selon GB 5085.1/5085.3) déterminant les exigences d'étanchéité (GB 18599-2020, catégorie II). Le dimensionnement doit intégrer l'aléa pluviométrique climatique.</w:t>
      </w:r>
    </w:p>
  </w:comment>
  <w:comment w:id="244" w:author="Dr IBRAHIMA DIALLO" w:date="2026-08-17T10:00:00Z" w:initials="ID">
    <w:p w14:paraId="3EA0009" w14:textId="3EB0009" w:rsidR="004403C4" w:rsidRDefault="004403C4">
      <w:pPr>
        <w:pStyle w:val="Commentaire"/>
      </w:pPr>
      <w:r>
        <w:rPr>
          <w:rStyle w:val="Marquedecommentaire"/>
          <w:highlight w:val="yellow"/>
        </w:rPr>
        <w:annotationRef/>
      </w:r>
      <w:r>
        <w:rPr>
          <w:highlight w:val="yellow"/>
          <w:lang w:val="fr-FR"/>
        </w:rPr>
        <w:t xml:space="preserve">Formulation trop générale et différée. Recommandation : engager dès à présent l'étude d'évaluation des risques climatiques annoncée dans le chapitre, structurée selon la TCFD/GIEC (aléas, exposition, vulnérabilité, mesures), avec un plan d'adaptation chiffré et un calendrier. Le report « aux phases ultérieures » n'est pas conforme aux attentes d'un bailleur exigeant une évaluation climatique en amont.</w:t>
      </w:r>
    </w:p>
  </w:comment>
  <w:comment w:id="245" w:author="Dr IBRAHIMA DIALLO" w:date="2026-08-17T10:00:00Z" w:initials="ID">
    <w:p w14:paraId="3EA000A" w14:textId="3EB000A" w:rsidR="004403C4" w:rsidRDefault="004403C4">
      <w:pPr>
        <w:pStyle w:val="Commentaire"/>
      </w:pPr>
      <w:r>
        <w:rPr>
          <w:rStyle w:val="Marquedecommentaire"/>
          <w:highlight w:val="yellow"/>
        </w:rPr>
        <w:annotationRef/>
      </w:r>
      <w:r>
        <w:rPr>
          <w:highlight w:val="yellow"/>
          <w:lang w:val="fr-FR"/>
        </w:rPr>
        <w:t xml:space="preserve">Compléter le cadre méthodologique : au-delà de l'EEM et du SCEE-CE, rattacher l'analyse à la NP 6 de la SFI et à la norme ESS6 de la Banque mondiale (habitats naturels/critiques, services écosystémiques prioritaires), ainsi qu'aux orientations chinoises de développement vert à l'étranger (MOFCOM/MEE, 2022). Ceci ancre l'évaluation dans les référentiels attendus par le bailleur.</w:t>
      </w:r>
    </w:p>
  </w:comment>
  <w:comment w:id="246" w:author="Dr IBRAHIMA DIALLO" w:date="2026-08-17T10:00:00Z" w:initials="ID">
    <w:p w14:paraId="3EA000B" w14:textId="3EB000B" w:rsidR="004403C4" w:rsidRDefault="004403C4">
      <w:pPr>
        <w:pStyle w:val="Commentaire"/>
      </w:pPr>
      <w:r>
        <w:rPr>
          <w:rStyle w:val="Marquedecommentaire"/>
          <w:highlight w:val="yellow"/>
        </w:rPr>
        <w:annotationRef/>
      </w:r>
      <w:r>
        <w:rPr>
          <w:highlight w:val="yellow"/>
          <w:lang w:val="fr-FR"/>
        </w:rPr>
        <w:t xml:space="preserve">Les mangroves constituent un habitat naturel (potentiellement critique) et un puits de carbone bleu, protégé par la Convention de Ramsar (Chine et Guinée parties). Recommandation : appliquer une exigence de « perte nette nulle », voire de gain net, avec un Plan d'action biodiversité (BAP) dédié, et quantifier les surfaces de mangrove affectées ainsi que les mesures de restauration/compensation. À traiter au titre de la NP 6 de la SFI.</w:t>
      </w:r>
    </w:p>
  </w:comment>
  <w:comment w:id="247" w:author="Dr IBRAHIMA DIALLO" w:date="2026-08-17T10:00:00Z" w:initials="ID">
    <w:p w14:paraId="3EA000C" w14:textId="3EB000C" w:rsidR="004403C4" w:rsidRDefault="004403C4">
      <w:pPr>
        <w:pStyle w:val="Commentaire"/>
      </w:pPr>
      <w:r>
        <w:rPr>
          <w:rStyle w:val="Marquedecommentaire"/>
          <w:highlight w:val="yellow"/>
        </w:rPr>
        <w:annotationRef/>
      </w:r>
      <w:r>
        <w:rPr>
          <w:highlight w:val="yellow"/>
          <w:lang w:val="fr-FR"/>
        </w:rPr>
        <w:t xml:space="preserve">Préciser les mesures et référentiels de maîtrise du risque : étanchéité du parc à résidus selon la GB 18599-2020 (catégorie II), surveillance des eaux souterraines selon la GB/T 14848-2017, et comparaison de l'eau de consommation aux normes GB 5749 (eau potable). Recommandation : intégrer un réseau piézométrique amont/aval avec état de référence et seuils d'alerte.</w:t>
      </w:r>
    </w:p>
  </w:comment>
  <w:comment w:id="248" w:author="Dr IBRAHIMA DIALLO" w:date="2026-08-17T10:00:00Z" w:initials="ID">
    <w:p w14:paraId="3EA000D" w14:textId="3EB000D" w:rsidR="004403C4" w:rsidRDefault="004403C4">
      <w:pPr>
        <w:pStyle w:val="Commentaire"/>
      </w:pPr>
      <w:r>
        <w:rPr>
          <w:rStyle w:val="Marquedecommentaire"/>
          <w:highlight w:val="yellow"/>
        </w:rPr>
        <w:annotationRef/>
      </w:r>
      <w:r>
        <w:rPr>
          <w:highlight w:val="yellow"/>
          <w:lang w:val="fr-FR"/>
        </w:rPr>
        <w:t xml:space="preserve">Incohérence à corriger : l'impact est qualifié « majeure pendant la phase de construction » deux fois — il s'agit vraisemblablement de la phase d'exploitation. Rectifier la phase visée pour la ressource en eau de consommation.</w:t>
      </w:r>
    </w:p>
  </w:comment>
  <w:comment w:id="249" w:author="Dr IBRAHIMA DIALLO" w:date="2026-08-17T10:00:00Z" w:initials="ID">
    <w:p w14:paraId="3EA000E" w14:textId="3EB000E" w:rsidR="004403C4" w:rsidRDefault="004403C4">
      <w:pPr>
        <w:pStyle w:val="Commentaire"/>
      </w:pPr>
      <w:r>
        <w:rPr>
          <w:rStyle w:val="Marquedecommentaire"/>
          <w:highlight w:val="yellow"/>
        </w:rPr>
        <w:annotationRef/>
      </w:r>
      <w:r>
        <w:rPr>
          <w:highlight w:val="yellow"/>
          <w:lang w:val="fr-FR"/>
        </w:rPr>
        <w:t xml:space="preserve">Expliciter la méthode de cotation : présenter la matrice de significativité (ampleur × sensibilité/valeur) et les seuils de qualification, et quantifier les services écosystémiques lorsque possible (approche SCEE-CE, unités biophysiques et, si faisable, monétaires). Une cotation reproductible et traçable est attendue par le bailleur.</w:t>
      </w:r>
    </w:p>
  </w:comment>
  <w:comment w:id="250" w:author="Dr IBRAHIMA DIALLO" w:date="2026-08-17T10:00:00Z" w:initials="ID">
    <w:p w14:paraId="3EA000F" w14:textId="3EB000F" w:rsidR="004403C4" w:rsidRDefault="004403C4">
      <w:pPr>
        <w:pStyle w:val="Commentaire"/>
      </w:pPr>
      <w:r>
        <w:rPr>
          <w:rStyle w:val="Marquedecommentaire"/>
          <w:highlight w:val="yellow"/>
        </w:rPr>
        <w:annotationRef/>
      </w:r>
      <w:r>
        <w:rPr>
          <w:highlight w:val="yellow"/>
          <w:lang w:val="fr-FR"/>
        </w:rPr>
        <w:t xml:space="preserve">Recommandation : formaliser une Évaluation des Impacts Cumulatifs (ÉIC) avec les projets AMCP (Cargo Port, Bauxite Port, Railway) selon la Note d'orientation de la SFI sur les impacts cumulatifs, plutôt qu'un simple usage « complémentaire » des données. Les effets cumulatifs sur la pêche, les mangroves et les ressources en eau doivent être évalués conjointement.</w:t>
      </w:r>
    </w:p>
  </w:comment>
  <w:comment w:id="251" w:author="Dr IBRAHIMA DIALLO" w:date="2026-08-17T10:00:00Z" w:initials="ID">
    <w:p w14:paraId="3EA0010" w14:textId="3EB0010" w:rsidR="004403C4" w:rsidRDefault="004403C4">
      <w:pPr>
        <w:pStyle w:val="Commentaire"/>
      </w:pPr>
      <w:r>
        <w:rPr>
          <w:rStyle w:val="Marquedecommentaire"/>
          <w:highlight w:val="yellow"/>
        </w:rPr>
        <w:annotationRef/>
      </w:r>
      <w:r>
        <w:rPr>
          <w:highlight w:val="yellow"/>
          <w:lang w:val="fr-FR"/>
        </w:rPr>
        <w:t xml:space="preserve">Artefact de mise en forme (« Top of Form » / « Bottom of Form ») issu d'un copier-coller depuis un formulaire web : à supprimer. Vérifier l'ensemble du document pour d'autres artefacts similaires.</w:t>
      </w:r>
    </w:p>
  </w:comment>
  <w:comment w:id="252" w:author="Dr IBRAHIMA DIALLO" w:date="2026-08-17T10:00:00Z" w:initials="ID">
    <w:p w14:paraId="3EA0011" w14:textId="3EB0011" w:rsidR="004403C4" w:rsidRDefault="004403C4">
      <w:pPr>
        <w:pStyle w:val="Commentaire"/>
      </w:pPr>
      <w:r>
        <w:rPr>
          <w:rStyle w:val="Marquedecommentaire"/>
          <w:highlight w:val="yellow"/>
        </w:rPr>
        <w:annotationRef/>
      </w:r>
      <w:r>
        <w:rPr>
          <w:highlight w:val="yellow"/>
          <w:lang w:val="fr-FR"/>
        </w:rPr>
        <w:t xml:space="preserve">Point social important : l'absence d'accès à l'eau potable améliorée impose que le Projet garantisse un approvisionnement en eau potable conforme (norme chinoise GB 5749 ou lignes directrices OMS) sur les sites de réinstallation et, en bonne pratique, pour les communautés hôtes. À intégrer explicitement au PAR/PRMS et au PGES (NP 4 de la SFI, santé et sécurité communautaires).</w:t>
      </w:r>
    </w:p>
  </w:comment>
  <w:comment w:id="253" w:author="Dr IBRAHIMA DIALLO" w:date="2026-08-17T10:00:00Z" w:initials="ID">
    <w:p w14:paraId="3EA0012" w14:textId="3EB0012" w:rsidR="004403C4" w:rsidRDefault="004403C4">
      <w:pPr>
        <w:pStyle w:val="Commentaire"/>
      </w:pPr>
      <w:r>
        <w:rPr>
          <w:rStyle w:val="Marquedecommentaire"/>
          <w:highlight w:val="yellow"/>
        </w:rPr>
        <w:annotationRef/>
      </w:r>
      <w:r>
        <w:rPr>
          <w:highlight w:val="yellow"/>
          <w:lang w:val="fr-FR"/>
        </w:rPr>
        <w:t xml:space="preserve">Corriger l'orthographe (« Katchafn ») et assurer la cohérence inter-chapitres (patrimoine culturel : condition de transfert du génie Fé-ra avant déplacement des ménages). Rattacher explicitement la réinstallation à la NP 5 de la SFI et au PAR/PRMS, avec calendrier et jalons contraignants.</w:t>
      </w:r>
    </w:p>
  </w:comment>
  <w:comment w:id="254" w:author="Dr IBRAHIMA DIALLO" w:date="2026-08-17T10:00:00Z" w:initials="ID">
    <w:p w14:paraId="3EA0013" w14:textId="3EB0013" w:rsidR="004403C4" w:rsidRDefault="004403C4">
      <w:pPr>
        <w:pStyle w:val="Commentaire"/>
      </w:pPr>
      <w:r>
        <w:rPr>
          <w:rStyle w:val="Marquedecommentaire"/>
          <w:highlight w:val="yellow"/>
        </w:rPr>
        <w:annotationRef/>
      </w:r>
      <w:r>
        <w:rPr>
          <w:highlight w:val="yellow"/>
          <w:lang w:val="fr-FR"/>
        </w:rPr>
        <w:t xml:space="preserve">Compléter la base du mécanisme de gestion des plaintes (MGP) : rattacher aux exigences du bailleur (China Exim Bank 2007 ; MOFCOM/MEE 2022) et aux référentiels internationaux (NP 1 de la SFI et norme ESS10 de la Banque mondiale), qui définissent les caractéristiques d'un MGP efficace (accessible, prévisible, équitable, transparent, sans représailles).</w:t>
      </w:r>
    </w:p>
  </w:comment>
  <w:comment w:id="255" w:author="Dr IBRAHIMA DIALLO" w:date="2026-08-17T10:00:00Z" w:initials="ID">
    <w:p w14:paraId="3EA0014" w14:textId="3EB0014" w:rsidR="004403C4" w:rsidRDefault="004403C4">
      <w:pPr>
        <w:pStyle w:val="Commentaire"/>
      </w:pPr>
      <w:r>
        <w:rPr>
          <w:rStyle w:val="Marquedecommentaire"/>
          <w:highlight w:val="yellow"/>
        </w:rPr>
        <w:annotationRef/>
      </w:r>
      <w:r>
        <w:rPr>
          <w:highlight w:val="yellow"/>
          <w:lang w:val="fr-FR"/>
        </w:rPr>
        <w:t xml:space="preserve">Texte incomplet (« au bureau principal de WCAG à … ») : préciser la localisation. Surtout, un point de dépôt unique au siège est insuffisant : prévoir des points de collecte de proximité dans chaque village affecté (boîtes, permanences, ligne téléphonique gratuite), accessibles aux personnes non alphabétisées.</w:t>
      </w:r>
    </w:p>
  </w:comment>
  <w:comment w:id="256" w:author="Dr IBRAHIMA DIALLO" w:date="2026-08-17T10:00:00Z" w:initials="ID">
    <w:p w14:paraId="3EA0015" w14:textId="3EB0015" w:rsidR="004403C4" w:rsidRDefault="004403C4">
      <w:pPr>
        <w:pStyle w:val="Commentaire"/>
      </w:pPr>
      <w:r>
        <w:rPr>
          <w:rStyle w:val="Marquedecommentaire"/>
          <w:highlight w:val="yellow"/>
        </w:rPr>
        <w:annotationRef/>
      </w:r>
      <w:r>
        <w:rPr>
          <w:highlight w:val="yellow"/>
          <w:lang w:val="fr-FR"/>
        </w:rPr>
        <w:t xml:space="preserve">Renforcement essentiel : ajouter un canal de plainte anonyme et un dispositif spécifique, confidentiel et centré sur les victimes, pour les violences basées sur le genre et l'exploitation/les abus/le harcèlement sexuels (VBG/EAS-HS), avec voies de référencement vers des services d'appui. L'afflux de main-d'œuvre accroît fortement ce risque (NP 2 et NP 4 de la SFI ; bonnes pratiques Banque mondiale EAS/HS).</w:t>
      </w:r>
    </w:p>
  </w:comment>
  <w:comment w:id="257" w:author="Dr IBRAHIMA DIALLO" w:date="2026-08-17T10:00:00Z" w:initials="ID">
    <w:p w14:paraId="3EA0016" w14:textId="3EB0016" w:rsidR="004403C4" w:rsidRDefault="004403C4">
      <w:pPr>
        <w:pStyle w:val="Commentaire"/>
      </w:pPr>
      <w:r>
        <w:rPr>
          <w:rStyle w:val="Marquedecommentaire"/>
          <w:highlight w:val="yellow"/>
        </w:rPr>
        <w:annotationRef/>
      </w:r>
      <w:r>
        <w:rPr>
          <w:highlight w:val="yellow"/>
          <w:lang w:val="fr-FR"/>
        </w:rPr>
        <w:t xml:space="preserve">Recommandation : constituer un comité de gestion des plaintes à composition équilibrée en genre, doter les relations communautaires de moyens suffisants, et prévoir la réception des plaintes dans les langues locales (Baga, Nalou, Soussou). Désigner nommément les responsables et publier l'organigramme du MGP.</w:t>
      </w:r>
    </w:p>
  </w:comment>
  <w:comment w:id="258" w:author="Dr IBRAHIMA DIALLO" w:date="2026-08-17T10:00:00Z" w:initials="ID">
    <w:p w14:paraId="3EA0017" w14:textId="3EB0017" w:rsidR="004403C4" w:rsidRDefault="004403C4">
      <w:pPr>
        <w:pStyle w:val="Commentaire"/>
      </w:pPr>
      <w:r>
        <w:rPr>
          <w:rStyle w:val="Marquedecommentaire"/>
          <w:highlight w:val="yellow"/>
        </w:rPr>
        <w:annotationRef/>
      </w:r>
      <w:r>
        <w:rPr>
          <w:highlight w:val="yellow"/>
          <w:lang w:val="fr-FR"/>
        </w:rPr>
        <w:t xml:space="preserve">Ajouter les langues locales (Baga, Nalou, Soussou) et des modalités accessibles aux personnes non alphabétisées (communication orale, radio locale, pictogrammes). L'affichage en anglais/français seul exclut une partie des communautés affectées.</w:t>
      </w:r>
    </w:p>
  </w:comment>
  <w:comment w:id="259" w:author="Dr IBRAHIMA DIALLO" w:date="2026-08-17T10:00:00Z" w:initials="ID">
    <w:p w14:paraId="3EA0018" w14:textId="3EB0018" w:rsidR="004403C4" w:rsidRDefault="004403C4">
      <w:pPr>
        <w:pStyle w:val="Commentaire"/>
      </w:pPr>
      <w:r>
        <w:rPr>
          <w:rStyle w:val="Marquedecommentaire"/>
          <w:highlight w:val="yellow"/>
        </w:rPr>
        <w:annotationRef/>
      </w:r>
      <w:r>
        <w:rPr>
          <w:highlight w:val="yellow"/>
          <w:lang w:val="fr-FR"/>
        </w:rPr>
        <w:t xml:space="preserve">Marqueur non finalisé (« Figure xx ») : insérer le logigramme effectif du niveau 1 (et du niveau 2). Vérifier l'ensemble du document pour les autres renvois « Figure xx » et références croisées à compléter.</w:t>
      </w:r>
    </w:p>
  </w:comment>
  <w:comment w:id="260" w:author="Dr IBRAHIMA DIALLO" w:date="2026-08-17T10:00:00Z" w:initials="ID">
    <w:p w14:paraId="3EA0019" w14:textId="3EB0019" w:rsidR="004403C4" w:rsidRDefault="004403C4">
      <w:pPr>
        <w:pStyle w:val="Commentaire"/>
      </w:pPr>
      <w:r>
        <w:rPr>
          <w:rStyle w:val="Marquedecommentaire"/>
          <w:highlight w:val="yellow"/>
        </w:rPr>
        <w:annotationRef/>
      </w:r>
      <w:r>
        <w:rPr>
          <w:highlight w:val="yellow"/>
          <w:lang w:val="fr-FR"/>
        </w:rPr>
        <w:t xml:space="preserve">Préciser que le MGP ne se substitue pas et ne fait pas obstacle aux voies de recours judiciaires ou administratives, ni au droit des plaignants de saisir l'autorité de régulation. Ajouter, pour le niveau 2, un délai de traitement, la possibilité d'une facilitation par un tiers indépendant, et des indicateurs de performance (nombre, délais, taux de résolution, satisfaction) faisant l'objet d'un rapportage périodique.</w:t>
      </w:r>
    </w:p>
  </w:comment>
  <w:comment w:id="261" w:author="Dr IBRAHIMA DIALLO" w:date="2026-08-17T10:00:00Z" w:initials="ID">
    <w:p w14:paraId="3EA001A" w14:textId="3EB001A" w:rsidR="004403C4" w:rsidRDefault="004403C4">
      <w:pPr>
        <w:pStyle w:val="Commentaire"/>
      </w:pPr>
      <w:r>
        <w:rPr>
          <w:rStyle w:val="Marquedecommentaire"/>
          <w:highlight w:val="yellow"/>
        </w:rPr>
        <w:annotationRef/>
      </w:r>
      <w:r>
        <w:rPr>
          <w:highlight w:val="yellow"/>
          <w:lang w:val="fr-FR"/>
        </w:rPr>
        <w:t xml:space="preserve">Prévoir, en complément du MGP communautaire, un mécanisme de plainte distinct pour les travailleurs (griefs de travail), conformément à la NP 2 de la SFI, avec confidentialité et non-représailles. Les deux dispositifs doivent être articulés mais non confondus.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A20C5F" w15:done="0"/>
  <w15:commentEx w15:paraId="666E945F" w15:done="0"/>
  <w15:commentEx w15:paraId="2C332621" w15:done="0"/>
  <w15:commentEx w15:paraId="3A8E6DD2" w15:done="0"/>
  <w15:commentEx w15:paraId="139ED537" w15:done="0"/>
  <w15:commentEx w15:paraId="459245BB" w15:done="0"/>
  <w15:commentEx w15:paraId="017AA692" w15:done="0"/>
  <w15:commentEx w15:paraId="226021E7" w15:done="0"/>
  <w15:commentEx w15:paraId="56692D74" w15:done="0"/>
  <w15:commentEx w15:paraId="7DAFE68B" w15:done="0"/>
  <w15:commentEx w15:paraId="62566017" w15:paraIdParent="7DAFE68B" w15:done="0"/>
  <w15:commentEx w15:paraId="4DD614D3" w15:done="0"/>
  <w15:commentEx w15:paraId="151FAC97" w15:done="0"/>
  <w15:commentEx w15:paraId="2A1E512C" w15:done="0"/>
  <w15:commentEx w15:paraId="41B8B93F" w15:done="0"/>
  <w15:commentEx w15:paraId="3F5F0A43" w15:done="0"/>
  <w15:commentEx w15:paraId="3EA0001" w15:done="0"/>
  <w15:commentEx w15:paraId="3EA0002" w15:done="0"/>
  <w15:commentEx w15:paraId="3EA0003" w15:done="0"/>
  <w15:commentEx w15:paraId="3EA0004" w15:done="0"/>
  <w15:commentEx w15:paraId="3EA0005" w15:done="0"/>
  <w15:commentEx w15:paraId="3EA0006" w15:done="0"/>
  <w15:commentEx w15:paraId="3EA0007" w15:done="0"/>
  <w15:commentEx w15:paraId="3EA0008" w15:done="0"/>
  <w15:commentEx w15:paraId="3EA0009" w15:done="0"/>
  <w15:commentEx w15:paraId="3EA000A" w15:done="0"/>
  <w15:commentEx w15:paraId="3EA000B" w15:done="0"/>
  <w15:commentEx w15:paraId="3EA000C" w15:done="0"/>
  <w15:commentEx w15:paraId="3EA000D" w15:done="0"/>
  <w15:commentEx w15:paraId="3EA000E" w15:done="0"/>
  <w15:commentEx w15:paraId="3EA000F" w15:done="0"/>
  <w15:commentEx w15:paraId="3EA0010" w15:done="0"/>
  <w15:commentEx w15:paraId="3EA0011" w15:done="0"/>
  <w15:commentEx w15:paraId="3EA0012" w15:done="0"/>
  <w15:commentEx w15:paraId="3EA0013" w15:done="0"/>
  <w15:commentEx w15:paraId="3EA0014" w15:done="0"/>
  <w15:commentEx w15:paraId="3EA0015" w15:done="0"/>
  <w15:commentEx w15:paraId="3EA0016" w15:done="0"/>
  <w15:commentEx w15:paraId="3EA0017" w15:done="0"/>
  <w15:commentEx w15:paraId="3EA0018" w15:done="0"/>
  <w15:commentEx w15:paraId="3EA0019" w15:done="0"/>
  <w15:commentEx w15:paraId="3EA00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9C21CCC" w16cex:dateUtc="2026-03-05T02:16:00Z"/>
  <w16cex:commentExtensible w16cex:durableId="65FB0324" w16cex:dateUtc="2026-03-05T02:20:00Z"/>
  <w16cex:commentExtensible w16cex:durableId="1FF306A6" w16cex:dateUtc="2026-03-05T02:28:00Z"/>
  <w16cex:commentExtensible w16cex:durableId="2DB74E1B" w16cex:dateUtc="2026-03-06T03:02:00Z"/>
  <w16cex:commentExtensible w16cex:durableId="2FB6255C" w16cex:dateUtc="2026-03-05T02:36:00Z"/>
  <w16cex:commentExtensible w16cex:durableId="0C1D0725" w16cex:dateUtc="2026-03-05T02:42:00Z"/>
  <w16cex:commentExtensible w16cex:durableId="580B03E2" w16cex:dateUtc="2026-03-05T03:19:00Z"/>
  <w16cex:commentExtensible w16cex:durableId="535CC21E" w16cex:dateUtc="2026-03-05T03:31:00Z"/>
  <w16cex:commentExtensible w16cex:durableId="0ED18081" w16cex:dateUtc="2026-03-05T06:34:00Z"/>
  <w16cex:commentExtensible w16cex:durableId="0C2103C7" w16cex:dateUtc="2026-03-05T07:21:00Z"/>
  <w16cex:commentExtensible w16cex:durableId="2E04AA78" w16cex:dateUtc="2026-07-17T13:19:00Z"/>
  <w16cex:commentExtensible w16cex:durableId="0E9ADC9B" w16cex:dateUtc="2026-03-05T06:06:00Z"/>
  <w16cex:commentExtensible w16cex:durableId="1851287C" w16cex:dateUtc="2026-03-05T06:35:00Z"/>
  <w16cex:commentExtensible w16cex:durableId="146BAF12" w16cex:dateUtc="2026-03-05T06:20:00Z"/>
  <w16cex:commentExtensible w16cex:durableId="1558E940" w16cex:dateUtc="2026-03-05T06:21:00Z"/>
  <w16cex:commentExtensible w16cex:durableId="6D36CC3B" w16cex:dateUtc="2026-03-05T06:34:00Z"/>
  <w16cex:commentExtensible w16cex:durableId="3EC0001" w16cex:dateUtc="2026-08-17T10:00:00Z"/>
  <w16cex:commentExtensible w16cex:durableId="3EC0002" w16cex:dateUtc="2026-08-17T10:00:00Z"/>
  <w16cex:commentExtensible w16cex:durableId="3EC0003" w16cex:dateUtc="2026-08-17T10:00:00Z"/>
  <w16cex:commentExtensible w16cex:durableId="3EC0004" w16cex:dateUtc="2026-08-17T10:00:00Z"/>
  <w16cex:commentExtensible w16cex:durableId="3EC0005" w16cex:dateUtc="2026-08-17T10:00:00Z"/>
  <w16cex:commentExtensible w16cex:durableId="3EC0006" w16cex:dateUtc="2026-08-17T10:00:00Z"/>
  <w16cex:commentExtensible w16cex:durableId="3EC0007" w16cex:dateUtc="2026-08-17T10:00:00Z"/>
  <w16cex:commentExtensible w16cex:durableId="3EC0008" w16cex:dateUtc="2026-08-17T10:00:00Z"/>
  <w16cex:commentExtensible w16cex:durableId="3EC0009" w16cex:dateUtc="2026-08-17T10:00:00Z"/>
  <w16cex:commentExtensible w16cex:durableId="3EC000A" w16cex:dateUtc="2026-08-17T10:00:00Z"/>
  <w16cex:commentExtensible w16cex:durableId="3EC000B" w16cex:dateUtc="2026-08-17T10:00:00Z"/>
  <w16cex:commentExtensible w16cex:durableId="3EC000C" w16cex:dateUtc="2026-08-17T10:00:00Z"/>
  <w16cex:commentExtensible w16cex:durableId="3EC000D" w16cex:dateUtc="2026-08-17T10:00:00Z"/>
  <w16cex:commentExtensible w16cex:durableId="3EC000E" w16cex:dateUtc="2026-08-17T10:00:00Z"/>
  <w16cex:commentExtensible w16cex:durableId="3EC000F" w16cex:dateUtc="2026-08-17T10:00:00Z"/>
  <w16cex:commentExtensible w16cex:durableId="3EC0010" w16cex:dateUtc="2026-08-17T10:00:00Z"/>
  <w16cex:commentExtensible w16cex:durableId="3EC0011" w16cex:dateUtc="2026-08-17T10:00:00Z"/>
  <w16cex:commentExtensible w16cex:durableId="3EC0012" w16cex:dateUtc="2026-08-17T10:00:00Z"/>
  <w16cex:commentExtensible w16cex:durableId="3EC0013" w16cex:dateUtc="2026-08-17T10:00:00Z"/>
  <w16cex:commentExtensible w16cex:durableId="3EC0014" w16cex:dateUtc="2026-08-17T10:00:00Z"/>
  <w16cex:commentExtensible w16cex:durableId="3EC0015" w16cex:dateUtc="2026-08-17T10:00:00Z"/>
  <w16cex:commentExtensible w16cex:durableId="3EC0016" w16cex:dateUtc="2026-08-17T10:00:00Z"/>
  <w16cex:commentExtensible w16cex:durableId="3EC0017" w16cex:dateUtc="2026-08-17T10:00:00Z"/>
  <w16cex:commentExtensible w16cex:durableId="3EC0018" w16cex:dateUtc="2026-08-17T10:00:00Z"/>
  <w16cex:commentExtensible w16cex:durableId="3EC0019" w16cex:dateUtc="2026-08-17T10:00:00Z"/>
  <w16cex:commentExtensible w16cex:durableId="3EC001A" w16cex:dateUtc="2026-08-17T1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A20C5F" w16cid:durableId="69C21CCC"/>
  <w16cid:commentId w16cid:paraId="666E945F" w16cid:durableId="65FB0324"/>
  <w16cid:commentId w16cid:paraId="2C332621" w16cid:durableId="1FF306A6"/>
  <w16cid:commentId w16cid:paraId="3A8E6DD2" w16cid:durableId="2DB74E1B"/>
  <w16cid:commentId w16cid:paraId="139ED537" w16cid:durableId="2FB6255C"/>
  <w16cid:commentId w16cid:paraId="459245BB" w16cid:durableId="0C1D0725"/>
  <w16cid:commentId w16cid:paraId="017AA692" w16cid:durableId="580B03E2"/>
  <w16cid:commentId w16cid:paraId="226021E7" w16cid:durableId="535CC21E"/>
  <w16cid:commentId w16cid:paraId="56692D74" w16cid:durableId="0ED18081"/>
  <w16cid:commentId w16cid:paraId="7DAFE68B" w16cid:durableId="0C2103C7"/>
  <w16cid:commentId w16cid:paraId="62566017" w16cid:durableId="2E04AA78"/>
  <w16cid:commentId w16cid:paraId="4DD614D3" w16cid:durableId="0E9ADC9B"/>
  <w16cid:commentId w16cid:paraId="151FAC97" w16cid:durableId="1851287C"/>
  <w16cid:commentId w16cid:paraId="2A1E512C" w16cid:durableId="146BAF12"/>
  <w16cid:commentId w16cid:paraId="41B8B93F" w16cid:durableId="1558E940"/>
  <w16cid:commentId w16cid:paraId="3F5F0A43" w16cid:durableId="6D36CC3B"/>
  <w16cid:commentId w16cid:paraId="3EA0001" w16cid:durableId="3EC0001"/>
  <w16cid:commentId w16cid:paraId="3EA0002" w16cid:durableId="3EC0002"/>
  <w16cid:commentId w16cid:paraId="3EA0003" w16cid:durableId="3EC0003"/>
  <w16cid:commentId w16cid:paraId="3EA0004" w16cid:durableId="3EC0004"/>
  <w16cid:commentId w16cid:paraId="3EA0005" w16cid:durableId="3EC0005"/>
  <w16cid:commentId w16cid:paraId="3EA0006" w16cid:durableId="3EC0006"/>
  <w16cid:commentId w16cid:paraId="3EA0007" w16cid:durableId="3EC0007"/>
  <w16cid:commentId w16cid:paraId="3EA0008" w16cid:durableId="3EC0008"/>
  <w16cid:commentId w16cid:paraId="3EA0009" w16cid:durableId="3EC0009"/>
  <w16cid:commentId w16cid:paraId="3EA000A" w16cid:durableId="3EC000A"/>
  <w16cid:commentId w16cid:paraId="3EA000B" w16cid:durableId="3EC000B"/>
  <w16cid:commentId w16cid:paraId="3EA000C" w16cid:durableId="3EC000C"/>
  <w16cid:commentId w16cid:paraId="3EA000D" w16cid:durableId="3EC000D"/>
  <w16cid:commentId w16cid:paraId="3EA000E" w16cid:durableId="3EC000E"/>
  <w16cid:commentId w16cid:paraId="3EA000F" w16cid:durableId="3EC000F"/>
  <w16cid:commentId w16cid:paraId="3EA0010" w16cid:durableId="3EC0010"/>
  <w16cid:commentId w16cid:paraId="3EA0011" w16cid:durableId="3EC0011"/>
  <w16cid:commentId w16cid:paraId="3EA0012" w16cid:durableId="3EC0012"/>
  <w16cid:commentId w16cid:paraId="3EA0013" w16cid:durableId="3EC0013"/>
  <w16cid:commentId w16cid:paraId="3EA0014" w16cid:durableId="3EC0014"/>
  <w16cid:commentId w16cid:paraId="3EA0015" w16cid:durableId="3EC0015"/>
  <w16cid:commentId w16cid:paraId="3EA0016" w16cid:durableId="3EC0016"/>
  <w16cid:commentId w16cid:paraId="3EA0017" w16cid:durableId="3EC0017"/>
  <w16cid:commentId w16cid:paraId="3EA0018" w16cid:durableId="3EC0018"/>
  <w16cid:commentId w16cid:paraId="3EA0019" w16cid:durableId="3EC0019"/>
  <w16cid:commentId w16cid:paraId="3EA001A" w16cid:durableId="3EC00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196AC" w14:textId="77777777" w:rsidR="00BF0DD9" w:rsidRDefault="00BF0DD9">
      <w:pPr>
        <w:spacing w:after="0" w:line="240" w:lineRule="auto"/>
      </w:pPr>
      <w:r>
        <w:separator/>
      </w:r>
    </w:p>
  </w:endnote>
  <w:endnote w:type="continuationSeparator" w:id="0">
    <w:p w14:paraId="2375A952" w14:textId="77777777" w:rsidR="00BF0DD9" w:rsidRDefault="00BF0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Times New Roman"/>
    <w:charset w:val="01"/>
    <w:family w:val="swiss"/>
    <w:pitch w:val="variable"/>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0945639"/>
      <w:docPartObj>
        <w:docPartGallery w:val="Page Numbers (Bottom of Page)"/>
        <w:docPartUnique/>
      </w:docPartObj>
    </w:sdtPr>
    <w:sdtEndPr>
      <w:rPr>
        <w:noProof/>
      </w:rPr>
    </w:sdtEndPr>
    <w:sdtContent>
      <w:p w14:paraId="5DFE719C" w14:textId="73E89816" w:rsidR="00F61750" w:rsidRDefault="00F61750">
        <w:pPr>
          <w:pStyle w:val="Pieddepage"/>
          <w:jc w:val="center"/>
        </w:pPr>
        <w:r>
          <w:fldChar w:fldCharType="begin"/>
        </w:r>
        <w:r>
          <w:instrText xml:space="preserve"> PAGE   \* MERGEFORMAT </w:instrText>
        </w:r>
        <w:r>
          <w:fldChar w:fldCharType="separate"/>
        </w:r>
        <w:r>
          <w:rPr>
            <w:noProof/>
          </w:rPr>
          <w:t>2</w:t>
        </w:r>
        <w:r>
          <w:rPr>
            <w:noProof/>
          </w:rPr>
          <w:fldChar w:fldCharType="end"/>
        </w:r>
      </w:p>
    </w:sdtContent>
  </w:sdt>
  <w:p w14:paraId="50083815" w14:textId="77777777" w:rsidR="00F61750" w:rsidRDefault="00F6175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54F41" w14:textId="77777777" w:rsidR="00BF0DD9" w:rsidRDefault="00BF0DD9">
      <w:pPr>
        <w:spacing w:after="0" w:line="240" w:lineRule="auto"/>
      </w:pPr>
      <w:r>
        <w:rPr>
          <w:color w:val="000000"/>
        </w:rPr>
        <w:separator/>
      </w:r>
    </w:p>
  </w:footnote>
  <w:footnote w:type="continuationSeparator" w:id="0">
    <w:p w14:paraId="7EEE4873" w14:textId="77777777" w:rsidR="00BF0DD9" w:rsidRDefault="00BF0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17CC2"/>
    <w:multiLevelType w:val="multilevel"/>
    <w:tmpl w:val="E2B600C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2BD2CAC"/>
    <w:multiLevelType w:val="multilevel"/>
    <w:tmpl w:val="86AE60E6"/>
    <w:lvl w:ilvl="0">
      <w:start w:val="9"/>
      <w:numFmt w:val="decimal"/>
      <w:lvlText w:val="%1."/>
      <w:lvlJc w:val="left"/>
      <w:pPr>
        <w:ind w:left="720" w:hanging="360"/>
      </w:pPr>
      <w:rPr>
        <w:rFonts w:ascii="Arial" w:hAnsi="Arial" w:cs="Arial"/>
        <w:b/>
        <w:bCs/>
        <w:sz w:val="21"/>
        <w:szCs w:val="21"/>
      </w:rPr>
    </w:lvl>
    <w:lvl w:ilvl="1">
      <w:start w:val="1"/>
      <w:numFmt w:val="decimal"/>
      <w:lvlText w:val="%1.%2."/>
      <w:lvlJc w:val="left"/>
      <w:pPr>
        <w:ind w:left="1080" w:hanging="720"/>
      </w:pPr>
      <w:rPr>
        <w:rFonts w:ascii="Arial" w:hAnsi="Arial" w:cs="Arial" w:hint="default"/>
        <w:b/>
        <w:bCs/>
        <w:color w:val="auto"/>
      </w:rPr>
    </w:lvl>
    <w:lvl w:ilvl="2">
      <w:start w:val="1"/>
      <w:numFmt w:val="decimal"/>
      <w:lvlText w:val="%1.%2.%3."/>
      <w:lvlJc w:val="left"/>
      <w:pPr>
        <w:ind w:left="1080" w:hanging="1080"/>
      </w:pPr>
      <w:rPr>
        <w:rFonts w:ascii="Arial" w:hAnsi="Arial" w:cs="Arial"/>
        <w:b/>
        <w:bCs/>
        <w:sz w:val="21"/>
        <w:szCs w:val="21"/>
      </w:rPr>
    </w:lvl>
    <w:lvl w:ilvl="3">
      <w:start w:val="1"/>
      <w:numFmt w:val="decimal"/>
      <w:lvlText w:val="%1.%2.%3.%4."/>
      <w:lvlJc w:val="left"/>
      <w:pPr>
        <w:ind w:left="1440" w:hanging="1080"/>
      </w:pPr>
      <w:rPr>
        <w:color w:val="auto"/>
      </w:r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880" w:hanging="2520"/>
      </w:pPr>
    </w:lvl>
  </w:abstractNum>
  <w:abstractNum w:abstractNumId="2" w15:restartNumberingAfterBreak="0">
    <w:nsid w:val="080964FD"/>
    <w:multiLevelType w:val="multilevel"/>
    <w:tmpl w:val="5BC29EEC"/>
    <w:lvl w:ilvl="0">
      <w:start w:val="18"/>
      <w:numFmt w:val="decimal"/>
      <w:lvlText w:val="%1."/>
      <w:lvlJc w:val="left"/>
      <w:pPr>
        <w:ind w:left="720" w:hanging="360"/>
      </w:pPr>
      <w:rPr>
        <w:rFonts w:ascii="Arial" w:hAnsi="Arial" w:cs="Arial" w:hint="default"/>
        <w:b/>
        <w:bCs/>
        <w:sz w:val="21"/>
        <w:szCs w:val="21"/>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1080"/>
      </w:pPr>
      <w:rPr>
        <w:rFonts w:ascii="Arial" w:hAnsi="Arial" w:cs="Arial" w:hint="default"/>
        <w:b/>
        <w:bCs/>
        <w:sz w:val="21"/>
        <w:szCs w:val="21"/>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185C4726"/>
    <w:multiLevelType w:val="multilevel"/>
    <w:tmpl w:val="8CC875CC"/>
    <w:styleLink w:val="WWOutlineListStyle62"/>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18996E39"/>
    <w:multiLevelType w:val="multilevel"/>
    <w:tmpl w:val="B3C8A6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295F5ED1"/>
    <w:multiLevelType w:val="multilevel"/>
    <w:tmpl w:val="941A2CCE"/>
    <w:lvl w:ilvl="0">
      <w:start w:val="13"/>
      <w:numFmt w:val="decimal"/>
      <w:lvlText w:val="%1."/>
      <w:lvlJc w:val="left"/>
      <w:pPr>
        <w:ind w:left="720" w:hanging="360"/>
      </w:pPr>
      <w:rPr>
        <w:rFonts w:ascii="Arial" w:hAnsi="Arial" w:cs="Arial"/>
        <w:b/>
        <w:bCs/>
        <w:sz w:val="21"/>
        <w:szCs w:val="21"/>
      </w:rPr>
    </w:lvl>
    <w:lvl w:ilvl="1">
      <w:start w:val="1"/>
      <w:numFmt w:val="decimal"/>
      <w:lvlText w:val="%1.%2."/>
      <w:lvlJc w:val="left"/>
      <w:pPr>
        <w:ind w:left="1080" w:hanging="720"/>
      </w:pPr>
      <w:rPr>
        <w:color w:val="auto"/>
      </w:rPr>
    </w:lvl>
    <w:lvl w:ilvl="2">
      <w:start w:val="1"/>
      <w:numFmt w:val="decimal"/>
      <w:lvlText w:val="%1.%2.%3."/>
      <w:lvlJc w:val="left"/>
      <w:pPr>
        <w:ind w:left="1080" w:hanging="1080"/>
      </w:pPr>
      <w:rPr>
        <w:rFonts w:ascii="Arial" w:hAnsi="Arial" w:cs="Arial"/>
        <w:b/>
        <w:bCs/>
        <w:sz w:val="21"/>
        <w:szCs w:val="21"/>
      </w:rPr>
    </w:lvl>
    <w:lvl w:ilvl="3">
      <w:start w:val="1"/>
      <w:numFmt w:val="decimal"/>
      <w:lvlText w:val="%1.%2.%3.%4."/>
      <w:lvlJc w:val="left"/>
      <w:pPr>
        <w:ind w:left="1440" w:hanging="1080"/>
      </w:pPr>
      <w:rPr>
        <w:color w:val="auto"/>
      </w:r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880" w:hanging="2520"/>
      </w:pPr>
    </w:lvl>
  </w:abstractNum>
  <w:abstractNum w:abstractNumId="6" w15:restartNumberingAfterBreak="0">
    <w:nsid w:val="2A74658E"/>
    <w:multiLevelType w:val="multilevel"/>
    <w:tmpl w:val="A8FE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84567"/>
    <w:multiLevelType w:val="multilevel"/>
    <w:tmpl w:val="6D968E1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3BD80460"/>
    <w:multiLevelType w:val="multilevel"/>
    <w:tmpl w:val="F1607B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D6E7458"/>
    <w:multiLevelType w:val="multilevel"/>
    <w:tmpl w:val="44A85BC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425F6D7B"/>
    <w:multiLevelType w:val="hybridMultilevel"/>
    <w:tmpl w:val="8BBAF2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59E0C91"/>
    <w:multiLevelType w:val="multilevel"/>
    <w:tmpl w:val="AE0443C0"/>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58156B41"/>
    <w:multiLevelType w:val="multilevel"/>
    <w:tmpl w:val="B14C404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67420FEA"/>
    <w:multiLevelType w:val="multilevel"/>
    <w:tmpl w:val="704C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466E9"/>
    <w:multiLevelType w:val="multilevel"/>
    <w:tmpl w:val="844E2022"/>
    <w:lvl w:ilvl="0">
      <w:numFmt w:val="bullet"/>
      <w:lvlText w:val="o"/>
      <w:lvlJc w:val="left"/>
      <w:pPr>
        <w:ind w:left="720" w:hanging="360"/>
      </w:pPr>
      <w:rPr>
        <w:rFonts w:ascii="Courier New" w:hAnsi="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6FF56626"/>
    <w:multiLevelType w:val="multilevel"/>
    <w:tmpl w:val="0E0A09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702215EA"/>
    <w:multiLevelType w:val="multilevel"/>
    <w:tmpl w:val="E11C6BE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752300E6"/>
    <w:multiLevelType w:val="hybridMultilevel"/>
    <w:tmpl w:val="65D64506"/>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16"/>
  </w:num>
  <w:num w:numId="4">
    <w:abstractNumId w:val="15"/>
  </w:num>
  <w:num w:numId="5">
    <w:abstractNumId w:val="11"/>
  </w:num>
  <w:num w:numId="6">
    <w:abstractNumId w:val="12"/>
  </w:num>
  <w:num w:numId="7">
    <w:abstractNumId w:val="14"/>
  </w:num>
  <w:num w:numId="8">
    <w:abstractNumId w:val="5"/>
  </w:num>
  <w:num w:numId="9">
    <w:abstractNumId w:val="8"/>
  </w:num>
  <w:num w:numId="10">
    <w:abstractNumId w:val="4"/>
  </w:num>
  <w:num w:numId="11">
    <w:abstractNumId w:val="9"/>
  </w:num>
  <w:num w:numId="12">
    <w:abstractNumId w:val="7"/>
  </w:num>
  <w:num w:numId="13">
    <w:abstractNumId w:val="0"/>
  </w:num>
  <w:num w:numId="14">
    <w:abstractNumId w:val="2"/>
  </w:num>
  <w:num w:numId="15">
    <w:abstractNumId w:val="17"/>
  </w:num>
  <w:num w:numId="16">
    <w:abstractNumId w:val="13"/>
  </w:num>
  <w:num w:numId="17">
    <w:abstractNumId w:val="10"/>
  </w:num>
  <w:num w:numId="1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smael SAMBY">
    <w15:presenceInfo w15:providerId="Windows Live" w15:userId="0ddd6c292a4ed5d0"/>
  </w15:person>
  <w15:person w15:author="Zhou Zilai">
    <w15:presenceInfo w15:providerId="AD" w15:userId="S::zhouzilai@winninggroup.com.sg::48aba929-b5b3-4414-8c31-dbf61325ecdf"/>
  </w15:person>
  <w15:person w15:author="Dr IBRAHIMA DIALLO">
    <w15:presenceInfo w15:providerId="None" w15:userId="Dr IBRAHIMA DIAL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4CD"/>
    <w:rsid w:val="000175C3"/>
    <w:rsid w:val="000A70BB"/>
    <w:rsid w:val="000C3F2F"/>
    <w:rsid w:val="001126FE"/>
    <w:rsid w:val="00140814"/>
    <w:rsid w:val="001B5F8D"/>
    <w:rsid w:val="001F5CCE"/>
    <w:rsid w:val="00250988"/>
    <w:rsid w:val="002E69ED"/>
    <w:rsid w:val="00391385"/>
    <w:rsid w:val="003B111A"/>
    <w:rsid w:val="003B12FB"/>
    <w:rsid w:val="004044EF"/>
    <w:rsid w:val="004429A7"/>
    <w:rsid w:val="00476C4C"/>
    <w:rsid w:val="0049322B"/>
    <w:rsid w:val="00570D58"/>
    <w:rsid w:val="00584294"/>
    <w:rsid w:val="005B176B"/>
    <w:rsid w:val="005B290B"/>
    <w:rsid w:val="005D618C"/>
    <w:rsid w:val="005E678B"/>
    <w:rsid w:val="00633FFD"/>
    <w:rsid w:val="006A3AA9"/>
    <w:rsid w:val="006A74CD"/>
    <w:rsid w:val="00712BB4"/>
    <w:rsid w:val="00745FE9"/>
    <w:rsid w:val="007561DE"/>
    <w:rsid w:val="007841A2"/>
    <w:rsid w:val="007B4681"/>
    <w:rsid w:val="007E3D8B"/>
    <w:rsid w:val="0083416D"/>
    <w:rsid w:val="00883A82"/>
    <w:rsid w:val="008D2E7D"/>
    <w:rsid w:val="008F72BC"/>
    <w:rsid w:val="00900621"/>
    <w:rsid w:val="00921A38"/>
    <w:rsid w:val="00953765"/>
    <w:rsid w:val="00A06A28"/>
    <w:rsid w:val="00A92862"/>
    <w:rsid w:val="00A95554"/>
    <w:rsid w:val="00AB61A3"/>
    <w:rsid w:val="00B5244F"/>
    <w:rsid w:val="00B5691A"/>
    <w:rsid w:val="00BB1F17"/>
    <w:rsid w:val="00BE1043"/>
    <w:rsid w:val="00BF0DD9"/>
    <w:rsid w:val="00C76F76"/>
    <w:rsid w:val="00C8330E"/>
    <w:rsid w:val="00C86B61"/>
    <w:rsid w:val="00C933E4"/>
    <w:rsid w:val="00C93A69"/>
    <w:rsid w:val="00D76B9C"/>
    <w:rsid w:val="00DB6E4E"/>
    <w:rsid w:val="00E75B2D"/>
    <w:rsid w:val="00E95D79"/>
    <w:rsid w:val="00E96156"/>
    <w:rsid w:val="00EB33D0"/>
    <w:rsid w:val="00EC6CDB"/>
    <w:rsid w:val="00EF54FC"/>
    <w:rsid w:val="00EF7EF8"/>
    <w:rsid w:val="00F61750"/>
    <w:rsid w:val="00F806D8"/>
    <w:rsid w:val="00F920F7"/>
    <w:rsid w:val="00FE62F2"/>
    <w:rsid w:val="00FF4D3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AF697"/>
  <w15:docId w15:val="{0CDA9FC0-6998-42A2-B876-92B84A1DD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kern w:val="3"/>
        <w:sz w:val="22"/>
        <w:szCs w:val="22"/>
        <w:lang w:val="fr-FR"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fr-CA"/>
    </w:rPr>
  </w:style>
  <w:style w:type="paragraph" w:styleId="Titre1">
    <w:name w:val="heading 1"/>
    <w:basedOn w:val="Normal"/>
    <w:next w:val="Normal"/>
    <w:uiPriority w:val="9"/>
    <w:qFormat/>
    <w:pPr>
      <w:keepNext/>
      <w:keepLines/>
      <w:spacing w:before="360" w:after="80"/>
      <w:outlineLvl w:val="0"/>
    </w:pPr>
    <w:rPr>
      <w:rFonts w:ascii="Calibri Light" w:eastAsia="Times New Roman" w:hAnsi="Calibri Light"/>
      <w:color w:val="2E74B5"/>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E74B5"/>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Times New Roman"/>
      <w:color w:val="2E74B5"/>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2E74B5"/>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2E74B5"/>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rPr>
      <w:rFonts w:ascii="Calibri Light" w:eastAsia="Times New Roman" w:hAnsi="Calibri Light" w:cs="Times New Roman"/>
      <w:color w:val="2E74B5"/>
      <w:sz w:val="40"/>
      <w:szCs w:val="40"/>
      <w:lang w:val="fr-CA"/>
    </w:rPr>
  </w:style>
  <w:style w:type="character" w:customStyle="1" w:styleId="Heading2Char">
    <w:name w:val="Heading 2 Char"/>
    <w:basedOn w:val="Policepardfaut"/>
    <w:rPr>
      <w:rFonts w:ascii="Calibri Light" w:eastAsia="Times New Roman" w:hAnsi="Calibri Light" w:cs="Times New Roman"/>
      <w:color w:val="2E74B5"/>
      <w:sz w:val="32"/>
      <w:szCs w:val="32"/>
      <w:lang w:val="fr-CA"/>
    </w:rPr>
  </w:style>
  <w:style w:type="character" w:customStyle="1" w:styleId="Heading3Char">
    <w:name w:val="Heading 3 Char"/>
    <w:basedOn w:val="Policepardfaut"/>
    <w:rPr>
      <w:rFonts w:eastAsia="Times New Roman" w:cs="Times New Roman"/>
      <w:color w:val="2E74B5"/>
      <w:sz w:val="28"/>
      <w:szCs w:val="28"/>
      <w:lang w:val="fr-CA"/>
    </w:rPr>
  </w:style>
  <w:style w:type="character" w:customStyle="1" w:styleId="Heading4Char">
    <w:name w:val="Heading 4 Char"/>
    <w:basedOn w:val="Policepardfaut"/>
    <w:rPr>
      <w:rFonts w:eastAsia="Times New Roman" w:cs="Times New Roman"/>
      <w:i/>
      <w:iCs/>
      <w:color w:val="2E74B5"/>
      <w:lang w:val="fr-CA"/>
    </w:rPr>
  </w:style>
  <w:style w:type="character" w:customStyle="1" w:styleId="Heading5Char">
    <w:name w:val="Heading 5 Char"/>
    <w:basedOn w:val="Policepardfaut"/>
    <w:rPr>
      <w:rFonts w:eastAsia="Times New Roman" w:cs="Times New Roman"/>
      <w:color w:val="2E74B5"/>
      <w:lang w:val="fr-CA"/>
    </w:rPr>
  </w:style>
  <w:style w:type="character" w:customStyle="1" w:styleId="Heading6Char">
    <w:name w:val="Heading 6 Char"/>
    <w:basedOn w:val="Policepardfaut"/>
    <w:rPr>
      <w:rFonts w:eastAsia="Times New Roman" w:cs="Times New Roman"/>
      <w:i/>
      <w:iCs/>
      <w:color w:val="595959"/>
      <w:lang w:val="fr-CA"/>
    </w:rPr>
  </w:style>
  <w:style w:type="character" w:customStyle="1" w:styleId="Heading7Char">
    <w:name w:val="Heading 7 Char"/>
    <w:basedOn w:val="Policepardfaut"/>
    <w:rPr>
      <w:rFonts w:eastAsia="Times New Roman" w:cs="Times New Roman"/>
      <w:color w:val="595959"/>
      <w:lang w:val="fr-CA"/>
    </w:rPr>
  </w:style>
  <w:style w:type="character" w:customStyle="1" w:styleId="Heading8Char">
    <w:name w:val="Heading 8 Char"/>
    <w:basedOn w:val="Policepardfaut"/>
    <w:rPr>
      <w:rFonts w:eastAsia="Times New Roman" w:cs="Times New Roman"/>
      <w:i/>
      <w:iCs/>
      <w:color w:val="272727"/>
      <w:lang w:val="fr-CA"/>
    </w:rPr>
  </w:style>
  <w:style w:type="character" w:customStyle="1" w:styleId="Heading9Char">
    <w:name w:val="Heading 9 Char"/>
    <w:basedOn w:val="Policepardfaut"/>
    <w:rPr>
      <w:rFonts w:eastAsia="Times New Roman" w:cs="Times New Roman"/>
      <w:color w:val="272727"/>
      <w:lang w:val="fr-CA"/>
    </w:rPr>
  </w:style>
  <w:style w:type="paragraph" w:styleId="Titre">
    <w:name w:val="Title"/>
    <w:basedOn w:val="Normal"/>
    <w:next w:val="Normal"/>
    <w:uiPriority w:val="10"/>
    <w:qFormat/>
    <w:pPr>
      <w:spacing w:after="80" w:line="240" w:lineRule="auto"/>
    </w:pPr>
    <w:rPr>
      <w:rFonts w:ascii="Calibri Light" w:eastAsia="Times New Roman" w:hAnsi="Calibri Light"/>
      <w:spacing w:val="-10"/>
      <w:sz w:val="56"/>
      <w:szCs w:val="56"/>
    </w:rPr>
  </w:style>
  <w:style w:type="character" w:customStyle="1" w:styleId="TitleChar">
    <w:name w:val="Title Char"/>
    <w:basedOn w:val="Policepardfaut"/>
    <w:rPr>
      <w:rFonts w:ascii="Calibri Light" w:eastAsia="Times New Roman" w:hAnsi="Calibri Light" w:cs="Times New Roman"/>
      <w:spacing w:val="-10"/>
      <w:kern w:val="3"/>
      <w:sz w:val="56"/>
      <w:szCs w:val="56"/>
      <w:lang w:val="fr-CA"/>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Policepardfaut"/>
    <w:rPr>
      <w:rFonts w:eastAsia="Times New Roman" w:cs="Times New Roman"/>
      <w:color w:val="595959"/>
      <w:spacing w:val="15"/>
      <w:sz w:val="28"/>
      <w:szCs w:val="28"/>
      <w:lang w:val="fr-CA"/>
    </w:rPr>
  </w:style>
  <w:style w:type="paragraph" w:styleId="Citation">
    <w:name w:val="Quote"/>
    <w:basedOn w:val="Normal"/>
    <w:next w:val="Normal"/>
    <w:pPr>
      <w:spacing w:before="160"/>
      <w:jc w:val="center"/>
    </w:pPr>
    <w:rPr>
      <w:i/>
      <w:iCs/>
      <w:color w:val="404040"/>
    </w:rPr>
  </w:style>
  <w:style w:type="character" w:customStyle="1" w:styleId="QuoteChar">
    <w:name w:val="Quote Char"/>
    <w:basedOn w:val="Policepardfaut"/>
    <w:rPr>
      <w:i/>
      <w:iCs/>
      <w:color w:val="404040"/>
      <w:lang w:val="fr-CA"/>
    </w:rPr>
  </w:style>
  <w:style w:type="paragraph" w:styleId="Paragraphedeliste">
    <w:name w:val="List Paragraph"/>
    <w:basedOn w:val="Normal"/>
    <w:pPr>
      <w:ind w:left="720"/>
    </w:pPr>
  </w:style>
  <w:style w:type="character" w:styleId="Accentuationintense">
    <w:name w:val="Intense Emphasis"/>
    <w:basedOn w:val="Policepardfaut"/>
    <w:rPr>
      <w:i/>
      <w:iCs/>
      <w:color w:val="2E74B5"/>
    </w:rPr>
  </w:style>
  <w:style w:type="paragraph" w:styleId="Citationintense">
    <w:name w:val="Intense Quote"/>
    <w:basedOn w:val="Normal"/>
    <w:next w:val="Normal"/>
    <w:pPr>
      <w:pBdr>
        <w:top w:val="single" w:sz="4" w:space="10" w:color="2E74B5"/>
        <w:bottom w:val="single" w:sz="4" w:space="10" w:color="2E74B5"/>
      </w:pBdr>
      <w:spacing w:before="360" w:after="360"/>
      <w:ind w:left="864" w:right="864"/>
      <w:jc w:val="center"/>
    </w:pPr>
    <w:rPr>
      <w:i/>
      <w:iCs/>
      <w:color w:val="2E74B5"/>
    </w:rPr>
  </w:style>
  <w:style w:type="character" w:customStyle="1" w:styleId="IntenseQuoteChar">
    <w:name w:val="Intense Quote Char"/>
    <w:basedOn w:val="Policepardfaut"/>
    <w:rPr>
      <w:i/>
      <w:iCs/>
      <w:color w:val="2E74B5"/>
      <w:lang w:val="fr-CA"/>
    </w:rPr>
  </w:style>
  <w:style w:type="character" w:styleId="Rfrenceintense">
    <w:name w:val="Intense Reference"/>
    <w:basedOn w:val="Policepardfaut"/>
    <w:rPr>
      <w:b/>
      <w:bCs/>
      <w:smallCaps/>
      <w:color w:val="2E74B5"/>
      <w:spacing w:val="5"/>
    </w:rPr>
  </w:style>
  <w:style w:type="numbering" w:customStyle="1" w:styleId="WWOutlineListStyle62">
    <w:name w:val="WW_OutlineListStyle62"/>
    <w:basedOn w:val="Aucuneliste"/>
    <w:pPr>
      <w:numPr>
        <w:numId w:val="1"/>
      </w:numPr>
    </w:pPr>
  </w:style>
  <w:style w:type="table" w:customStyle="1" w:styleId="MATable1">
    <w:name w:val="MA Table1"/>
    <w:basedOn w:val="TableauNormal"/>
    <w:next w:val="Grilledutableau"/>
    <w:uiPriority w:val="39"/>
    <w:qFormat/>
    <w:rsid w:val="00250988"/>
    <w:pPr>
      <w:autoSpaceDN/>
      <w:spacing w:after="0" w:line="240" w:lineRule="auto"/>
      <w:textAlignment w:val="auto"/>
    </w:pPr>
    <w:rPr>
      <w:rFonts w:eastAsia="SimSu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39"/>
    <w:rsid w:val="00250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C933E4"/>
    <w:rPr>
      <w:sz w:val="16"/>
      <w:szCs w:val="16"/>
    </w:rPr>
  </w:style>
  <w:style w:type="paragraph" w:styleId="Commentaire">
    <w:name w:val="annotation text"/>
    <w:basedOn w:val="Normal"/>
    <w:link w:val="CommentaireCar"/>
    <w:uiPriority w:val="99"/>
    <w:unhideWhenUsed/>
    <w:rsid w:val="00C933E4"/>
    <w:pPr>
      <w:spacing w:line="240" w:lineRule="auto"/>
    </w:pPr>
    <w:rPr>
      <w:sz w:val="20"/>
      <w:szCs w:val="20"/>
    </w:rPr>
  </w:style>
  <w:style w:type="character" w:customStyle="1" w:styleId="CommentaireCar">
    <w:name w:val="Commentaire Car"/>
    <w:basedOn w:val="Policepardfaut"/>
    <w:link w:val="Commentaire"/>
    <w:uiPriority w:val="99"/>
    <w:rsid w:val="00C933E4"/>
    <w:rPr>
      <w:sz w:val="20"/>
      <w:szCs w:val="20"/>
      <w:lang w:val="fr-CA"/>
    </w:rPr>
  </w:style>
  <w:style w:type="paragraph" w:styleId="Objetducommentaire">
    <w:name w:val="annotation subject"/>
    <w:basedOn w:val="Commentaire"/>
    <w:next w:val="Commentaire"/>
    <w:link w:val="ObjetducommentaireCar"/>
    <w:uiPriority w:val="99"/>
    <w:semiHidden/>
    <w:unhideWhenUsed/>
    <w:rsid w:val="00C933E4"/>
    <w:rPr>
      <w:b/>
      <w:bCs/>
    </w:rPr>
  </w:style>
  <w:style w:type="character" w:customStyle="1" w:styleId="ObjetducommentaireCar">
    <w:name w:val="Objet du commentaire Car"/>
    <w:basedOn w:val="CommentaireCar"/>
    <w:link w:val="Objetducommentaire"/>
    <w:uiPriority w:val="99"/>
    <w:semiHidden/>
    <w:rsid w:val="00C933E4"/>
    <w:rPr>
      <w:b/>
      <w:bCs/>
      <w:sz w:val="20"/>
      <w:szCs w:val="20"/>
      <w:lang w:val="fr-CA"/>
    </w:rPr>
  </w:style>
  <w:style w:type="paragraph" w:styleId="En-tte">
    <w:name w:val="header"/>
    <w:basedOn w:val="Normal"/>
    <w:link w:val="En-tteCar"/>
    <w:uiPriority w:val="99"/>
    <w:unhideWhenUsed/>
    <w:rsid w:val="00F61750"/>
    <w:pPr>
      <w:tabs>
        <w:tab w:val="center" w:pos="4513"/>
        <w:tab w:val="right" w:pos="9026"/>
      </w:tabs>
      <w:spacing w:after="0" w:line="240" w:lineRule="auto"/>
    </w:pPr>
  </w:style>
  <w:style w:type="character" w:customStyle="1" w:styleId="En-tteCar">
    <w:name w:val="En-tête Car"/>
    <w:basedOn w:val="Policepardfaut"/>
    <w:link w:val="En-tte"/>
    <w:uiPriority w:val="99"/>
    <w:rsid w:val="00F61750"/>
    <w:rPr>
      <w:lang w:val="fr-CA"/>
    </w:rPr>
  </w:style>
  <w:style w:type="paragraph" w:styleId="Pieddepage">
    <w:name w:val="footer"/>
    <w:basedOn w:val="Normal"/>
    <w:link w:val="PieddepageCar"/>
    <w:uiPriority w:val="99"/>
    <w:unhideWhenUsed/>
    <w:rsid w:val="00F6175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F61750"/>
    <w:rPr>
      <w:lang w:val="fr-CA"/>
    </w:rPr>
  </w:style>
  <w:style w:type="character" w:styleId="Accentuation">
    <w:name w:val="Emphasis"/>
    <w:basedOn w:val="Policepardfaut"/>
    <w:uiPriority w:val="20"/>
    <w:qFormat/>
    <w:rsid w:val="00A92862"/>
    <w:rPr>
      <w:i/>
      <w:iCs/>
    </w:rPr>
  </w:style>
  <w:style w:type="paragraph" w:customStyle="1" w:styleId="font-claude-response-body">
    <w:name w:val="font-claude-response-body"/>
    <w:basedOn w:val="Normal"/>
    <w:rsid w:val="00C93A69"/>
    <w:pPr>
      <w:suppressAutoHyphens w:val="0"/>
      <w:autoSpaceDN/>
      <w:spacing w:before="100" w:beforeAutospacing="1" w:after="100" w:afterAutospacing="1" w:line="240" w:lineRule="auto"/>
      <w:textAlignment w:val="auto"/>
    </w:pPr>
    <w:rPr>
      <w:rFonts w:ascii="Times New Roman" w:eastAsia="Times New Roman" w:hAnsi="Times New Roman"/>
      <w:kern w:val="0"/>
      <w:sz w:val="24"/>
      <w:szCs w:val="24"/>
      <w:lang w:val="fr-FR" w:eastAsia="fr-FR"/>
    </w:rPr>
  </w:style>
  <w:style w:type="character" w:styleId="lev">
    <w:name w:val="Strong"/>
    <w:basedOn w:val="Policepardfaut"/>
    <w:uiPriority w:val="22"/>
    <w:qFormat/>
    <w:rsid w:val="00C93A69"/>
    <w:rPr>
      <w:b/>
      <w:bCs/>
    </w:rPr>
  </w:style>
  <w:style w:type="character" w:styleId="Lienhypertexte">
    <w:name w:val="Hyperlink"/>
    <w:basedOn w:val="Policepardfaut"/>
    <w:uiPriority w:val="99"/>
    <w:unhideWhenUsed/>
    <w:rsid w:val="001F5CCE"/>
    <w:rPr>
      <w:color w:val="0000FF"/>
      <w:u w:val="single"/>
    </w:rPr>
  </w:style>
  <w:style w:type="character" w:styleId="Mentionnonrsolue">
    <w:name w:val="Unresolved Mention"/>
    <w:basedOn w:val="Policepardfaut"/>
    <w:uiPriority w:val="99"/>
    <w:semiHidden/>
    <w:unhideWhenUsed/>
    <w:rsid w:val="001F5C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085623">
      <w:bodyDiv w:val="1"/>
      <w:marLeft w:val="0"/>
      <w:marRight w:val="0"/>
      <w:marTop w:val="0"/>
      <w:marBottom w:val="0"/>
      <w:divBdr>
        <w:top w:val="none" w:sz="0" w:space="0" w:color="auto"/>
        <w:left w:val="none" w:sz="0" w:space="0" w:color="auto"/>
        <w:bottom w:val="none" w:sz="0" w:space="0" w:color="auto"/>
        <w:right w:val="none" w:sz="0" w:space="0" w:color="auto"/>
      </w:divBdr>
    </w:div>
    <w:div w:id="1076898705">
      <w:bodyDiv w:val="1"/>
      <w:marLeft w:val="0"/>
      <w:marRight w:val="0"/>
      <w:marTop w:val="0"/>
      <w:marBottom w:val="0"/>
      <w:divBdr>
        <w:top w:val="none" w:sz="0" w:space="0" w:color="auto"/>
        <w:left w:val="none" w:sz="0" w:space="0" w:color="auto"/>
        <w:bottom w:val="none" w:sz="0" w:space="0" w:color="auto"/>
        <w:right w:val="none" w:sz="0" w:space="0" w:color="auto"/>
      </w:divBdr>
    </w:div>
    <w:div w:id="1287814874">
      <w:bodyDiv w:val="1"/>
      <w:marLeft w:val="0"/>
      <w:marRight w:val="0"/>
      <w:marTop w:val="0"/>
      <w:marBottom w:val="0"/>
      <w:divBdr>
        <w:top w:val="none" w:sz="0" w:space="0" w:color="auto"/>
        <w:left w:val="none" w:sz="0" w:space="0" w:color="auto"/>
        <w:bottom w:val="none" w:sz="0" w:space="0" w:color="auto"/>
        <w:right w:val="none" w:sz="0" w:space="0" w:color="auto"/>
      </w:divBdr>
    </w:div>
    <w:div w:id="1806775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19</Pages>
  <Words>7920</Words>
  <Characters>43562</Characters>
  <Application>Microsoft Office Word</Application>
  <DocSecurity>0</DocSecurity>
  <Lines>363</Lines>
  <Paragraphs>102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CAMA</dc:creator>
  <dc:description/>
  <cp:lastModifiedBy>Ismael SAMBY</cp:lastModifiedBy>
  <cp:revision>49</cp:revision>
  <dcterms:created xsi:type="dcterms:W3CDTF">2026-02-24T13:21:00Z</dcterms:created>
  <dcterms:modified xsi:type="dcterms:W3CDTF">2026-07-17T15:12:00Z</dcterms:modified>
</cp:coreProperties>
</file>