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FA" w:rsidRDefault="00E646EA" w:rsidP="006A4DE9">
      <w:pPr>
        <w:keepNext/>
        <w:keepLines/>
        <w:numPr>
          <w:ilvl w:val="0"/>
          <w:numId w:val="2"/>
        </w:numPr>
        <w:spacing w:after="0" w:line="276" w:lineRule="auto"/>
        <w:ind w:left="0" w:firstLine="0"/>
        <w:jc w:val="both"/>
        <w:rPr>
          <w:rFonts w:ascii="Arial" w:eastAsia="Times New Roman" w:hAnsi="Arial" w:cs="Arial"/>
          <w:b/>
          <w:bCs/>
          <w:kern w:val="3"/>
          <w:sz w:val="21"/>
          <w:szCs w:val="21"/>
          <w:lang w:val="fr-FR"/>
        </w:rPr>
      </w:pPr>
      <w:bookmarkStart w:id="0" w:name="_Toc210821693"/>
      <w:bookmarkStart w:id="1" w:name="_Toc210994883"/>
      <w:bookmarkStart w:id="2" w:name="_Toc220061819"/>
      <w:r>
        <w:rPr>
          <w:rFonts w:ascii="Arial" w:eastAsia="Times New Roman" w:hAnsi="Arial" w:cs="Arial"/>
          <w:b/>
          <w:bCs/>
          <w:kern w:val="3"/>
          <w:sz w:val="21"/>
          <w:szCs w:val="21"/>
          <w:lang w:val="fr-FR"/>
        </w:rPr>
        <w:t>ANALYSE DU CADRE POLITIQUE, JURIDIQUE ET INSTITUTIONNEL DU PROJET</w:t>
      </w:r>
      <w:bookmarkEnd w:id="0"/>
      <w:bookmarkEnd w:id="1"/>
      <w:bookmarkEnd w:id="2"/>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t>Le cadre juridique guinéen relatif aux ressources naturelles et à l’environnement s’est considérablement renforcé grâce à l’adoption progressive d’un ensemble de textes législatifs et réglementaires, tant d’ordre général que sectoriel.</w:t>
      </w: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br/>
        <w:t>Ce processus législatif a véritablement pris son essor en 1986, avec la mise en place d’une administration nationale dédiée à l’environnement. Depuis, la dynamique s’est poursuivie de manière soutenue, aboutissant à la promulgation de plusieurs lois, parfois accompagnées de leurs textes d’application. Parmi ces avancées, l’adoption du Code de Protection et de Mise en Valeur de l’Environnement (Ordonnance n° O/045/PRG/SGG du 28 mai 1987) constitue une étape majeure.</w:t>
      </w:r>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Pour faire face aux problèmes environnementaux rencontrés, la Guinée s’est dotée à partir de 1992, au lendemain de la Conférence des Nations unies sur l’Environnement et le Développement, d’un certain nombre d’outils à savoir les stratégies, plans et programmes afin de mieux cerner la problématique environnementale dans sa réalité et sa complexité. </w:t>
      </w:r>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pPr>
      <w:r>
        <w:rPr>
          <w:rFonts w:ascii="Arial" w:hAnsi="Arial" w:cs="Arial"/>
          <w:color w:val="000000"/>
          <w:sz w:val="21"/>
          <w:szCs w:val="21"/>
        </w:rPr>
        <w:t xml:space="preserve">Parmi ces outils, les plus pertinents pour ce Projet sont : </w:t>
      </w:r>
    </w:p>
    <w:p w:rsidR="008F6AFA" w:rsidRDefault="008F6AFA">
      <w:pPr>
        <w:autoSpaceDE w:val="0"/>
        <w:spacing w:after="0" w:line="276" w:lineRule="auto"/>
        <w:jc w:val="both"/>
        <w:rPr>
          <w:rFonts w:ascii="Arial" w:hAnsi="Arial" w:cs="Arial"/>
          <w:color w:val="000000"/>
          <w:sz w:val="21"/>
          <w:szCs w:val="21"/>
        </w:rPr>
      </w:pP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Politique nationale de l’Environnement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Politique nationale de la santé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Politique nationale de l’eau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Le Plan national de Développement sanitaire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Stratégie nationale sur le Changement climatique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Stratégie nationale du Développement durable ; </w:t>
      </w:r>
    </w:p>
    <w:p w:rsidR="008F6AFA" w:rsidRDefault="008F6AFA">
      <w:pPr>
        <w:autoSpaceDE w:val="0"/>
        <w:spacing w:after="0" w:line="276" w:lineRule="auto"/>
        <w:ind w:left="720"/>
        <w:rPr>
          <w:rFonts w:ascii="Arial" w:hAnsi="Arial" w:cs="Arial"/>
          <w:sz w:val="21"/>
          <w:szCs w:val="21"/>
        </w:rPr>
      </w:pPr>
    </w:p>
    <w:p w:rsidR="008F6AFA" w:rsidRDefault="00E646EA">
      <w:pPr>
        <w:autoSpaceDE w:val="0"/>
        <w:spacing w:after="0" w:line="276" w:lineRule="auto"/>
        <w:jc w:val="both"/>
      </w:pPr>
      <w:r>
        <w:rPr>
          <w:rFonts w:ascii="Arial" w:hAnsi="Arial" w:cs="Arial"/>
          <w:color w:val="000000"/>
          <w:sz w:val="21"/>
          <w:szCs w:val="21"/>
        </w:rPr>
        <w:t xml:space="preserve">La majorité des documents cités ont fait l’objet de révisions afin également de s’aligner aux </w:t>
      </w:r>
      <w:r>
        <w:rPr>
          <w:rFonts w:ascii="Arial" w:eastAsia="Calibri" w:hAnsi="Arial" w:cs="Arial"/>
          <w:color w:val="000000"/>
          <w:sz w:val="21"/>
          <w:szCs w:val="21"/>
        </w:rPr>
        <w:t>Accords multilatéraux sur l’Environnement (</w:t>
      </w:r>
      <w:r>
        <w:rPr>
          <w:rFonts w:ascii="Arial" w:hAnsi="Arial" w:cs="Arial"/>
          <w:color w:val="000000"/>
          <w:sz w:val="21"/>
          <w:szCs w:val="21"/>
        </w:rPr>
        <w:t>AME) auxquels la République de Guinée est Partie et de s’adapter aux exigences des partenaires bi- et multinationaux sur les questions qu’ils traitent.</w:t>
      </w:r>
    </w:p>
    <w:p w:rsidR="00AB185A" w:rsidRDefault="00AB185A" w:rsidP="002857F6">
      <w:pPr>
        <w:tabs>
          <w:tab w:val="left" w:pos="7200"/>
        </w:tabs>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Le présent chapitre a pour objet d'identifier, d'analyser et de mettre en cohérence l'ensemble des exigences juridiques, normatives et institutionnelles applicables au Projet de raffinerie d'alumine de WCAG et à ses installations associées. Il s'appuie sur </w:t>
      </w:r>
      <w:del w:id="90001" w:author="Dr IBRAHIMA DIALLO" w:date="2026-08-17T13:00:00Z">
        <w:r>
          <w:rPr>
            <w:rFonts w:ascii="Arial" w:hAnsi="Arial" w:cs="Arial"/>
            <w:color w:val="000000"/>
            <w:sz w:val="21"/>
            <w:szCs w:val="21"/>
          </w:rPr>
          <w:delText xml:space="preserve">trois corpus complémentaires</w:delText>
        </w:r>
      </w:del>
      <w:ins w:id="90002" w:author="Dr IBRAHIMA DIALLO" w:date="2026-08-17T13:00:00Z">
        <w:r>
          <w:rPr>
            <w:rFonts w:ascii="Arial" w:hAnsi="Arial" w:cs="Arial"/>
            <w:color w:val="000000"/>
            <w:sz w:val="21"/>
            <w:szCs w:val="21"/>
          </w:rPr>
          <w:t xml:space="preserve">quatre corpus complémentaires — auxquels s'ajoutent, le Projet étant financé par la China Exim Bank, les exigences environnementales et sociales du bailleur (China Exim Bank, 2007 ; MOFCOM/MEE, 2022) et les normes techniques chinoises applicables (séries GB et HJ)</w:t>
        </w:r>
      </w:ins>
      <w:r>
        <w:rPr>
          <w:rFonts w:ascii="Arial" w:hAnsi="Arial" w:cs="Arial"/>
          <w:color w:val="000000"/>
          <w:sz w:val="21"/>
          <w:szCs w:val="21"/>
        </w:rPr>
        <w:t xml:space="preserve"> : </w:t>
      </w:r>
    </w:p>
    <w:p w:rsidR="00AB185A" w:rsidRDefault="00AB185A" w:rsidP="00AB185A">
      <w:pPr>
        <w:autoSpaceDE w:val="0"/>
        <w:spacing w:after="0" w:line="276" w:lineRule="auto"/>
        <w:jc w:val="both"/>
        <w:rPr>
          <w:rFonts w:ascii="Arial" w:hAnsi="Arial" w:cs="Arial"/>
          <w:color w:val="000000"/>
          <w:sz w:val="21"/>
          <w:szCs w:val="21"/>
        </w:rPr>
      </w:pPr>
    </w:p>
    <w:p w:rsidR="00AB185A" w:rsidRPr="00AB185A" w:rsidRDefault="00AB185A" w:rsidP="00AB185A">
      <w:pPr>
        <w:numPr>
          <w:ilvl w:val="0"/>
          <w:numId w:val="1"/>
        </w:numPr>
        <w:autoSpaceDE w:val="0"/>
        <w:spacing w:after="0" w:line="276" w:lineRule="auto"/>
        <w:rPr>
          <w:rFonts w:ascii="Arial" w:hAnsi="Arial" w:cs="Arial"/>
          <w:sz w:val="21"/>
          <w:szCs w:val="21"/>
        </w:rPr>
      </w:pPr>
      <w:r>
        <w:rPr>
          <w:rFonts w:ascii="Arial" w:hAnsi="Arial" w:cs="Arial"/>
          <w:sz w:val="21"/>
          <w:szCs w:val="21"/>
        </w:rPr>
        <w:t>le droit national guinéen, qui constitue le socle obligatoire et opposable de toute activité minière industrielle ou quelle qu’elle soit sur le territoire ;</w:t>
      </w:r>
    </w:p>
    <w:p w:rsidR="00AB185A" w:rsidRPr="00AB185A" w:rsidRDefault="00AB185A" w:rsidP="00AB185A">
      <w:pPr>
        <w:numPr>
          <w:ilvl w:val="0"/>
          <w:numId w:val="1"/>
        </w:numPr>
        <w:autoSpaceDE w:val="0"/>
        <w:spacing w:after="0" w:line="276" w:lineRule="auto"/>
        <w:rPr>
          <w:rFonts w:ascii="Arial" w:hAnsi="Arial" w:cs="Arial"/>
          <w:sz w:val="21"/>
          <w:szCs w:val="21"/>
        </w:rPr>
      </w:pPr>
      <w:r>
        <w:rPr>
          <w:rFonts w:ascii="Arial" w:hAnsi="Arial" w:cs="Arial"/>
          <w:sz w:val="21"/>
          <w:szCs w:val="21"/>
        </w:rPr>
        <w:t>les engagements internationaux ratifiés par la République de Guinée, lesquels, en vertu de l'article 3 du Code de l'environnement, font partie intégrante du droit national applicable au Projet ;</w:t>
      </w:r>
    </w:p>
    <w:p w:rsidR="00AB185A" w:rsidRPr="0059503C" w:rsidRDefault="00AB185A" w:rsidP="00715F93">
      <w:pPr>
        <w:numPr>
          <w:ilvl w:val="0"/>
          <w:numId w:val="1"/>
        </w:numPr>
        <w:autoSpaceDE w:val="0"/>
        <w:spacing w:after="0" w:line="276" w:lineRule="auto"/>
        <w:jc w:val="both"/>
        <w:rPr>
          <w:rFonts w:ascii="Arial" w:hAnsi="Arial" w:cs="Arial"/>
          <w:color w:val="000000"/>
          <w:sz w:val="21"/>
          <w:szCs w:val="21"/>
          <w:lang w:val="fr-FR"/>
        </w:rPr>
      </w:pPr>
      <w:r>
        <w:rPr>
          <w:rFonts w:ascii="Arial" w:hAnsi="Arial" w:cs="Arial"/>
          <w:sz w:val="21"/>
          <w:szCs w:val="21"/>
        </w:rPr>
        <w:t xml:space="preserve">les bonnes pratiques internationales de l'industrie (Good International Industry Practice – GIIP). </w:t>
      </w:r>
    </w:p>
    <w:p w:rsidR="00AB185A" w:rsidRDefault="00AB185A" w:rsidP="00AB185A">
      <w:pPr>
        <w:autoSpaceDE w:val="0"/>
        <w:spacing w:after="0" w:line="276" w:lineRule="auto"/>
        <w:jc w:val="both"/>
        <w:rPr>
          <w:rFonts w:ascii="Arial" w:hAnsi="Arial" w:cs="Arial"/>
          <w:color w:val="000000"/>
          <w:sz w:val="21"/>
          <w:szCs w:val="21"/>
        </w:rPr>
      </w:pPr>
    </w:p>
    <w:p w:rsidR="00AB185A" w:rsidRDefault="0059503C" w:rsidP="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Le ci-dessous, présente une analyse du cadre juridique, politique et institutionnel en lien avec les activités du Projet</w:t>
      </w:r>
    </w:p>
    <w:p w:rsidR="00AB185A" w:rsidRDefault="00AB185A" w:rsidP="00AB185A">
      <w:pPr>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p>
    <w:p w:rsidR="008F6AFA" w:rsidRDefault="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 </w:t>
      </w:r>
    </w:p>
    <w:p w:rsidR="008F6AFA" w:rsidRDefault="008F6AFA">
      <w:pPr>
        <w:autoSpaceDE w:val="0"/>
        <w:spacing w:after="0" w:line="276" w:lineRule="auto"/>
        <w:jc w:val="both"/>
        <w:rPr>
          <w:rFonts w:ascii="Arial" w:hAnsi="Arial" w:cs="Arial"/>
          <w:color w:val="000000"/>
          <w:sz w:val="21"/>
          <w:szCs w:val="21"/>
        </w:rPr>
        <w:sectPr w:rsidR="008F6AFA">
          <w:footerReference w:type="default" r:id="rId8"/>
          <w:pgSz w:w="11906" w:h="16838"/>
          <w:pgMar w:top="1418" w:right="1418" w:bottom="1418" w:left="1418" w:header="709" w:footer="709" w:gutter="0"/>
          <w:cols w:space="720"/>
        </w:sectPr>
      </w:pPr>
    </w:p>
    <w:p w:rsidR="008F6AFA" w:rsidRDefault="00E646EA">
      <w:pPr>
        <w:keepNext/>
        <w:keepLines/>
        <w:numPr>
          <w:ilvl w:val="1"/>
          <w:numId w:val="2"/>
        </w:numPr>
        <w:spacing w:after="0" w:line="276" w:lineRule="auto"/>
        <w:ind w:left="0" w:firstLine="0"/>
        <w:jc w:val="both"/>
      </w:pPr>
      <w:r>
        <w:rPr>
          <w:rFonts w:ascii="Arial" w:eastAsia="Times New Roman" w:hAnsi="Arial" w:cs="Arial"/>
          <w:b/>
          <w:sz w:val="21"/>
          <w:szCs w:val="21"/>
        </w:rPr>
        <w:lastRenderedPageBreak/>
        <w:t xml:space="preserve"> </w:t>
      </w:r>
      <w:bookmarkStart w:id="3" w:name="_Toc220061820"/>
      <w:r>
        <w:rPr>
          <w:rFonts w:ascii="Arial" w:eastAsia="Times New Roman" w:hAnsi="Arial" w:cs="Arial"/>
          <w:b/>
          <w:bCs/>
          <w:kern w:val="3"/>
          <w:sz w:val="21"/>
          <w:szCs w:val="21"/>
          <w:lang w:val="fr-FR"/>
        </w:rPr>
        <w:t>Cadre Juridique en lien avec le Projet</w:t>
      </w:r>
      <w:bookmarkEnd w:id="3"/>
    </w:p>
    <w:p w:rsidR="008F6AFA" w:rsidRDefault="008F6AFA">
      <w:pPr>
        <w:spacing w:after="0" w:line="276" w:lineRule="auto"/>
        <w:rPr>
          <w:lang w:val="fr-FR"/>
        </w:rPr>
      </w:pPr>
    </w:p>
    <w:p w:rsidR="008F6AFA" w:rsidRDefault="00E646EA">
      <w:pPr>
        <w:keepNext/>
        <w:spacing w:after="0" w:line="276" w:lineRule="auto"/>
        <w:jc w:val="both"/>
      </w:pPr>
      <w:r>
        <w:rPr>
          <w:rFonts w:ascii="Arial" w:eastAsia="Calibri" w:hAnsi="Arial" w:cs="Arial"/>
          <w:sz w:val="21"/>
          <w:szCs w:val="21"/>
        </w:rPr>
        <w:t xml:space="preserve">Cette section vise à examiner le cadre juridique en vigueur, tant au niveau national qu’international, en lien avec les activités du Projet. Le Projet </w:t>
      </w:r>
      <w:r>
        <w:rPr>
          <w:rFonts w:ascii="Arial" w:eastAsia="Calibri" w:hAnsi="Arial" w:cs="Arial"/>
          <w:bCs/>
          <w:sz w:val="21"/>
          <w:szCs w:val="21"/>
        </w:rPr>
        <w:t>de WCAG</w:t>
      </w:r>
      <w:r>
        <w:rPr>
          <w:rFonts w:ascii="Arial" w:eastAsia="Calibri" w:hAnsi="Arial" w:cs="Arial"/>
          <w:sz w:val="21"/>
          <w:szCs w:val="21"/>
        </w:rPr>
        <w:t xml:space="preserve"> s’aligne sur un ensemble de textes législatifs, réglementaires et normatifs qui régissent les activités de construction, d’exploitation d’unités industrielles, de protection de l’environnement, de respect des droits des communautés, et des normes sociales et de sécurité. Cette section, présente une analyse du cadre juridique national et international en lien avec les activités du Projet. </w:t>
      </w:r>
    </w:p>
    <w:p w:rsidR="008F6AFA" w:rsidRDefault="008F6AFA">
      <w:pPr>
        <w:shd w:val="clear" w:color="auto" w:fill="FFFFFF"/>
        <w:spacing w:after="0" w:line="276" w:lineRule="auto"/>
        <w:jc w:val="both"/>
        <w:rPr>
          <w:rFonts w:ascii="Arial" w:hAnsi="Arial" w:cs="Arial"/>
          <w:color w:val="44546A"/>
          <w:sz w:val="21"/>
          <w:szCs w:val="21"/>
        </w:rPr>
      </w:pPr>
    </w:p>
    <w:p w:rsidR="008F6AFA" w:rsidRDefault="00E646EA">
      <w:pPr>
        <w:shd w:val="clear" w:color="auto" w:fill="FFFFFF"/>
        <w:spacing w:after="0" w:line="276" w:lineRule="auto"/>
        <w:jc w:val="both"/>
        <w:rPr>
          <w:rFonts w:ascii="Arial" w:eastAsia="Calibri" w:hAnsi="Arial" w:cs="Arial"/>
          <w:b/>
          <w:bCs/>
          <w:sz w:val="21"/>
          <w:szCs w:val="21"/>
          <w:u w:val="single"/>
        </w:rPr>
      </w:pPr>
      <w:r>
        <w:rPr>
          <w:rFonts w:ascii="Arial" w:eastAsia="Calibri" w:hAnsi="Arial" w:cs="Arial"/>
          <w:b/>
          <w:bCs/>
          <w:sz w:val="21"/>
          <w:szCs w:val="21"/>
          <w:u w:val="single"/>
        </w:rPr>
        <w:t>Cadre juridique national en lien avec le Projet</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rPr>
        <w:t>Le cadre juridique guinéen relatif au projet de WCAG se compose de textes qui édictent des règles de portée générale et des règles de portée spécifique.</w:t>
      </w:r>
      <w:r>
        <w:rPr>
          <w:rFonts w:ascii="Arial" w:hAnsi="Arial" w:cs="Arial"/>
          <w:b/>
          <w:bCs/>
          <w:sz w:val="21"/>
          <w:szCs w:val="21"/>
        </w:rPr>
        <w:t xml:space="preserve"> </w:t>
      </w:r>
    </w:p>
    <w:p w:rsidR="008F6AFA" w:rsidRDefault="008F6AFA">
      <w:pPr>
        <w:shd w:val="clear" w:color="auto" w:fill="FFFFFF"/>
        <w:spacing w:after="0" w:line="276" w:lineRule="auto"/>
        <w:jc w:val="both"/>
        <w:rPr>
          <w:rFonts w:ascii="Arial" w:hAnsi="Arial" w:cs="Arial"/>
          <w:b/>
          <w:bCs/>
          <w:sz w:val="21"/>
          <w:szCs w:val="21"/>
        </w:rPr>
      </w:pPr>
    </w:p>
    <w:p w:rsidR="008F6AFA" w:rsidRDefault="00E646EA">
      <w:pPr>
        <w:shd w:val="clear" w:color="auto" w:fill="FFFFFF"/>
        <w:spacing w:after="0" w:line="276" w:lineRule="auto"/>
        <w:jc w:val="both"/>
      </w:pPr>
      <w:r>
        <w:rPr>
          <w:rFonts w:ascii="Arial" w:hAnsi="Arial" w:cs="Arial"/>
          <w:sz w:val="21"/>
          <w:szCs w:val="21"/>
        </w:rPr>
        <w:t xml:space="preserve">Il </w:t>
      </w:r>
      <w:r>
        <w:rPr>
          <w:rFonts w:ascii="Arial" w:hAnsi="Arial" w:cs="Arial"/>
          <w:sz w:val="21"/>
          <w:szCs w:val="21"/>
          <w:lang w:val="fr-FR"/>
        </w:rPr>
        <w:t>est distingué du cadre juridique international afin d’en faciliter la compréhension. Le cadre juridique interne respecte l’ordonnancement juridique national, en tenant compte de la valeur normative et de la force obligatoire des textes ayant force de loi, tels que mentionnés à l’article 9 du Code civil de la République de Guinée (Constitution, lois, ordonnances, décrets, arrêtés ministériels et décisions).</w:t>
      </w:r>
    </w:p>
    <w:p w:rsidR="008F6AFA" w:rsidRDefault="008F6AFA">
      <w:pPr>
        <w:shd w:val="clear" w:color="auto" w:fill="FFFFFF"/>
        <w:spacing w:after="0" w:line="276" w:lineRule="auto"/>
        <w:jc w:val="both"/>
        <w:rPr>
          <w:rFonts w:ascii="Arial" w:hAnsi="Arial" w:cs="Arial"/>
          <w:iCs/>
          <w:sz w:val="21"/>
          <w:szCs w:val="21"/>
        </w:rPr>
      </w:pPr>
    </w:p>
    <w:p w:rsidR="008F6AFA" w:rsidRDefault="00E646EA">
      <w:pPr>
        <w:shd w:val="clear" w:color="auto" w:fill="FFFFFF"/>
        <w:spacing w:after="0" w:line="276" w:lineRule="auto"/>
        <w:jc w:val="both"/>
      </w:pPr>
      <w:r>
        <w:rPr>
          <w:rFonts w:ascii="Arial" w:hAnsi="Arial" w:cs="Arial"/>
          <w:sz w:val="21"/>
          <w:szCs w:val="21"/>
          <w:lang w:val="fr-FR"/>
        </w:rPr>
        <w:t>C</w:t>
      </w:r>
      <w:r>
        <w:rPr>
          <w:rFonts w:ascii="Arial" w:eastAsia="Calibri" w:hAnsi="Arial" w:cs="Arial"/>
          <w:sz w:val="21"/>
          <w:szCs w:val="21"/>
          <w:lang w:val="fr-FR"/>
        </w:rPr>
        <w:t xml:space="preserve">e </w:t>
        <w:fldChar w:fldCharType="begin"/>
        <w:instrText xml:space="preserve"> REF _Ref218776982 </w:instrText>
        <w:fldChar w:fldCharType="separate"/>
        <w:t>Tableau 20</w:t>
        <w:fldChar w:fldCharType="end"/>
        <w:t xml:space="preserve">  ci-dessous </w:t>
      </w:r>
      <w:r>
        <w:rPr>
          <w:rFonts w:ascii="Arial" w:eastAsia="Calibri" w:hAnsi="Arial" w:cs="Arial"/>
          <w:sz w:val="21"/>
          <w:szCs w:val="21"/>
        </w:rPr>
        <w:t>qui décrit le cadre juridique national obéit à l’ordonnancement juridique, il est établi conformément à la hiérarchie des normes juridiques.</w:t>
      </w:r>
    </w:p>
    <w:p w:rsidR="008F6AFA" w:rsidRDefault="008F6AFA">
      <w:pPr>
        <w:spacing w:after="200" w:line="240" w:lineRule="auto"/>
        <w:rPr>
          <w:color w:val="44546A"/>
          <w:sz w:val="18"/>
          <w:szCs w:val="18"/>
          <w:lang w:val="fr"/>
        </w:rPr>
      </w:pPr>
    </w:p>
    <w:p w:rsidR="008F6AFA" w:rsidRPr="0059503C" w:rsidRDefault="0059503C" w:rsidP="0059503C">
      <w:pPr>
        <w:pStyle w:val="Lgende"/>
        <w:spacing w:after="0"/>
        <w:rPr>
          <w:rFonts w:ascii="Arial" w:hAnsi="Arial" w:cs="Arial"/>
          <w:i w:val="0"/>
          <w:iCs w:val="0"/>
          <w:color w:val="auto"/>
          <w:sz w:val="20"/>
          <w:szCs w:val="20"/>
          <w:lang w:val="fr-FR"/>
        </w:rPr>
      </w:pPr>
      <w:bookmarkStart w:id="4" w:name="_Toc220060042"/>
      <w:r>
        <w:rPr>
          <w:rFonts w:ascii="Arial" w:hAnsi="Arial" w:cs="Arial"/>
          <w:i w:val="0"/>
          <w:iCs w:val="0"/>
          <w:color w:val="auto"/>
          <w:sz w:val="20"/>
          <w:szCs w:val="20"/>
          <w:lang w:val="fr-FR"/>
        </w:rPr>
        <w:t xml:space="preserve">Tableau </w:t>
        <w:fldChar w:fldCharType="begin"/>
        <w:instrText xml:space="preserve"> SEQ Tableau \* ARABIC </w:instrText>
        <w:fldChar w:fldCharType="separate"/>
      </w:r>
      <w:r>
        <w:rPr>
          <w:rFonts w:ascii="Arial" w:hAnsi="Arial" w:cs="Arial"/>
          <w:i w:val="0"/>
          <w:iCs w:val="0"/>
          <w:noProof/>
          <w:color w:val="auto"/>
          <w:sz w:val="20"/>
          <w:szCs w:val="20"/>
          <w:lang w:val="fr-FR"/>
        </w:rPr>
        <w:t>1</w:t>
      </w:r>
      <w:r>
        <w:rPr>
          <w:rFonts w:ascii="Arial" w:hAnsi="Arial" w:cs="Arial"/>
          <w:i w:val="0"/>
          <w:iCs w:val="0"/>
          <w:color w:val="auto"/>
          <w:sz w:val="20"/>
          <w:szCs w:val="20"/>
          <w:lang w:val="fr-FR"/>
        </w:rPr>
        <w:fldChar w:fldCharType="end"/>
        <w:t xml:space="preserve"> : Cadre juridique national en lien avec le Projet. </w:t>
      </w:r>
      <w:bookmarkEnd w:id="4"/>
    </w:p>
    <w:p w:rsidR="008F6AFA" w:rsidRDefault="008F6AFA">
      <w:pPr>
        <w:spacing w:after="0" w:line="240" w:lineRule="auto"/>
        <w:rPr>
          <w:lang w:val="fr"/>
        </w:rPr>
      </w:pPr>
    </w:p>
    <w:tbl>
      <w:tblPr>
        <w:tblW w:w="14170" w:type="dxa"/>
        <w:tblLayout w:type="fixed"/>
        <w:tblCellMar>
          <w:left w:w="10" w:type="dxa"/>
          <w:right w:w="10" w:type="dxa"/>
        </w:tblCellMar>
        <w:tblLook w:val="04A0" w:firstRow="1" w:lastRow="0" w:firstColumn="1" w:lastColumn="0" w:noHBand="0" w:noVBand="1"/>
      </w:tblPr>
      <w:tblGrid>
        <w:gridCol w:w="4390"/>
        <w:gridCol w:w="5670"/>
        <w:gridCol w:w="4110"/>
      </w:tblGrid>
      <w:tr w:rsidR="008F6AFA" w:rsidRPr="0059503C">
        <w:trPr>
          <w:trHeight w:val="363"/>
          <w:tblHeader/>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Législations et réglementations</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Description</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Lien avec le Projet</w:t>
            </w:r>
          </w:p>
        </w:tc>
      </w:tr>
      <w:tr w:rsidR="008F6AFA" w:rsidRPr="0059503C">
        <w:trPr>
          <w:trHeight w:val="419"/>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numPr>
                <w:ilvl w:val="0"/>
                <w:numId w:val="3"/>
              </w:numPr>
              <w:spacing w:before="60" w:after="60" w:line="276" w:lineRule="auto"/>
              <w:rPr>
                <w:rFonts w:ascii="Arial" w:hAnsi="Arial" w:cs="Arial"/>
                <w:bCs/>
                <w:sz w:val="19"/>
                <w:szCs w:val="19"/>
              </w:rPr>
            </w:pPr>
            <w:r>
              <w:rPr>
                <w:rFonts w:ascii="Arial" w:hAnsi="Arial" w:cs="Arial"/>
                <w:bCs/>
                <w:sz w:val="19"/>
                <w:szCs w:val="19"/>
              </w:rPr>
              <w:t>Exigences légales guinéennes</w:t>
            </w:r>
          </w:p>
        </w:tc>
      </w:tr>
      <w:tr w:rsidR="008F6AFA" w:rsidRPr="0059503C">
        <w:trPr>
          <w:trHeight w:val="93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Constitution du 26 septembre 2025 promulgué par le Décret D/2025/0176/PRG/CNRD/SGG</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constitution garantit un environnement sain à chaque citoyen guinéen, cela se manifeste dans l’Article 30 qui dispose que l’État assure la protection de l’environnement, la sauvegarde de la faune, de la flore et la promotion de la qualité de vie.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Dans la hiérarchie des normes, elle est au sommet, tous les textes nationaux et pertinents pour ce Projet doivent s’aligner sur cette constitution. De plus,  les activités du projet doivent respecter les principes constitutionnels de protection de l'environnement, de participation citoyenne et de gestion rationnelle des ressources </w:t>
              <w:lastRenderedPageBreak/>
              <w:t>naturelles tout au long du cycle de vie du Projet.</w:t>
            </w:r>
          </w:p>
        </w:tc>
      </w:tr>
      <w:tr w:rsidR="008F6AFA" w:rsidRPr="0059503C">
        <w:trPr>
          <w:trHeight w:val="316"/>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numPr>
                <w:ilvl w:val="0"/>
                <w:numId w:val="3"/>
              </w:numPr>
              <w:spacing w:before="60" w:after="60" w:line="276" w:lineRule="auto"/>
            </w:pPr>
            <w:r>
              <w:rPr>
                <w:rFonts w:ascii="Arial" w:hAnsi="Arial" w:cs="Arial"/>
                <w:bCs/>
                <w:sz w:val="19"/>
                <w:szCs w:val="19"/>
              </w:rPr>
              <w:lastRenderedPageBreak/>
              <w:t>Textes législatifs pertinents pour les activités du Projet</w:t>
            </w:r>
          </w:p>
        </w:tc>
      </w:tr>
      <w:tr w:rsidR="008F6AFA" w:rsidRPr="0059503C">
        <w:trPr>
          <w:trHeight w:val="96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L/2019/0034/AN du 04 juillet 2019 Portant Code de l'Environnement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Promulguée par le décret D/2019/221/PRG/SGG du 26 juillet 2019, la nouvelle législation environnementale a pour objet d’établir les principes fondamentaux destinés à promouvoir le développement durable, à gérer et à protéger l’environnement et le capital naturel contre toutes formes de dégradation.</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rPr>
              <w:t>La présente ÉIES de WCAG s’alignera sur les objectifs du Code de l’Environnement en vigueur qui vise à promouvoir le développement durable et à protéger l’environnement et le capital naturel contre toutes formes de dégradation et à garantir un environnement sain aux communautés riveraines.</w:t>
            </w:r>
            <w:r>
              <w:rPr>
                <w:rFonts w:ascii="Arial" w:hAnsi="Arial" w:cs="Arial"/>
                <w:sz w:val="19"/>
                <w:szCs w:val="19"/>
                <w:shd w:val="clear" w:color="auto" w:fill="FFFF00"/>
              </w:rPr>
              <w:t xml:space="preserve"> </w:t>
            </w:r>
          </w:p>
        </w:tc>
      </w:tr>
      <w:tr w:rsidR="008F6AFA" w:rsidRPr="0059503C">
        <w:trPr>
          <w:trHeight w:val="54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715F93">
            <w:pPr>
              <w:spacing w:before="60" w:after="60" w:line="276" w:lineRule="auto"/>
            </w:pPr>
            <w:hyperlink r:id="rId9" w:history="1">
              <w:r>
                <w:rPr>
                  <w:rFonts w:ascii="Arial" w:hAnsi="Arial" w:cs="Arial"/>
                  <w:sz w:val="19"/>
                  <w:szCs w:val="19"/>
                </w:rPr>
                <w:t>L/2013/N°053/AN du 08 avril 2013 Portant amendement de certaines dispositions de la loi L/2011/006/CNT du 9 septembre 2011 portant Code minier de la République de Guinée.</w:t>
              </w:r>
            </w:hyperlink>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Loi portant Code minier a pour objet de réguler le secteur minier en vue de promouvoir les investissements et d’assurer une meilleure connaissance du sol et du sous-sol de la République de Guinée. Elle vise à encourager la recherche et l’exploitation des ressources minérales de manière à favoriser le développement économique et social de la Guinée. Elle vise aussi à promouvoir une gestion systématique et transparente du secteur minier qui garantit des bénéfices économiques et sociaux durables au peuple guinéen, dans le cadre d’un partenariat réciproquement avantageux avec les investisseurs.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rsidP="00A33235">
            <w:pPr>
              <w:spacing w:before="60" w:after="60" w:line="276" w:lineRule="auto"/>
              <w:rPr>
                <w:rFonts w:ascii="Arial" w:hAnsi="Arial" w:cs="Arial"/>
                <w:sz w:val="19"/>
                <w:szCs w:val="19"/>
              </w:rPr>
            </w:pPr>
            <w:r>
              <w:rPr>
                <w:rFonts w:ascii="Arial" w:hAnsi="Arial" w:cs="Arial"/>
                <w:sz w:val="19"/>
                <w:szCs w:val="19"/>
              </w:rPr>
              <w:t xml:space="preserve">La présente ÉIES tiendra compte du Code minier, mais ce dernier n’est pas directement applicable au complexe industriel qui est la raffinerie.  Aucune disposition du code minier amendé ne parle de la raffinerie. Cependant, le code minier est applicable au volet extractif du Projet (approvisionnement en bauxite de la raffinerie) : régime du titre minier, obligations de réhabilitation, plan de fermeture de mine, convention minière, développement local et protection de l’environnement.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L/96/009/ du 22 juillet 1996, Portant gestion des catastrophes naturelles et anthropiques en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Cette loi établit un Comité national de gestion des catastrophes et urgences environnementales, chargé de l’élaboration et du suivi du Plan national de prévention et d’organisation des secours en cas de catastrophes, ainsi que de sa mise en œuvre.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À titre de référence, les projets de WCAG sont concernés par la législation relative à la gestion des catastrophes et urgences environnementales, qui prévoit la mise en place de programmes de prévention et d’organisation des secours en cas de catastrophe.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 xml:space="preserve">Loi 2018/0049/AN Portant Code de Protection de la faune sauvage et de Réglementation de la chasse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présent Code a pour objet de fixer les principes fondamentaux destinés à assurer la protection, la conservation et la gestion de la faune sauvage et ses habitats, de reconnaître le droit de chasse et d'en guider la pratique.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La présente ÉIES se conformera aux dispositions du Code de la faune afin d’assurer la gestion de la faune sauvage en protégeant les espèces menacées, celles partiellement protégées ainsi que celles inscrites sur l’annexe II de la CITES.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ordinaire 2017/060/AN du 12 décembre 2017, Portant Code forestier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présent Code a pour objet de fixer les principes fondamentaux destinés à assurer la protection, la conservation et la gestion durable des ressources forestières.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La présente ÉIES s’alignera sur les dispositions du Code forestier notamment l’esprit de l’article 114 dudit code afin de préserver la diversité végétale de la zone d’étude et conserver le domaine forestier contre toute forme de dégradation ou de destruction causée, notamment, par la surexploitation, le surpâturage, les incendies, les brûlis, les défrichements abusifs, les maladies, l'introduction d'espèces inadaptées ainsi que la désertification.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L2024/008/CNT du 07 février 2024 Portant code pastoral en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 code établit les règles générales encadrant la pratique de l’élevage sous ses formes traditionnelle, semi-intensive et intensive. Il définit les principes juridiques régissant l’exploitation des ressources naturelles à des fins pastorales, en garantissant les droits d’usage des éleveurs et en prévoyant des mécanismes de résolution des conflits entre éleveurs, agriculteurs et autres utilisateurs de ces ressources. Il introduit une typologie des pâturages, répartis en trois catégories : naturels, post-culturaux et aménagés. Par ailleurs, le code précise les modalités applicables à la transhumance interne ainsi qu’à la transhumance transfrontalière dans l’espace CEDEAO, et énumère les infractions susceptibles d’être sanctionnées par des peines contraventionnelles ou correctionnelles.</w:t>
            </w:r>
          </w:p>
          <w:p w:rsidR="008F6AFA" w:rsidRPr="0059503C" w:rsidRDefault="008F6AFA">
            <w:pPr>
              <w:spacing w:before="60" w:after="60" w:line="276" w:lineRule="auto"/>
              <w:rPr>
                <w:rFonts w:ascii="Arial" w:hAnsi="Arial" w:cs="Arial"/>
                <w:sz w:val="19"/>
                <w:szCs w:val="19"/>
              </w:rPr>
            </w:pP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Dans le cadre du projet de construction de la raffinerie</w:t>
            </w:r>
            <w:r>
              <w:rPr>
                <w:rFonts w:ascii="Arial" w:hAnsi="Arial" w:cs="Arial"/>
                <w:sz w:val="19"/>
                <w:szCs w:val="19"/>
                <w:lang w:val="fr-FR"/>
              </w:rPr>
              <w:t xml:space="preserve"> </w:t>
            </w:r>
            <w:r>
              <w:rPr>
                <w:rFonts w:ascii="Arial" w:eastAsia="Calibri" w:hAnsi="Arial" w:cs="Arial"/>
                <w:sz w:val="19"/>
                <w:szCs w:val="19"/>
                <w:lang w:val="fr-FR"/>
              </w:rPr>
              <w:t xml:space="preserve">à Dobali, les activités du Projet demanderont l’acquisition et cela pourrait empiéter sur les zones de pâturage, perturber les couloirs de transhumance et affecter les moyens de subsistance des communautés pastorales locales. La présente ÉIES doit prendre en compte le Code pastoral dans cette étude.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Loi N° 2015 /26/AN/ Portant Code la Pêche maritime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 code définit les règles applicables à la pêche dans les zones maritimes sous souveraineté ou juridiction guinéenne, ainsi que les règles applicables aux navires de pêche guinéens exerçant au-delà desdites zones.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L'application des dispositions de ce code permet de préserver les droits des communautés de pêcheurs locaux, de prévenir les déchets dangereux qui peuvent nuire aux ressources halieutiques et de minimiser les effets négatifs sur les écosystèmes côtiers dans les meilleures conditions.</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 Il constitue ainsi un outil clé à intégrer dans les évaluations environnementales et sociales du projet, afin d’assurer une cohabitation équilibrée entre développement portuaire à proximité du projet de raffinerie et protection des activités de pêche durable.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L/94/005/CTRN Portant Code de l’eau, établi en vertu de la Loi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Cette loi régit la gestion rationnelle des ressources en eau du pays avec comme unité de base définie « le bassin versant ou groupe de bassins versants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Cette loi encadre la gestion, la protection et l’utilisation durable des ressources en eau en République de Guinée.  Dans le cadre de ce projet, les travaux peuvent affecter la qualité des eaux marines et continentales. L'application des dispositions du Code de l’eau est donc essentielle pour encadrer les prélèvements, protéger les zones humides, maîtriser les risques de contamination des ressources hydriques et assurer la durabilité environnementale du projet tout en respectant sur l’Article 8 dudit code. De plus, comme le projet prévoit l’installation des ouvrages hydrauliques, il devra prendre en compte les dispositions</w:t>
            </w:r>
            <w:bookmarkStart w:id="5" w:name="_GoBack"/>
            <w:bookmarkEnd w:id="5"/>
            <w:r>
              <w:rPr>
                <w:rFonts w:ascii="Arial" w:eastAsia="Calibri" w:hAnsi="Arial" w:cs="Arial"/>
                <w:sz w:val="19"/>
                <w:szCs w:val="19"/>
                <w:lang w:val="fr-FR"/>
              </w:rPr>
              <w:t xml:space="preserve"> des Articles 29, 30 et 31.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 xml:space="preserve">L/2015/020/AN Portant Code de la Construction Et l’habitation en République de Guinée.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code institue le code de la construction et de l'habitation en République de Guinée. Le code de la construction et de l'habitation a pour objet l'organisation, la réglementation et la promotion des activités d'investissement, de production, d'exploitation et de gestion dans les domaines de la construction et de l'habitation sur l'ensemble du Territoire National.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Le Projet étant la construction d’une installation portuaire, le code de la construction et de l’habitation intervient dans toutes les activités de construction.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715F93">
            <w:pPr>
              <w:spacing w:before="60" w:after="60" w:line="276" w:lineRule="auto"/>
            </w:pPr>
            <w:hyperlink r:id="rId10" w:history="1">
              <w:r>
                <w:rPr>
                  <w:rFonts w:ascii="Arial" w:hAnsi="Arial" w:cs="Arial"/>
                  <w:sz w:val="19"/>
                  <w:szCs w:val="19"/>
                </w:rPr>
                <w:t xml:space="preserve">Loi L/2016/0</w:t>
              </w:r>
              <w:del w:id="90009" w:author="Dr IBRAHIMA DIALLO" w:date="2026-08-17T13:00:00Z">
                <w:r>
                  <w:rPr>
                    <w:rFonts w:ascii="Arial" w:hAnsi="Arial" w:cs="Arial"/>
                    <w:sz w:val="19"/>
                    <w:szCs w:val="19"/>
                  </w:rPr>
                  <w:delText xml:space="preserve">63/AN</w:delText>
                </w:r>
              </w:del>
              <w:ins w:id="90010" w:author="Dr IBRAHIMA DIALLO" w:date="2026-08-17T13:00:00Z">
                <w:r>
                  <w:rPr>
                    <w:rFonts w:ascii="Arial" w:hAnsi="Arial" w:cs="Arial"/>
                    <w:sz w:val="19"/>
                    <w:szCs w:val="19"/>
                  </w:rPr>
                  <w:t xml:space="preserve">36/A</w:t>
                </w:r>
              </w:ins>
              <w:r>
                <w:rPr>
                  <w:rFonts w:ascii="Arial" w:hAnsi="Arial" w:cs="Arial"/>
                  <w:sz w:val="19"/>
                  <w:szCs w:val="19"/>
                </w:rPr>
                <w:t xml:space="preserve"> du 09 novembre 2016, relative à la protection, la conservation et la mise en valeur du patrimoine culturel national.</w:t>
              </w:r>
            </w:hyperlink>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Cette loi établit le cadre juridique pour la protection, la conservation et la valorisation du patrimoine culturel national. Elle précise les règles générales applicables à la protection des sites et monuments, des biens culturels, des ensembles architecturaux, des quartiers et villages historiques, ainsi que leur identification, classement et mise en valeur. Elle encadre également les fouilles archéologiques, les découvertes fortuites, l'importation, l'exportation et le transfert international de biens culturels, incluant notamment les collections et spécimens rares de zoologie, botanique, minéralogie, anatomie et objets d'intérêt paléontologique. En outre, elle définit les missions et prérogatives des services publics responsables de la protection, de la conservation et de la valorisation du patrimoine culturel national, et fixe les procédures applicables en cas de violation de la réglementation relative à ce patrimoine.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La présente ÉIES de WCAG</w:t>
            </w:r>
            <w:r>
              <w:rPr>
                <w:rFonts w:ascii="Arial" w:hAnsi="Arial" w:cs="Arial"/>
                <w:sz w:val="19"/>
                <w:szCs w:val="19"/>
                <w:lang w:val="fr-FR"/>
              </w:rPr>
              <w:t xml:space="preserve"> </w:t>
            </w:r>
            <w:r>
              <w:rPr>
                <w:rFonts w:ascii="Arial" w:eastAsia="Calibri" w:hAnsi="Arial" w:cs="Arial"/>
                <w:sz w:val="19"/>
                <w:szCs w:val="19"/>
                <w:lang w:val="fr-FR"/>
              </w:rPr>
              <w:t xml:space="preserve">doit s’aligner sur les dispositions de cet</w:t>
            </w:r>
            <w:del w:id="90011" w:author="Dr IBRAHIMA DIALLO" w:date="2026-08-17T13:00:00Z">
              <w:r>
                <w:rPr>
                  <w:rFonts w:ascii="Arial" w:eastAsia="Calibri" w:hAnsi="Arial" w:cs="Arial"/>
                  <w:sz w:val="19"/>
                  <w:szCs w:val="19"/>
                  <w:lang w:val="fr-FR"/>
                </w:rPr>
                <w:delText xml:space="preserve"> arrêté</w:delText>
              </w:r>
            </w:del>
            <w:ins w:id="90012" w:author="Dr IBRAHIMA DIALLO" w:date="2026-08-17T13:00:00Z">
              <w:r>
                <w:rPr>
                  <w:rFonts w:ascii="Arial" w:eastAsia="Calibri" w:hAnsi="Arial" w:cs="Arial"/>
                  <w:sz w:val="19"/>
                  <w:szCs w:val="19"/>
                  <w:lang w:val="fr-FR"/>
                </w:rPr>
                <w:t xml:space="preserve">te loi</w:t>
              </w:r>
            </w:ins>
            <w:r>
              <w:rPr>
                <w:rFonts w:ascii="Arial" w:eastAsia="Calibri" w:hAnsi="Arial" w:cs="Arial"/>
                <w:sz w:val="19"/>
                <w:szCs w:val="19"/>
                <w:lang w:val="fr-FR"/>
              </w:rPr>
              <w:t xml:space="preserve"> en respectant les lieux de cultes, les sites sacrés existant dans la zone d’étude.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Loi L/2014/072/CNT Portant Code du Travail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Les dispositions de la présente loi sont applicables aux relations individuelles et collectives entre les travailleurs et les employeurs exerçant leur activité professionnelle dans les secteurs mixte et privé en République de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both"/>
            </w:pPr>
            <w:r>
              <w:rPr>
                <w:rFonts w:ascii="Arial" w:eastAsia="Calibri" w:hAnsi="Arial" w:cs="Arial"/>
                <w:sz w:val="19"/>
                <w:szCs w:val="19"/>
                <w:lang w:val="fr-FR"/>
              </w:rPr>
              <w:t xml:space="preserve">Ce code constitue un outil juridique clé pour encadrer les conditions d’emploi des travailleurs recrutés localement ou temporairement. Il veille à ce que les pratiques de recrutement, les conditions de travail sur le chantier, la gestion des conflits professionnels, et les règles de sécurité soient conformes à la législation nationale. L’application rigoureuse de ce code permet ainsi de prévenir les abus, de promouvoir un environnement de travail décent et sécurisé, et de garantir le respect </w:t>
              <w:lastRenderedPageBreak/>
              <w:t xml:space="preserve">des droits des travailleurs, contribuant à une mise en œuvre socialement. </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lastRenderedPageBreak/>
              <w:t>Convention Collective des Mines, Carrières, Industries Minières et Assimilées, signée le 14 février 2025 (entrée en vigueur en août 2025)</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Cette convention collective, qui remplace celle de 1995, constitue le cadre de référence en matière de droit social applicable au secteur minier guinéen. Elle régit notamment les procédures de recrutement, la grille salariale (salaire de base minimum différencié pour les sociétés mères et les sous-traitants), l'encadrement de la sous-traitance (salaire minimum égal à 70% du salaire de base des sociétés mères), les primes (ancienneté, panier, assiduité), les conditions de travail, la promotion des employés guinéens (en cohérence avec la Loi sur le contenu local), ainsi que les questions de santé et de sécurité au travail.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En tant qu'opérateur du secteur minier et des industries assimilées, WCAG et ses sous-traitants sont soumis aux dispositions de cette convention collective pour l'ensemble des travailleurs employés sur le Projet. Elle complète le Code du travail et devra être prise en compte dans l'élaboration des procédures de recrutement, de gestion de la main-d'œuvre (y compris de la sous-traitance) et du dispositif de santé-sécurité au travail du Projet.</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lang w:val="fr-FR"/>
              </w:rPr>
            </w:pPr>
            <w:r>
              <w:rPr>
                <w:rFonts w:ascii="Arial" w:hAnsi="Arial" w:cs="Arial"/>
                <w:sz w:val="19"/>
                <w:szCs w:val="19"/>
                <w:lang w:val="fr-FR"/>
              </w:rPr>
              <w:t xml:space="preserve">Loi L/94/006/CTRN du 14 février 1994 Portant Code de la Sécurité sociale.  </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rPr>
              <w:t>Le principal texte législatif en Guinée relatif à la protection des travailleurs et de leurs familles contre la pauvreté économique ou sociale, ainsi que les difficultés liées à une perte importante de revenus. Ce Code établit le cadre juridique pour cette protection et prévoit divers régimes de sécurité sociale, tels que les fonds de pension de retraite, les fonds pour invalidité, les fonds de veuvage, les fonds pour les accidents du travail et les maladies professionnelles, un fonds de soutien familial, ainsi qu'un fonds pour la maladie et un fonds sanitaire et social. Tous les travailleurs soumis au</w:t>
            </w:r>
            <w:r>
              <w:rPr>
                <w:rFonts w:ascii="Arial" w:hAnsi="Arial" w:cs="Arial"/>
                <w:sz w:val="19"/>
                <w:szCs w:val="19"/>
                <w:lang w:val="fr-FR"/>
              </w:rPr>
              <w:t xml:space="preserve"> Code du Travail bénéficient de ce système de sécurité sociale, qui détermine les cotisations des employés et des employeurs et organise la redistribution des ressources à travers les différents fonds.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both"/>
            </w:pPr>
            <w:r>
              <w:rPr>
                <w:rFonts w:ascii="Arial" w:eastAsia="Calibri" w:hAnsi="Arial" w:cs="Arial"/>
                <w:sz w:val="19"/>
                <w:szCs w:val="19"/>
                <w:lang w:val="fr-FR"/>
              </w:rPr>
              <w:t>Les relations entre les employeurs du projet et les syndicats représentatifs sont régis par le Code de la sécurité sociale et les conventions collectives applicables, qui encadrent les conditions de travail, la protection sociale ainsi que la santé et sécurité au travail. Étant un projet industriel, ce code doit être pris en compte dans la présente ÉIES.</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L / 2015/ N°008/ AN Portant code des investissements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 xml:space="preserve">Ce code fixe le cadre juridique et institutionnel des investissements privés, nationaux ou étrangers réalisés en République de Guinée. Ce code protège les investisseurs </w:t>
              <w:lastRenderedPageBreak/>
              <w:t xml:space="preserve">réguliers en Guinée. Il réserve le même traitement aux investisseurs qu’ils soient nationaux ou internationaux.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rPr>
              <w:lastRenderedPageBreak/>
              <w:t>Ce</w:t>
            </w:r>
            <w:r>
              <w:rPr>
                <w:rFonts w:ascii="Arial" w:eastAsia="Calibri" w:hAnsi="Arial" w:cs="Arial"/>
                <w:sz w:val="19"/>
                <w:szCs w:val="19"/>
                <w:lang w:val="fr-FR"/>
              </w:rPr>
              <w:t xml:space="preserve"> code s’applique à la future EIES de WCAG, car il englobe déjà un large éventail d’activités et de secteurs, y compris les activités portuaires.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Code des collectivités locales révisé de</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Loi n° L/2017/040/AN du 24 février 2017</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code des collectivités locales révisé traite de toutes les questions relatives aux collectivités locales (définition, types de collectivités locales, contrôle de l'État sur celles-ci, responsabilités civiles des collectivités locales, biens des collectivités locales, etc.).  Il définit les compétences, les missions, le domaine et les atouts ainsi que les limites de l'intervention communautaire des collectivités locales.  Ce code définit les rôles et responsabilités des collectivités locales dans la gestion de l'occupation des sols.  La commune doit donner son avis avant tout projet d'investissement ou d'utilisation/exploitation des terres. Les collectivités locales partagent la responsabilité de la gestion de l'utilisation des terres avec l'État.</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patrimoine propre de la collectivité locale est constitué des biens qui lui ont été transférés par l'État et des biens qui sont devenus sa propriété par acquisition, expropriation, don ou legs et qui n'ont pas été aliénés.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Les biens acquis par voie d'expropriation sont réputés être la propriété de la collectivité locale.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Compte tenu du rôle joué par les communautés, le projet s'efforcera, le cas échéant, d'associer les communautés à la mise en œuvre du projet (article 36).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Loi L/2022/0010/CNT portant Contenu local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Comme stipulé en son article 2, cette Loi fixe le cadre juridique du contenu local dans les projets publics quel que soit leur mode de réalisation, ou dans les projets portés par les investisseurs du secteur privé, pour leur propre compte, en République de Guinée. </w:t>
            </w:r>
          </w:p>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Elle dispose en son article 3 que : « Hormis les micros, petites et moyennes entreprises (MPME) locales, toutes les entreprises, </w:t>
              <w:lastRenderedPageBreak/>
              <w:t xml:space="preserve">locales ou étrangères, quels que soient leurs secteurs d’activités, sont soumises aux dispositions de la présente loi. </w:t>
            </w:r>
          </w:p>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Loi s’applique à tous les projets, qu’ils relèvent de domaines sectoriels ou non, qu’ils soient financés par les ressources publiques ou portés par les opérateurs dans le cadre de contrats dits de partenariat public-privé ou non.</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Elle s'applique également aux projets portés par des investisseurs du secteur privé (ICS), dans le cadre du Code des Investissements, pour leur propre compte, en République de Guinée. »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Le Projet doit s’aligner aux dispositions prescrites dans cette loi.</w:t>
            </w:r>
          </w:p>
          <w:p w:rsidR="008F6AFA" w:rsidRPr="0059503C" w:rsidRDefault="00E646EA">
            <w:pPr>
              <w:spacing w:after="0" w:line="276" w:lineRule="auto"/>
              <w:rPr>
                <w:rFonts w:ascii="Arial" w:hAnsi="Arial" w:cs="Arial"/>
                <w:i/>
                <w:iCs/>
                <w:sz w:val="19"/>
                <w:szCs w:val="19"/>
              </w:rPr>
            </w:pPr>
            <w:r>
              <w:rPr>
                <w:rFonts w:ascii="Arial" w:hAnsi="Arial" w:cs="Arial"/>
                <w:i/>
                <w:iCs/>
                <w:sz w:val="19"/>
                <w:szCs w:val="19"/>
              </w:rPr>
              <w:t xml:space="preserve">Tout titulaire d’un Titre d’exploitation minière doit contracter une Convention de Développement Local avec la Communauté locale résidant sur ou à proximité immédiate de son Titre d’exploitation minière. Les modalités d’élaboration de ces conventions sont définies par arrêté conjoint des Ministres </w:t>
              <w:lastRenderedPageBreak/>
              <w:t xml:space="preserve">en charge des Mines et de la Décentralisation. L’objet de cette Convention de Développement Local est de créer les conditions favorisant une gestion efficace et transparente de la Contribution au Développement Local.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Le Projet devra prendre en compte cette loi.</w:t>
            </w:r>
          </w:p>
          <w:p w:rsidR="008F6AFA" w:rsidRPr="0059503C" w:rsidRDefault="008F6AFA">
            <w:pPr>
              <w:spacing w:before="60" w:after="60" w:line="276" w:lineRule="auto"/>
              <w:rPr>
                <w:rFonts w:ascii="Arial" w:hAnsi="Arial" w:cs="Arial"/>
                <w:sz w:val="19"/>
                <w:szCs w:val="19"/>
              </w:rPr>
            </w:pP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lang w:val="fr-FR"/>
              </w:rPr>
            </w:pPr>
            <w:r>
              <w:rPr>
                <w:rFonts w:ascii="Arial" w:hAnsi="Arial" w:cs="Arial"/>
                <w:sz w:val="19"/>
                <w:szCs w:val="19"/>
                <w:lang w:val="fr-FR"/>
              </w:rPr>
              <w:lastRenderedPageBreak/>
              <w:t>Loi n° L/2019/0059/AN Portant Code de l’Enfant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Le présent code vise à promouvoir et à garantir l’accès des enfants à la jouissance et à l’exercice de leurs droits, dans le respect de la Constitution, de la Convention relative aux droits de l’Enfant et des autres instruments juridiques nationaux et internationaux de protection de l’Enfant et des droits de l’Homme dûment ratifiés par la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Ce code joue un rôle essentiel, notamment en ce qui concerne les impacts sociaux potentiels sur les communautés locales. Les risques liés au travail des enfants, à la perturbation de leur scolarité. L'intégration des principes de cette loi dans le cadre du projet permet de prévenir toute atteinte aux droits de l’enfant, d’adopter des mesures de protection spécifiques, tiennent compte des besoins des enfants.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L/2005/006/AN du 4 juillet 2005, Loi adoptant et promulguant la loi fixant les redevances dues pour le prélèvement et la pollution (LRPP) des ressources en eau.</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Établit les taux des redevances pour l'exploitation et la pollution des ressources en eau en Guinée. Elle précise également les taux des redevances pour l'extraction de matériaux dans le lit des cours d'eau et la déviation des cours d'eau. Elle fixe les amendes applicables aux infractions prescrites au Code de l'eau.</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Cette loi définit les redevances à acquitter dans le cadre du Projet relatif à la ressource en eau.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L97/021/97 du 19/06/1997 Portant Code de la Santé publique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Cette loi assure la protection et la promotion de la santé, en procurant à l’individu, à la famille et à la collectivité, les conditions sanitaires minimales, dans un environnement sain, </w:t>
              <w:lastRenderedPageBreak/>
              <w:t xml:space="preserve">leur permettant de mener une vie sociale et économique productive.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lastRenderedPageBreak/>
              <w:t>La réalisation de cette future ÉIES doit prendre en compte les dispositions relatives à la santé publique notamment celle des communautés de la zone d’étude.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L/2025/015/CNT du 27 mai 2025 portant autorisation de ratification de l’accord d’établissement du Centre International de la Mangrove (CIM) entre la République de Guinée et la République de Chine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 xml:space="preserve">Signé le 6 novembre 2024, cette convention offre à la génération présente et future un écosystème de mangroves protégé, un partage de connaissance et de coopération technique à la protection et à la restauration des forêts de mangroves guinéennes.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 xml:space="preserve">La présente ÉIES devra s’aligner sur cette convention.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Ordonnance O/92/019 du 30 mars 1992 Portant Code foncier et domanial de la République de Guinée.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Code foncier et domanial est un document détaillé qui définit les principes de la propriété privée et publique et d'autres droits réels, et la transmission de ces dits droits.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La présente ÉIES de WCAG</w:t>
            </w:r>
            <w:r>
              <w:rPr>
                <w:rFonts w:ascii="Arial" w:hAnsi="Arial" w:cs="Arial"/>
                <w:sz w:val="19"/>
                <w:szCs w:val="19"/>
                <w:lang w:val="fr-FR"/>
              </w:rPr>
              <w:t xml:space="preserve"> </w:t>
            </w:r>
            <w:r>
              <w:rPr>
                <w:rFonts w:ascii="Arial" w:eastAsia="Calibri" w:hAnsi="Arial" w:cs="Arial"/>
                <w:sz w:val="19"/>
                <w:szCs w:val="19"/>
                <w:lang w:val="fr-FR"/>
              </w:rPr>
              <w:t xml:space="preserve">doit prendre en compte le Code foncier et domanial. </w:t>
            </w:r>
          </w:p>
        </w:tc>
      </w:tr>
      <w:tr w:rsidR="008F6AFA" w:rsidRPr="0059503C">
        <w:trPr>
          <w:trHeight w:val="385"/>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numPr>
                <w:ilvl w:val="0"/>
                <w:numId w:val="3"/>
              </w:numPr>
              <w:spacing w:before="60" w:after="60" w:line="276" w:lineRule="auto"/>
              <w:rPr>
                <w:rFonts w:ascii="Arial" w:hAnsi="Arial" w:cs="Arial"/>
                <w:sz w:val="19"/>
                <w:szCs w:val="19"/>
              </w:rPr>
            </w:pPr>
            <w:r>
              <w:rPr>
                <w:rFonts w:ascii="Arial" w:hAnsi="Arial" w:cs="Arial"/>
                <w:sz w:val="19"/>
                <w:szCs w:val="19"/>
              </w:rPr>
              <w:t>Textes réglementaires pertinents pour les activités du Projet</w:t>
            </w:r>
          </w:p>
        </w:tc>
      </w:tr>
      <w:tr w:rsidR="008F6AFA" w:rsidRPr="0059503C">
        <w:trPr>
          <w:trHeight w:val="102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t xml:space="preserve">Décret D/2001/037/PRG/SGG du 17 mai 2001 Portant adoption de la Politique foncière en milieu rural.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t>Cette politique a pour but de promouvoir le développement économique et social par la sécurisation des droits fonciers ruraux, de favoriser le développement de l'agriculture, d'améliorer la gestion durable des ressources et de permettre le développement d'un marché foncier transparent et équitable.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pPr>
            <w:r>
              <w:rPr>
                <w:rFonts w:ascii="Arial" w:hAnsi="Arial" w:cs="Arial"/>
                <w:sz w:val="19"/>
                <w:szCs w:val="19"/>
              </w:rPr>
              <w:t>La présente ÉIES doit s’aligner sur les objectifs de la Politique foncière en milieu rural qui, contrairement au CFD de 92, reconnait les droits des ruraux et vise à sécuriser les exploitants ruraux, renforcer l'équité et la paix sociale, stimuler la production et la productivité agricole, promouvoir la gestion décentralisée des ressources foncières, favoriser l'accès à la terre des personnes pauvres et des groupes sociaux fragilisés et défavorisés, notamment les femmes et les jeunes.</w:t>
            </w:r>
          </w:p>
        </w:tc>
      </w:tr>
      <w:tr w:rsidR="008F6AFA" w:rsidRPr="0059503C">
        <w:trPr>
          <w:trHeight w:val="102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Décret 93/8993/PRG/SSG du 11 octobre 1993 portant établissement de la classification technique des installations soumises à </w:t>
              <w:lastRenderedPageBreak/>
              <w:t>réglementation pour la protection de l'environnement.</w:t>
            </w:r>
          </w:p>
          <w:p w:rsidR="008F6AFA" w:rsidRPr="0059503C" w:rsidRDefault="008F6AFA">
            <w:pPr>
              <w:keepNext/>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lastRenderedPageBreak/>
              <w:t xml:space="preserve">Les installations fixes pouvant engendrer une pollution significative sont catégorisées en deux groupes, selon le niveau de danger potentiel qu'elles représentent pour l'environnement. Les établissements de première catégorie, étant généralement plus nuisibles, font l'objet d'une surveillance plus stricte. Ce </w:t>
              <w:lastRenderedPageBreak/>
              <w:t>décret définit les installations classées pour la protection de l'environnement, pour lesquelles un permis intégré est requis, et couvre 71 types d'installations répertoriées dans trois colonnes : les activités, leurs impacts négatifs et les catégories correspondantes. Il précise également les seuils au-delà desquels les obligations légales s'appliquent à chaque activité.</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pPr>
            <w:r>
              <w:rPr>
                <w:rFonts w:ascii="Arial" w:eastAsia="Calibri" w:hAnsi="Arial" w:cs="Arial"/>
                <w:sz w:val="19"/>
                <w:szCs w:val="19"/>
                <w:lang w:val="fr-FR"/>
              </w:rPr>
              <w:lastRenderedPageBreak/>
              <w:t>Ce décret définit le cadre réglementaire des installations classées auquel le Projet sera soumis en raison de la nature de ses activités.</w:t>
            </w:r>
            <w:r>
              <w:rPr>
                <w:rFonts w:ascii="Arial" w:hAnsi="Arial" w:cs="Arial"/>
                <w:sz w:val="19"/>
                <w:szCs w:val="19"/>
                <w:lang w:val="fr-FR"/>
              </w:rPr>
              <w:t xml:space="preserve"> </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 A/2023/1595/MEDD/CAB/SGG du 05 mai 2023 modifiant l’Arrêté A/2022/1646/MEDD/CAB/SGG du 25 juillet 2022 Portant Procédure administrative d'Évaluation environnementale en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détermine la procédure administrative d'Évaluations environnementales (ÉE) en République de Guinée, il définit le mécanisme de publicité des rapports d'ÉE, la participation du public ainsi que les frais inhérents à la procédure environnementale conformément aux dispositions de la loi L/2019/0034/AN du 04 juillet 2019, portant Code de l'Environnement. En fonction de l’envergure, il détermine si un projet doit être soumis à une étude d’impact environnementale détaillée ou simplifiée.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est le fil conducteur de la réalisation d’une Étude d’impact environnemental et social simplifiée ou détaillée en Guinée. La classification de ce Projet en catégorie A s’est faite grâce à cet arrêté (Les projets ou activités à risque élevé et susceptibles d’avoir des impacts et/ou risques très négatifs, généralement irréversibles, le plus souvent ressentis dans une zone plus vaste que les sites faisant l’objet de ces projets. Ces projets sont soumis à une Étude d’impact environnemental et social (ÉIES). Il montre le canevas à suivre pour la réalisation d’une ÉIES et d’une NIES.</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 A/2020/1591/MEFF/CAB/SGG Portant protection des espèces de flore et de faune en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fixe les mesures de protection des espèces de faune et flore sauvages en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La présence de plusieurs espèces menacées a été révélée dans la zone, le Projet doit s’aligner sur les dispositions de cet arrêté afin de protéger les espèces menacées. </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pPr>
            <w:r>
              <w:rPr>
                <w:rFonts w:ascii="Arial" w:hAnsi="Arial" w:cs="Arial"/>
                <w:sz w:val="19"/>
                <w:szCs w:val="19"/>
              </w:rPr>
              <w:t>Arrêté A/2016/5002/MMG/SGG Portant procédure cadastrale du 1</w:t>
            </w:r>
            <w:r>
              <w:rPr>
                <w:rFonts w:ascii="Arial" w:hAnsi="Arial" w:cs="Arial"/>
                <w:sz w:val="19"/>
                <w:szCs w:val="19"/>
                <w:vertAlign w:val="superscript"/>
              </w:rPr>
              <w:t>er</w:t>
            </w:r>
            <w:r>
              <w:rPr>
                <w:rFonts w:ascii="Arial" w:hAnsi="Arial" w:cs="Arial"/>
                <w:sz w:val="19"/>
                <w:szCs w:val="19"/>
              </w:rPr>
              <w:t xml:space="preserve"> septembre 2016.</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 Précisant une nouvelle procédure cadastrale.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jc w:val="center"/>
              <w:rPr>
                <w:rFonts w:ascii="Arial" w:hAnsi="Arial" w:cs="Arial"/>
                <w:sz w:val="19"/>
                <w:szCs w:val="19"/>
              </w:rPr>
            </w:pPr>
            <w:r>
              <w:rPr>
                <w:rFonts w:ascii="Arial" w:hAnsi="Arial" w:cs="Arial"/>
                <w:sz w:val="19"/>
                <w:szCs w:val="19"/>
              </w:rPr>
              <w:t>Applicable au contexte social du Projet.</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Arrêté A/2022/1416/MEDD/CAB/SGG Portant élaboration, contenu et modalités de mise en œuvre des plans d’urgence de gestion des risques de catastrophes</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Les dispositions de cet arrêté visent à réglementer les Plans d’urgence de gestion des risques et catastrophes au niveau des secteurs de développement économique, social et culturel mentionnés dans son article 4.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L’analyse des impacts environnementaux de la présente ÉIES doit prendre en compte les plans d’urgence liés au Projet comme mentionnés dans l’article 4 dudit arrêté.</w:t>
            </w:r>
          </w:p>
        </w:tc>
      </w:tr>
      <w:tr w:rsidR="008F6AFA" w:rsidRPr="0059503C">
        <w:trPr>
          <w:trHeight w:val="576"/>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Arrêté/2015/342/MIPMEPSP/CAB du 27 février 2015 Portant homologation de six (6) normes guinéennes relatives à la protection de l’environnement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L’Arrêté A/2015/342/MIPMEPSP/CAB du 27 février 2015 porte homologation de six (6) normes guinéennes relatives à la protection de l’environnement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09-01-010 :2012/CNQ :2004-Rejet des eaux usées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09-01-011 :2012/CNQ :2004-Pollution atmosphérique-Rejet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09-01-012 :2012/CNQ :2004-Limites maximales d’exposition à quelques produits chimiques dans les lieux de travail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09-01-013 :2012/CNQ :2004-Procédures d’inspection environnementale des installations industrielles et commerciales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09-05-001-2012 :ISO 14001-2004/Système de management environnemental exigences et lignes directrices pour son utilisation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NG 09-05-002-2012/ISO 19011 :2002-Lignes directrices pour l’audit des systèmes de management de la qualité et/ou de management environnemental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définit les obligations du Projet en matière de rejets d’eaux usées dans le milieu naturel. Directement applicable aux émissions atmosphériques de la raffinerie et des centrales électriques ainsi qu'aux effluents liquides du procédé Bayer et des eaux pluviales du site.</w:t>
            </w:r>
          </w:p>
        </w:tc>
      </w:tr>
      <w:tr w:rsidR="008F6AFA">
        <w:trPr>
          <w:trHeight w:val="576"/>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20"/>
                <w:szCs w:val="20"/>
                <w:lang w:val="fr-FR"/>
              </w:rPr>
              <w:t>Arrêté A / 2022/4114/MEDD Portant création, organisation et fonctionnement des comités préfectoraux de suivi environnemental et social (CPES) du 30 décembre 2022</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20"/>
                <w:szCs w:val="20"/>
                <w:lang w:val="fr-FR"/>
              </w:rPr>
              <w:t>Ces comités sont mis en place dans chaque préfecture pour assurer le suivi de la mise en œuvre des engagements environnementaux et sociaux pris dans le cadre des projets soumis à une évaluation environnementale.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19"/>
                <w:szCs w:val="19"/>
              </w:rPr>
            </w:pPr>
            <w:r>
              <w:rPr>
                <w:rFonts w:ascii="Arial" w:hAnsi="Arial" w:cs="Arial"/>
                <w:sz w:val="19"/>
                <w:szCs w:val="19"/>
              </w:rPr>
              <w:t>L’arrêté sur les CPES fournit un cadre réglementaire et institutionnel qui permet de suivre et encadrer localement la mise en œuvre du Projet d’Irrigation, en garantissant qu’il soit conforme aux normes environnementales et sociales nationales, tout en favorisant la participation active des acteurs locaux.</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lastRenderedPageBreak/>
              <w:t>Arrêté conjoint AC/2024/961/MMG/MATD/SGG du 16 juillet 2024 modifiant l'Arrêté conjoint A/2017/6326/MMG/MATD/SGG du 22 novembre 2017 portant modalités d'utilisation, de gestion et de contrôle du Fonds de Développement Économique Local (FODEL)</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Ce texte actualise les modalités de répartition, d'utilisation, de gestion et de contrôle du FODEL, principal mécanisme de développement local alimenté par la Contribution au Développement Local (CDL) versée par les titulaires de titres miniers. Il précise notamment la clé de répartition des ressources entre les collectivités bénéficiaires et l'administration, ainsi que les mécanismes de gouvernance (comités d'appui à la gestion du FODEL - CAGF) permettant d'assurer la transparence et le suivi de l'affectation des fonds au bénéfice des populations impactées.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En tant que projet minier et industriel, WCAG est tenu de contribuer au FODEL et de se conformer aux modalités de gestion et de contrôle fixées par cet arrêté. La présente ÉIES devra prendre en compte ce cadre réglementaire dans l'analyse des retombées socio-économiques locales et des mécanismes de développement local associés au Projet.</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Convention de Développement Local (CDL), prévue par l'article 130 de la Loi L/2011/006/CNT du 9 septembre 2011 portant Code minier (telle que modifiée), complété par arrêté conjoint des Ministres en charge des Mines et de la Décentralisation</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L'article 130 du Code minier dispose que tout titulaire d'un titre d'exploitation minière doit contracter une Convention de Développement Local avec la communauté locale résidant sur ou à proximité immédiate de son titre d'exploitation. Les modalités de négociation, d'élaboration et de signature de cette convention sont définies par arrêté conjoint des Ministres en charge des Mines et de la Décentralisation. Elle vise à créer les conditions d'une gestion efficace et transparente de la Contribution au Développement Local.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Le Projet devra engager la négociation et la signature d'une Convention de Développement Local avec les communautés riveraines de ses installations, en complément du versement au FODEL, afin de formaliser les engagements de développement local pris envers ces communautés.</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Référentiel national sur la compensation, l'indemnisation et la réinstallation des populations affectées par les projets de développement (en cours de finalisation, adoption prévue par décret présidentiel)</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Élaboré depuis 2018 avec l'appui de partenaires techniques et validé par l'ensemble des acteurs (État, société civile, secteur privé) en septembre 2022, ce référentiel vise à harmoniser les pratiques de compensation, d'indemnisation et de réinstallation applicables à l'ensemble des projets de développement en Guinée (miniers, énergétiques, d'infrastructures, etc.), et à combler le vide juridique actuel en la matière. Son adoption formelle est toujours en attente d'un décret présidentiel à la date de rédaction du présent chapitre.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Bien que non encore formellement adopté, ce référentiel constitue le cadre national de référence à venir en matière de réinstallation et de compensation. La présente ÉIES devra en tenir compte, dès à présent, dans l'élaboration de tout Plan d'Action de Réinstallation (PAR) lié au Projet, et suivre l'évolution de son adoption afin de s'y conformer dès son entrée en vigueur.</w:t>
            </w:r>
          </w:p>
        </w:tc>
      </w:tr>
    </w:tbl>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9C0D40" w:rsidRDefault="009C0D40">
      <w:pPr>
        <w:spacing w:after="0" w:line="276" w:lineRule="auto"/>
        <w:rPr>
          <w:rFonts w:ascii="Arial" w:eastAsia="Calibri" w:hAnsi="Arial" w:cs="Arial"/>
          <w:b/>
          <w:bCs/>
          <w:color w:val="000000"/>
          <w:sz w:val="21"/>
          <w:szCs w:val="21"/>
          <w:u w:val="single"/>
        </w:rPr>
        <w:sectPr w:rsidR="009C0D40">
          <w:footerReference w:type="default" r:id="rId11"/>
          <w:pgSz w:w="16838" w:h="11906" w:orient="landscape"/>
          <w:pgMar w:top="1418" w:right="1418" w:bottom="1418" w:left="1418" w:header="720" w:footer="720" w:gutter="0"/>
          <w:cols w:space="720"/>
        </w:sectPr>
      </w:pPr>
    </w:p>
    <w:p w:rsidR="00F921AE" w:rsidRDefault="00715F93">
      <w:pPr>
        <w:shd w:val="clear" w:color="auto" w:fill="FFFFFF"/>
        <w:spacing w:after="0" w:line="276" w:lineRule="auto"/>
        <w:jc w:val="both"/>
        <w:rPr>
          <w:rFonts w:ascii="Arial" w:eastAsia="Calibri" w:hAnsi="Arial" w:cs="Arial"/>
          <w:b/>
          <w:bCs/>
          <w:sz w:val="21"/>
          <w:szCs w:val="21"/>
        </w:rPr>
      </w:pPr>
      <w:r>
        <w:rPr>
          <w:rFonts w:ascii="Arial" w:eastAsia="Calibri" w:hAnsi="Arial" w:cs="Arial"/>
          <w:b/>
          <w:bCs/>
          <w:sz w:val="21"/>
          <w:szCs w:val="21"/>
        </w:rPr>
        <w:lastRenderedPageBreak/>
        <w:t>Plan de démobilisation des travailleurs de la phase de construction</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Un projet de l'envergure de la raffinerie d'alumine de WCAG mobilisera un nombre important de travailleurs (main-d'œuvre directe et sous-traitée) pendant la phase de construction, dont les effectifs seront ensuite fortement réduits au passage à la phase d'exploitation.</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présente ÉIES intègre à ce titre l'élaboration d'un plan de démobilisation des travailleurs de la phase de construction, en cohérence avec le Code du travail (Loi L/2014/072/CNT), la Convention Collective des Mines, Carrières, Industries Minières et Assimilées du 14 février 2025, ainsi que les bonnes pratiques internationales applicables (notamment la Norme de Performance n°2 de la SFI relative à l'emploi et aux conditions de travail). Ce plan vise à anticiper et à atténuer les impacts socio-économiques de la fin de la phase de construction sur les travailleurs et les communautés locales (préavis, mesures d'accompagnement à la reconversion, priorité de recrutement local pour la phase d'exploitation, etc.).</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Cadre juridique international</w:t>
      </w:r>
    </w:p>
    <w:p w:rsidR="008F6AFA" w:rsidRDefault="008F6AFA">
      <w:pPr>
        <w:spacing w:after="0" w:line="276" w:lineRule="auto"/>
        <w:jc w:val="both"/>
        <w:rPr>
          <w:rFonts w:ascii="Arial" w:eastAsia="Calibri" w:hAnsi="Arial" w:cs="Arial"/>
          <w:color w:val="000000"/>
          <w:sz w:val="21"/>
          <w:szCs w:val="21"/>
        </w:rPr>
      </w:pPr>
    </w:p>
    <w:p w:rsidR="009C0D40" w:rsidRDefault="009C0D40" w:rsidP="007B3D86">
      <w:pPr>
        <w:spacing w:after="0" w:line="276" w:lineRule="auto"/>
        <w:jc w:val="both"/>
        <w:rPr>
          <w:rFonts w:ascii="Arial" w:eastAsia="Calibri" w:hAnsi="Arial" w:cs="Arial"/>
          <w:sz w:val="21"/>
          <w:szCs w:val="21"/>
        </w:rPr>
      </w:pPr>
      <w:r>
        <w:rPr>
          <w:rFonts w:ascii="Arial" w:eastAsia="Calibri" w:hAnsi="Arial" w:cs="Arial"/>
          <w:sz w:val="21"/>
          <w:szCs w:val="21"/>
        </w:rPr>
        <w:t>L'article 3 du Code de l'environnement (Loi L/2019/0034/AN du 4 juillet 2019) dispose que :</w:t>
      </w:r>
    </w:p>
    <w:p w:rsidR="007B3D86" w:rsidRPr="009C0D40" w:rsidRDefault="007B3D86" w:rsidP="007B3D86">
      <w:pPr>
        <w:spacing w:after="0" w:line="276" w:lineRule="auto"/>
        <w:jc w:val="both"/>
        <w:rPr>
          <w:rFonts w:ascii="Arial" w:hAnsi="Arial" w:cs="Arial"/>
          <w:sz w:val="21"/>
          <w:szCs w:val="21"/>
        </w:rPr>
      </w:pPr>
    </w:p>
    <w:p w:rsidR="009C0D40" w:rsidRDefault="009C0D40" w:rsidP="007B3D86">
      <w:pPr>
        <w:spacing w:after="0" w:line="240" w:lineRule="auto"/>
        <w:ind w:left="720" w:right="720"/>
        <w:jc w:val="both"/>
        <w:rPr>
          <w:rFonts w:ascii="Arial" w:eastAsia="Calibri" w:hAnsi="Arial" w:cs="Arial"/>
          <w:bCs/>
          <w:i/>
          <w:iCs/>
          <w:color w:val="000000" w:themeColor="text1"/>
          <w:sz w:val="21"/>
          <w:szCs w:val="21"/>
        </w:rPr>
      </w:pPr>
      <w:r>
        <w:rPr>
          <w:rFonts w:ascii="Arial" w:eastAsia="Calibri" w:hAnsi="Arial" w:cs="Arial"/>
          <w:b/>
          <w:bCs/>
          <w:i/>
          <w:iCs/>
          <w:color w:val="1F3864"/>
          <w:sz w:val="21"/>
          <w:szCs w:val="21"/>
        </w:rPr>
        <w:t xml:space="preserve">« </w:t>
      </w:r>
      <w:r>
        <w:rPr>
          <w:rFonts w:ascii="Arial" w:eastAsia="Calibri" w:hAnsi="Arial" w:cs="Arial"/>
          <w:bCs/>
          <w:i/>
          <w:iCs/>
          <w:color w:val="000000" w:themeColor="text1"/>
          <w:sz w:val="21"/>
          <w:szCs w:val="21"/>
        </w:rPr>
        <w:t>Les engagements internationaux de la République de Guinée dans le domaine de la protection de l'environnement et du développement durable font partie intégrante du présent Code ».</w:t>
      </w:r>
    </w:p>
    <w:p w:rsidR="007B3D86" w:rsidRPr="007B3D86" w:rsidRDefault="007B3D86" w:rsidP="007B3D86">
      <w:pPr>
        <w:spacing w:after="0" w:line="240" w:lineRule="auto"/>
        <w:ind w:left="720" w:right="720"/>
        <w:jc w:val="both"/>
        <w:rPr>
          <w:rFonts w:ascii="Arial" w:hAnsi="Arial" w:cs="Arial"/>
          <w:color w:val="000000" w:themeColor="text1"/>
          <w:sz w:val="21"/>
          <w:szCs w:val="21"/>
        </w:rPr>
      </w:pPr>
    </w:p>
    <w:p w:rsidR="009C0D40" w:rsidRDefault="009C0D40" w:rsidP="007B3D86">
      <w:pPr>
        <w:spacing w:after="0" w:line="257" w:lineRule="auto"/>
        <w:jc w:val="both"/>
        <w:rPr>
          <w:rFonts w:ascii="Arial" w:hAnsi="Arial" w:cs="Arial"/>
          <w:sz w:val="21"/>
          <w:szCs w:val="21"/>
          <w:u w:val="single"/>
        </w:rPr>
      </w:pPr>
      <w:r>
        <w:rPr>
          <w:rFonts w:ascii="Arial" w:hAnsi="Arial" w:cs="Arial"/>
          <w:sz w:val="21"/>
          <w:szCs w:val="21"/>
          <w:u w:val="single"/>
        </w:rPr>
        <w:t>Portée juridique de la disposition</w:t>
      </w:r>
    </w:p>
    <w:p w:rsidR="007B3D86" w:rsidRPr="007B3D86" w:rsidRDefault="007B3D86" w:rsidP="007B3D86">
      <w:pPr>
        <w:spacing w:after="0" w:line="257" w:lineRule="auto"/>
        <w:jc w:val="both"/>
        <w:rPr>
          <w:rFonts w:ascii="Arial" w:hAnsi="Arial" w:cs="Arial"/>
          <w:sz w:val="21"/>
          <w:szCs w:val="21"/>
          <w:u w:val="single"/>
        </w:rPr>
      </w:pPr>
    </w:p>
    <w:p w:rsidR="009C0D40" w:rsidRDefault="009C0D40" w:rsidP="007B3D86">
      <w:pPr>
        <w:suppressAutoHyphens w:val="0"/>
        <w:autoSpaceDN/>
        <w:spacing w:after="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 xml:space="preserve">Cette disposition a une portée juridique majeure pour le Projet, à plusieurs égards : </w:t>
      </w:r>
    </w:p>
    <w:p w:rsidR="007B3D86" w:rsidRPr="009C0D40" w:rsidRDefault="007B3D86" w:rsidP="007B3D86">
      <w:pPr>
        <w:suppressAutoHyphens w:val="0"/>
        <w:autoSpaceDN/>
        <w:spacing w:after="0" w:line="276" w:lineRule="auto"/>
        <w:jc w:val="both"/>
        <w:textAlignment w:val="auto"/>
        <w:rPr>
          <w:rFonts w:ascii="Arial" w:eastAsia="Calibri" w:hAnsi="Arial" w:cs="Arial"/>
          <w:sz w:val="21"/>
          <w:szCs w:val="21"/>
          <w:lang w:val="fr-FR" w:eastAsia="fr-FR"/>
        </w:rPr>
      </w:pP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incorpore directement les conventions internationales ratifiées par la Guinée dans le corpus normatif national relatif à l'environnement, sans qu'il soit besoin d'une transposition législative spécifique pour chacune d'entre elles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confère à ces engagements internationaux une force contraignante équivalente à celle des autres dispositions du Code de l'environnement, dès lors qu'ils ont été régulièrement ratifiés par la République de Guinée selon les procédures constitutionnelles applicables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s'inscrit dans la logique plus générale du droit guinéen relatif à la hiérarchie des normes, qui reconnaît la primauté des traités et accords internationaux régulièrement ratifiés sur la loi interne, sous réserve, pour chaque accord, de son application par l'autre partie ;</w:t>
      </w:r>
    </w:p>
    <w:p w:rsidR="009C0D40" w:rsidRDefault="009C0D40" w:rsidP="007B3D86">
      <w:pPr>
        <w:spacing w:after="0" w:line="257" w:lineRule="auto"/>
        <w:jc w:val="both"/>
        <w:rPr>
          <w:rFonts w:ascii="Arial" w:hAnsi="Arial" w:cs="Arial"/>
          <w:sz w:val="21"/>
          <w:szCs w:val="21"/>
          <w:u w:val="single"/>
        </w:rPr>
      </w:pPr>
      <w:r>
        <w:rPr>
          <w:rFonts w:ascii="Arial" w:hAnsi="Arial" w:cs="Arial"/>
          <w:sz w:val="21"/>
          <w:szCs w:val="21"/>
          <w:u w:val="single"/>
        </w:rPr>
        <w:t>Conséquences pour la conception, la réalisation, l'exploitation et la fermeture du Projet</w:t>
      </w:r>
    </w:p>
    <w:p w:rsidR="007B3D86" w:rsidRPr="009C0D40" w:rsidRDefault="007B3D86" w:rsidP="007B3D86">
      <w:pPr>
        <w:spacing w:after="0" w:line="257" w:lineRule="auto"/>
        <w:jc w:val="both"/>
        <w:rPr>
          <w:rFonts w:ascii="Arial" w:hAnsi="Arial" w:cs="Arial"/>
          <w:sz w:val="21"/>
          <w:szCs w:val="21"/>
          <w:u w:val="single"/>
        </w:rPr>
      </w:pPr>
    </w:p>
    <w:p w:rsidR="009C0D40" w:rsidRPr="009C0D40" w:rsidRDefault="009C0D40" w:rsidP="009C0D40">
      <w:pPr>
        <w:suppressAutoHyphens w:val="0"/>
        <w:autoSpaceDN/>
        <w:spacing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En application de l'article 3 du Code de l'environnement, les conventions internationales ratifiées par la République de Guinée doivent être prises en considération à chacune des phases du cycle de vie du Projet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conception : intégration des exigences des conventions relatives à la biodiversité, aux zones humides, aux espèces migratrices et au changement climatique dans le choix du site, la conception du parc à boues, des ouvrages hydrauliques et des centrales électriques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réalisation (construction) : respect des conventions relatives aux produits chimiques et aux déchets dangereux (Bâle, Rotterdam, Stockholm) dans la gestion des chantiers, et des conventions de l'Organisation internationale du travail (OIT) dans la gestion de la main-d'œuvre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lastRenderedPageBreak/>
        <w:t>au stade de l'exploitation : conformité continue aux engagements relatifs aux changements climatiques (CCNUCC, Accord de Paris), à la protection de la couche d'ozone (Vienne, Montréal), à la gestion des polluants organiques persistants (Stockholm), et à la protection du patrimoine culturel et naturel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fermeture et de la post-fermeture : application des principes de réhabilitation, de restauration des écosystèmes et de conservation de la biodiversité issus de la Convention sur la diversité biologique et de la Convention de Ramsar, notamment pour le parc à résidus de bauxite et les ouvrages hydrauliques.</w:t>
      </w:r>
    </w:p>
    <w:p w:rsidR="00EA1E0E" w:rsidRDefault="00EA1E0E" w:rsidP="009C0D40">
      <w:pPr>
        <w:suppressAutoHyphens w:val="0"/>
        <w:autoSpaceDN/>
        <w:spacing w:after="100" w:line="276" w:lineRule="auto"/>
        <w:jc w:val="both"/>
        <w:textAlignment w:val="auto"/>
        <w:rPr>
          <w:rFonts w:ascii="Arial" w:eastAsia="Calibri" w:hAnsi="Arial" w:cs="Arial"/>
          <w:sz w:val="21"/>
          <w:szCs w:val="21"/>
          <w:lang w:val="fr-FR" w:eastAsia="fr-FR"/>
        </w:rPr>
        <w:sectPr w:rsidR="00EA1E0E" w:rsidSect="00EA1E0E">
          <w:pgSz w:w="11906" w:h="16838"/>
          <w:pgMar w:top="1418" w:right="1418" w:bottom="1418" w:left="1418" w:header="720" w:footer="720" w:gutter="0"/>
          <w:cols w:space="720"/>
        </w:sectPr>
      </w:pPr>
    </w:p>
    <w:p w:rsidR="008F6AFA" w:rsidRPr="00EA1E0E" w:rsidRDefault="00E646EA">
      <w:pPr>
        <w:spacing w:after="0" w:line="276" w:lineRule="auto"/>
        <w:jc w:val="both"/>
        <w:rPr>
          <w:rFonts w:ascii="Arial" w:eastAsia="Calibri" w:hAnsi="Arial" w:cs="Arial"/>
          <w:color w:val="000000"/>
          <w:sz w:val="21"/>
          <w:szCs w:val="21"/>
        </w:rPr>
      </w:pPr>
      <w:r>
        <w:rPr>
          <w:rFonts w:ascii="Arial" w:eastAsia="Calibri" w:hAnsi="Arial" w:cs="Arial"/>
          <w:color w:val="000000"/>
          <w:sz w:val="21"/>
          <w:szCs w:val="21"/>
        </w:rPr>
        <w:lastRenderedPageBreak/>
        <w:t xml:space="preserve">Le  </w:t>
        <w:fldChar w:fldCharType="begin"/>
        <w:instrText xml:space="preserve"> REF _Ref234844203 \h  \* MERGEFORMAT </w:instrText>
        <w:fldChar w:fldCharType="separate"/>
        <w:t>Tableau 2</w:t>
        <w:fldChar w:fldCharType="end"/>
        <w:t xml:space="preserve"> ci</w:t>
        <w:noBreakHyphen/>
        <w:t>dessous présente les accords multilatéraux sur l’environnement (AME) signés et ratifiés par la République de Guinée ayant une pertinence directe pour le Projet, en raison de leurs objectifs spécifiques, il met en lumière le cadre juridique international en lien avec le Projet. Ces accords sont classés en deux catégories : internationaux et régionaux.</w:t>
      </w:r>
    </w:p>
    <w:p w:rsidR="008F6AFA" w:rsidRDefault="008F6AFA">
      <w:pPr>
        <w:spacing w:after="0" w:line="276" w:lineRule="auto"/>
        <w:rPr>
          <w:rFonts w:ascii="Arial" w:hAnsi="Arial" w:cs="Arial"/>
          <w:iCs/>
          <w:sz w:val="21"/>
          <w:szCs w:val="21"/>
        </w:rPr>
      </w:pPr>
    </w:p>
    <w:p w:rsidR="008F6AFA" w:rsidRPr="009C0D40" w:rsidRDefault="009C0D40" w:rsidP="009C0D40">
      <w:pPr>
        <w:pStyle w:val="Lgende"/>
        <w:spacing w:after="0"/>
        <w:rPr>
          <w:sz w:val="20"/>
          <w:szCs w:val="20"/>
        </w:rPr>
      </w:pPr>
      <w:bookmarkStart w:id="6" w:name="_Ref234844203"/>
      <w:r>
        <w:rPr>
          <w:rFonts w:ascii="Arial" w:eastAsia="Calibri" w:hAnsi="Arial" w:cs="Arial"/>
          <w:i w:val="0"/>
          <w:iCs w:val="0"/>
          <w:color w:val="000000"/>
          <w:sz w:val="20"/>
          <w:szCs w:val="20"/>
          <w:lang w:val="fr-CA"/>
        </w:rPr>
        <w:t xml:space="preserve">Tableau </w:t>
        <w:fldChar w:fldCharType="begin"/>
        <w:instrText xml:space="preserve"> SEQ Tableau \* ARABIC </w:instrText>
        <w:fldChar w:fldCharType="separate"/>
      </w:r>
      <w:r>
        <w:rPr>
          <w:rFonts w:ascii="Arial" w:eastAsia="Calibri" w:hAnsi="Arial" w:cs="Arial"/>
          <w:i w:val="0"/>
          <w:iCs w:val="0"/>
          <w:noProof/>
          <w:color w:val="000000"/>
          <w:sz w:val="20"/>
          <w:szCs w:val="20"/>
          <w:lang w:val="fr-CA"/>
        </w:rPr>
        <w:t>2</w:t>
      </w:r>
      <w:r>
        <w:rPr>
          <w:rFonts w:ascii="Arial" w:eastAsia="Calibri" w:hAnsi="Arial" w:cs="Arial"/>
          <w:i w:val="0"/>
          <w:iCs w:val="0"/>
          <w:color w:val="000000"/>
          <w:sz w:val="20"/>
          <w:szCs w:val="20"/>
          <w:lang w:val="fr-CA"/>
        </w:rPr>
        <w:fldChar w:fldCharType="end"/>
      </w:r>
      <w:bookmarkEnd w:id="6"/>
      <w:r>
        <w:rPr>
          <w:rFonts w:ascii="Arial" w:eastAsia="Calibri" w:hAnsi="Arial" w:cs="Arial"/>
          <w:i w:val="0"/>
          <w:iCs w:val="0"/>
          <w:color w:val="000000"/>
          <w:sz w:val="20"/>
          <w:szCs w:val="20"/>
          <w:lang w:val="fr-CA"/>
        </w:rPr>
        <w:t xml:space="preserve"> : Cadre juridique régional et international en lien avec le Projet.</w:t>
      </w:r>
    </w:p>
    <w:p w:rsidR="008F6AFA" w:rsidRDefault="008F6AFA">
      <w:pPr>
        <w:spacing w:after="0" w:line="240" w:lineRule="auto"/>
        <w:rPr>
          <w:rFonts w:ascii="Arial" w:eastAsia="Calibri" w:hAnsi="Arial" w:cs="Arial"/>
          <w:color w:val="000000"/>
          <w:sz w:val="20"/>
          <w:szCs w:val="20"/>
        </w:rPr>
      </w:pPr>
    </w:p>
    <w:tbl>
      <w:tblPr>
        <w:tblW w:w="13892" w:type="dxa"/>
        <w:tblLayout w:type="fixed"/>
        <w:tblCellMar>
          <w:left w:w="10" w:type="dxa"/>
          <w:right w:w="10" w:type="dxa"/>
        </w:tblCellMar>
        <w:tblLook w:val="04A0" w:firstRow="1" w:lastRow="0" w:firstColumn="1" w:lastColumn="0" w:noHBand="0" w:noVBand="1"/>
      </w:tblPr>
      <w:tblGrid>
        <w:gridCol w:w="3261"/>
        <w:gridCol w:w="5244"/>
        <w:gridCol w:w="5387"/>
      </w:tblGrid>
      <w:tr w:rsidR="008F6AFA">
        <w:trPr>
          <w:trHeight w:val="363"/>
          <w:tblHeader/>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Conventions, protocoles et accords</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Description</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Lien avec le Projet</w:t>
            </w:r>
          </w:p>
        </w:tc>
      </w:tr>
      <w:tr w:rsidR="008F6AFA">
        <w:trPr>
          <w:trHeight w:val="297"/>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5"/>
              </w:numPr>
              <w:spacing w:before="60" w:after="60" w:line="276" w:lineRule="auto"/>
              <w:rPr>
                <w:rFonts w:ascii="Arial" w:hAnsi="Arial" w:cs="Arial"/>
                <w:b/>
                <w:sz w:val="20"/>
                <w:szCs w:val="20"/>
              </w:rPr>
            </w:pPr>
            <w:r>
              <w:rPr>
                <w:rFonts w:ascii="Arial" w:hAnsi="Arial" w:cs="Arial"/>
                <w:b/>
                <w:sz w:val="20"/>
                <w:szCs w:val="20"/>
              </w:rPr>
              <w:t>Conventions internationales</w:t>
            </w:r>
          </w:p>
        </w:tc>
      </w:tr>
      <w:tr w:rsidR="008F6AFA">
        <w:trPr>
          <w:trHeight w:val="364"/>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6"/>
              </w:numPr>
              <w:spacing w:before="60" w:after="60" w:line="276" w:lineRule="auto"/>
              <w:rPr>
                <w:rFonts w:ascii="Arial" w:hAnsi="Arial" w:cs="Arial"/>
                <w:b/>
                <w:sz w:val="20"/>
                <w:szCs w:val="20"/>
              </w:rPr>
            </w:pPr>
            <w:r>
              <w:rPr>
                <w:rFonts w:ascii="Arial" w:hAnsi="Arial" w:cs="Arial"/>
                <w:b/>
                <w:sz w:val="20"/>
                <w:szCs w:val="20"/>
              </w:rPr>
              <w:t xml:space="preserve">Conventions en lien avec l’environnement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sur la Diversité biologique (1992)</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Ratifiée par la Guinée en 1993, la Convention sur la diversité biologique (CDB) établit un système de zones protégées pour conserver la biodiversité, assurer la subsistance de ses éléments, et partager justement et équitablement les bénéfices qui en résultent. Elle vise à encourager les actions de conservation et de gestion durable de la biodiversité, à favoriser le partage équitable des avantages découlant de l'utilisation des ressources génétiques et à promouvoir la coopération internationale en matière de biodiversité.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 La Convention sur la diversité biologique (CDB) constitue un cadre international d’orientation et d’engagements au niveau des États. Pour le présent Projet, les exigences en matière de biodiversité seront mises en œuvre au travers de la législation nationale applicable ainsi que des autorisations et exigences réglementaires. La CDB est donc mentionnée ici à titre de contexte uniquement.</w:t>
            </w:r>
          </w:p>
        </w:tc>
      </w:tr>
      <w:tr w:rsidR="008F6AFA">
        <w:trPr>
          <w:trHeight w:val="1402"/>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La Convention des Nations unies sur les Changements climatiques (1992)</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rPr>
                <w:rFonts w:ascii="Arial" w:hAnsi="Arial" w:cs="Arial"/>
                <w:sz w:val="20"/>
                <w:szCs w:val="20"/>
              </w:rPr>
            </w:pPr>
            <w:r>
              <w:rPr>
                <w:rFonts w:ascii="Arial" w:hAnsi="Arial" w:cs="Arial"/>
                <w:sz w:val="20"/>
                <w:szCs w:val="20"/>
              </w:rPr>
              <w:t>Ratifiée par la Guinée en 1993, elle a pour objectif de régler les niveaux de concentration des gaz à effet de serre dans l’atmosphère de façon à éviter la provocation du changement climatique à un niveau qui pourrait empêcher le développement économique durable ou compromettre les initiatives de production alimentaire.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pPr>
            <w:r>
              <w:rPr>
                <w:rFonts w:ascii="Arial" w:hAnsi="Arial" w:cs="Arial"/>
                <w:sz w:val="20"/>
                <w:szCs w:val="20"/>
              </w:rPr>
              <w:t xml:space="preserve"> Cette convention constitue un cadre international de référence au niveau des États pour la prise en compte des enjeux climatiques. Dans le cadre du présent Projet, elle est mentionnée à titre de contexte uniquement ; l’évaluation des émissions de GES et des risques liés au changement climatique sera conduite conformément au cadre réglementaire national applicable et aux exigences des autorisations, le cas échéant.</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Convention de Ramsar</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La convention de Ramsar est entrée en vigueur en Guinée le 18 mars 1993. La Convention sur les zones humides (Ramsar, Iran, 1971) est un traité intergouvernemental qui a pour mission: « La conservation et l’utilisation rationnelle des zones humides par des actions locales et nationales et par la coopération internationale, en tant que contribution à la réalisation du développement durable dans le monde entier.</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Dans le cadre du présent Projet, l’ÉIES identifiera et cartographiera les zones humides pertinentes (y compris les milieux côtiers/estuariens) et évaluera les impacts potentiels conformément au cadre réglementaire national applicable et aux exigences des autorisations.</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Accord de Paris sur le Climat (2015)</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L'accord signé par les dirigeants de plus de 180 pays vise à réduire les émissions de gaz à effet de serre et à limiter l'élévation de la température mondiale à moins de 2°C par rapport aux niveaux préindustriels d'ici 2100. L'objectif idéal est de maintenir cette augmentation à moins de 1,5°C.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 L’Accord de Paris est mentionné à titre de contexte international. Dans le cadre du présent Projet, la future ÉIES évaluera </w:t>
            </w:r>
            <w:del w:id="90013" w:author="Dr IBRAHIMA DIALLO" w:date="2026-08-17T13:00:00Z">
              <w:r>
                <w:rPr>
                  <w:rFonts w:ascii="Arial" w:hAnsi="Arial" w:cs="Arial"/>
                  <w:sz w:val="20"/>
                  <w:szCs w:val="20"/>
                </w:rPr>
                <w:delText xml:space="preserve">les émissions de GES associées aux phases de construction et d’exploitation, conformément au cadre réglementaire national applicable et aux exigences des autorisations, le cas échéant</w:delText>
              </w:r>
            </w:del>
            <w:ins w:id="90014" w:author="Dr IBRAHIMA DIALLO" w:date="2026-08-17T13:00:00Z">
              <w:r>
                <w:rPr>
                  <w:rFonts w:ascii="Arial" w:hAnsi="Arial" w:cs="Arial"/>
                  <w:sz w:val="20"/>
                  <w:szCs w:val="20"/>
                </w:rPr>
                <w:t xml:space="preserve">et quantifiera les émissions de GES (scopes 1 et 2, voire 3) selon une méthode reconnue (ISO 14064 ou GB/T 32150), avec des objectifs de réduction cohérents avec la CDN 3.0 et les attentes du bailleur, ainsi qu’un suivi périodique</w:t>
              </w:r>
            </w:ins>
            <w:r>
              <w:rPr>
                <w:rFonts w:ascii="Arial" w:hAnsi="Arial" w:cs="Arial"/>
                <w:sz w:val="20"/>
                <w:szCs w:val="20"/>
              </w:rPr>
              <w:t xml:space="preserve">.</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spacing w:before="60" w:after="60" w:line="276" w:lineRule="auto"/>
              <w:rPr>
                <w:rFonts w:ascii="Arial" w:hAnsi="Arial" w:cs="Arial"/>
                <w:sz w:val="20"/>
                <w:szCs w:val="20"/>
              </w:rPr>
            </w:pPr>
            <w:r>
              <w:rPr>
                <w:rFonts w:ascii="Arial" w:hAnsi="Arial" w:cs="Arial"/>
                <w:sz w:val="20"/>
                <w:szCs w:val="20"/>
              </w:rPr>
              <w:t>Protocole de Montréal relatif à des substances qui appauvrissent la couche d'ozone, 1987</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keepNext/>
              <w:keepLines/>
              <w:spacing w:before="60" w:after="60" w:line="276" w:lineRule="auto"/>
              <w:jc w:val="both"/>
              <w:rPr>
                <w:rFonts w:ascii="Arial" w:hAnsi="Arial" w:cs="Arial"/>
                <w:sz w:val="20"/>
                <w:szCs w:val="20"/>
              </w:rPr>
            </w:pPr>
            <w:r>
              <w:rPr>
                <w:rFonts w:ascii="Arial" w:hAnsi="Arial" w:cs="Arial"/>
                <w:sz w:val="20"/>
                <w:szCs w:val="20"/>
              </w:rPr>
              <w:t>Élimination progressive des substances appauvrissant la couche d'ozone (CFC, HCFC).</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keepNext/>
              <w:keepLines/>
              <w:spacing w:before="60" w:after="60" w:line="276" w:lineRule="auto"/>
              <w:jc w:val="both"/>
              <w:rPr>
                <w:rFonts w:ascii="Arial" w:hAnsi="Arial" w:cs="Arial"/>
                <w:sz w:val="20"/>
                <w:szCs w:val="20"/>
              </w:rPr>
            </w:pPr>
            <w:r>
              <w:rPr>
                <w:rFonts w:ascii="Arial" w:hAnsi="Arial" w:cs="Arial"/>
                <w:sz w:val="20"/>
                <w:szCs w:val="20"/>
              </w:rPr>
              <w:t xml:space="preserve">Applicable aux équipements de réfrigération, de climatisation et aux agents extincteurs utilisés sur le site. Le projet doit prendre en compte cette convention en substituant les substances réglementées par des alternatives à faible potentiel d’app</w:t>
            </w:r>
            <w:del w:id="90007" w:author="Dr IBRAHIMA DIALLO" w:date="2026-08-17T13:00:00Z">
              <w:r>
                <w:rPr>
                  <w:rFonts w:ascii="Arial" w:hAnsi="Arial" w:cs="Arial"/>
                  <w:sz w:val="20"/>
                  <w:szCs w:val="20"/>
                </w:rPr>
                <w:delText xml:space="preserve">rovisionnement de l’ozone</w:delText>
              </w:r>
            </w:del>
            <w:ins w:id="90008" w:author="Dr IBRAHIMA DIALLO" w:date="2026-08-17T13:00:00Z">
              <w:r>
                <w:rPr>
                  <w:rFonts w:ascii="Arial" w:hAnsi="Arial" w:cs="Arial"/>
                  <w:sz w:val="20"/>
                  <w:szCs w:val="20"/>
                </w:rPr>
                <w:t xml:space="preserve">auvrissement de la couche d’ozone (PACO/ODP) et à faible potentiel de réchauffement global (PRG), conformément à l’Amendement de Kigali (2016)</w:t>
              </w:r>
            </w:ins>
            <w:r>
              <w:rPr>
                <w:rFonts w:ascii="Arial" w:hAnsi="Arial" w:cs="Arial"/>
                <w:sz w:val="20"/>
                <w:szCs w:val="20"/>
              </w:rPr>
              <w:t xml:space="preserve">.</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rsidP="008A6EA5">
            <w:pPr>
              <w:keepNext/>
              <w:keepLines/>
              <w:spacing w:before="60" w:after="60" w:line="276" w:lineRule="auto"/>
              <w:jc w:val="both"/>
              <w:rPr>
                <w:rFonts w:ascii="Arial" w:hAnsi="Arial" w:cs="Arial"/>
                <w:sz w:val="20"/>
                <w:szCs w:val="20"/>
              </w:rPr>
            </w:pPr>
            <w:r>
              <w:rPr>
                <w:rFonts w:ascii="Arial" w:hAnsi="Arial" w:cs="Arial"/>
                <w:sz w:val="20"/>
                <w:szCs w:val="20"/>
              </w:rPr>
              <w:lastRenderedPageBreak/>
              <w:t>Convention de Bâle sur le contrôle des mouvements transfrontières de déchets dangereux et de leur élimination, 1989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rsidP="008A6EA5">
            <w:pPr>
              <w:keepNext/>
              <w:keepLines/>
              <w:spacing w:before="60" w:after="60" w:line="276" w:lineRule="auto"/>
              <w:jc w:val="both"/>
              <w:rPr>
                <w:rFonts w:ascii="Arial" w:hAnsi="Arial" w:cs="Arial"/>
                <w:sz w:val="20"/>
                <w:szCs w:val="20"/>
              </w:rPr>
            </w:pPr>
            <w:r>
              <w:rPr>
                <w:rFonts w:ascii="Arial" w:hAnsi="Arial" w:cs="Arial"/>
                <w:sz w:val="20"/>
                <w:szCs w:val="20"/>
              </w:rPr>
              <w:t>Contrôle des mouvements transfrontières de déchets dangereux et de leur élimination écologiquement rationnelle.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pPr>
              <w:keepNext/>
              <w:keepLines/>
              <w:spacing w:before="60" w:after="60" w:line="276" w:lineRule="auto"/>
              <w:jc w:val="both"/>
              <w:rPr>
                <w:rFonts w:ascii="Arial" w:hAnsi="Arial" w:cs="Arial"/>
                <w:sz w:val="20"/>
                <w:szCs w:val="20"/>
              </w:rPr>
            </w:pPr>
            <w:r>
              <w:rPr>
                <w:rFonts w:ascii="Arial" w:hAnsi="Arial" w:cs="Arial"/>
                <w:sz w:val="20"/>
                <w:szCs w:val="20"/>
              </w:rPr>
              <w:t>Pertinente pour la gestion des déchets dangereux du Projet (huiles usées, catalyseurs, résidus chimiques) en cas d'exportation pour traitement.</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rsidP="008656D9">
            <w:pPr>
              <w:keepNext/>
              <w:keepLines/>
              <w:spacing w:before="60" w:after="60" w:line="276" w:lineRule="auto"/>
              <w:jc w:val="both"/>
              <w:rPr>
                <w:rFonts w:ascii="Arial" w:hAnsi="Arial" w:cs="Arial"/>
                <w:sz w:val="20"/>
                <w:szCs w:val="20"/>
              </w:rPr>
            </w:pPr>
            <w:r>
              <w:rPr>
                <w:rFonts w:ascii="Arial" w:hAnsi="Arial" w:cs="Arial"/>
                <w:sz w:val="20"/>
                <w:szCs w:val="20"/>
              </w:rPr>
              <w:t>Convention de Stockholm sur les polluants organiques persistants (POP), 2001</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rsidP="008656D9">
            <w:pPr>
              <w:keepNext/>
              <w:keepLines/>
              <w:spacing w:before="60" w:after="60" w:line="276" w:lineRule="auto"/>
              <w:jc w:val="both"/>
              <w:rPr>
                <w:rFonts w:ascii="Arial" w:hAnsi="Arial" w:cs="Arial"/>
                <w:sz w:val="20"/>
                <w:szCs w:val="20"/>
              </w:rPr>
            </w:pPr>
            <w:r>
              <w:rPr>
                <w:rFonts w:ascii="Arial" w:hAnsi="Arial" w:cs="Arial"/>
                <w:sz w:val="20"/>
                <w:szCs w:val="20"/>
              </w:rPr>
              <w:t>Protection de la santé humaine et de l'environnement contre les émissions et rejets anthropiques de mercure.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pPr>
              <w:keepNext/>
              <w:keepLines/>
              <w:spacing w:before="60" w:after="60" w:line="276" w:lineRule="auto"/>
              <w:jc w:val="both"/>
              <w:rPr>
                <w:rFonts w:ascii="Arial" w:hAnsi="Arial" w:cs="Arial"/>
                <w:sz w:val="20"/>
                <w:szCs w:val="20"/>
              </w:rPr>
            </w:pPr>
            <w:r>
              <w:rPr>
                <w:rFonts w:ascii="Arial" w:hAnsi="Arial" w:cs="Arial"/>
                <w:sz w:val="20"/>
                <w:szCs w:val="20"/>
              </w:rPr>
              <w:t>Le projet doit prendre en compte cette convention, en Prévenant la formation et l'émission de POP (dioxines, furannes) issus des procédés de combustion industrielle.</w:t>
            </w:r>
          </w:p>
        </w:tc>
      </w:tr>
      <w:tr w:rsidR="00F35CA4">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spacing w:before="60" w:after="60" w:line="276" w:lineRule="auto"/>
              <w:rPr>
                <w:rFonts w:ascii="Arial" w:hAnsi="Arial" w:cs="Arial"/>
                <w:sz w:val="20"/>
                <w:szCs w:val="20"/>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keepNext/>
              <w:keepLines/>
              <w:spacing w:before="60" w:after="60" w:line="276" w:lineRule="auto"/>
              <w:jc w:val="both"/>
              <w:rPr>
                <w:rFonts w:ascii="Arial" w:hAnsi="Arial" w:cs="Arial"/>
                <w:sz w:val="20"/>
                <w:szCs w:val="20"/>
              </w:rPr>
            </w:pP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keepNext/>
              <w:keepLines/>
              <w:spacing w:before="60" w:after="60" w:line="276" w:lineRule="auto"/>
              <w:jc w:val="both"/>
              <w:rPr>
                <w:rFonts w:ascii="Arial" w:hAnsi="Arial" w:cs="Arial"/>
                <w:sz w:val="20"/>
                <w:szCs w:val="20"/>
              </w:rPr>
            </w:pPr>
          </w:p>
        </w:tc>
      </w:tr>
      <w:tr w:rsidR="008F6AFA">
        <w:trPr>
          <w:trHeight w:val="368"/>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6"/>
              </w:numPr>
              <w:spacing w:before="60" w:after="60" w:line="276" w:lineRule="auto"/>
            </w:pPr>
            <w:r>
              <w:rPr>
                <w:rFonts w:ascii="Arial" w:hAnsi="Arial" w:cs="Arial"/>
                <w:sz w:val="20"/>
                <w:szCs w:val="20"/>
              </w:rPr>
              <w:t xml:space="preserve"> </w:t>
            </w:r>
            <w:r>
              <w:rPr>
                <w:rFonts w:ascii="Arial" w:hAnsi="Arial" w:cs="Arial"/>
                <w:b/>
                <w:sz w:val="20"/>
                <w:szCs w:val="20"/>
              </w:rPr>
              <w:t>Conventions en lien avec le volet social et professionnel</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(Nº 138) (Genève, 19 juin 1973) de l'OIT sur l'âge minimum.</w:t>
            </w:r>
          </w:p>
          <w:p w:rsidR="008F6AFA" w:rsidRDefault="008F6AFA">
            <w:pPr>
              <w:spacing w:before="60" w:after="60" w:line="276" w:lineRule="auto"/>
              <w:rPr>
                <w:rFonts w:ascii="Arial" w:hAnsi="Arial" w:cs="Arial"/>
                <w:sz w:val="20"/>
                <w:szCs w:val="20"/>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L'âge minimum requis pour le travail des enfants est fixé à 15 ans, sauf dans les situations économiques exceptionnelles d'un pays, où il peut être abaissé à 14 ans à court terme. Deux ans avant d'atteindre cet âge minimum légal, les enfants sont autorisés à effectuer des « travaux légers » non dangereux, pour un maximum de quatorze heures par semaine, à condition que cela n'affecte pas leur scolarité. Les enfants qui n'ont pas atteint l'âge légal minimum et qui effectuent des travaux non légers sont considérés comme des enfants travailleurs. </w:t>
            </w:r>
          </w:p>
          <w:p w:rsidR="008F6AFA" w:rsidRDefault="00E646EA">
            <w:pPr>
              <w:spacing w:before="60" w:after="60" w:line="276" w:lineRule="auto"/>
            </w:pPr>
            <w:r>
              <w:rPr>
                <w:rFonts w:ascii="Arial" w:hAnsi="Arial" w:cs="Arial"/>
                <w:sz w:val="20"/>
                <w:szCs w:val="20"/>
                <w:lang w:val="fr-FR"/>
              </w:rPr>
              <w:t>De plus, l'UNICEF considère qu'un enfant travaille s'il effectue 28 heures ou plus de travaux ménagers par semaine. En Guinée, l'âge minimum fixé est de 16 ans.</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La présente ÉIES devra veiller à ce qu’aucun enfant ne soit employé sur le chantier, directement ou par l’intermédiaire de sous-traitants, et mettre en place des mécanismes de vérification de l’âge dans ses procédures de recrutement. Le respect de cette convention est essentiel pour assurer la conformité du Projet aux normes internationales du travail et garantir des conditions d’emploi décentes et légales tout au long de l’exécution du projet.</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les pires formes de travail des enfants, 1999 </w:t>
            </w:r>
          </w:p>
          <w:p w:rsidR="008F6AFA" w:rsidRDefault="00E646EA">
            <w:pPr>
              <w:spacing w:before="60" w:after="60" w:line="276" w:lineRule="auto"/>
              <w:rPr>
                <w:rFonts w:ascii="Arial" w:hAnsi="Arial" w:cs="Arial"/>
                <w:sz w:val="20"/>
                <w:szCs w:val="20"/>
              </w:rPr>
            </w:pPr>
            <w:r>
              <w:rPr>
                <w:rFonts w:ascii="Arial" w:hAnsi="Arial" w:cs="Arial"/>
                <w:sz w:val="20"/>
                <w:szCs w:val="20"/>
              </w:rPr>
              <w:t>(Nº182) Genève, 17 juin 1999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rPr>
            </w:pPr>
            <w:r>
              <w:rPr>
                <w:rFonts w:ascii="Arial" w:hAnsi="Arial" w:cs="Arial"/>
                <w:sz w:val="20"/>
                <w:szCs w:val="20"/>
              </w:rPr>
              <w:t xml:space="preserve">Prévoit que chaque membre ayant ratifié cette convention doit mettre en place des mesures immédiates et efficaces pour interdire et éliminer d'urgence les pires formes de travail des enfants. Cela inclut l'esclavage, la traite, la </w:t>
              <w:lastRenderedPageBreak/>
              <w:t>prostitution, la pornographie, le travail forcé, le recrutement forcé dans les conflits armés, ainsi que les travaux qui compromettent la santé, la sécurité ou la moralité de l'enfant.</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Tous les projets, entreprises et employeurs en Guinée doivent s'engager activement contre le travail des enfants.</w:t>
            </w:r>
          </w:p>
        </w:tc>
      </w:tr>
      <w:tr w:rsidR="008F6AFA">
        <w:trPr>
          <w:trHeight w:val="416"/>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concernant la Discrimination (emploi et profession), 1958 (Nº111) Genève, 25 juin 1958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rPr>
            </w:pPr>
            <w:r>
              <w:rPr>
                <w:rFonts w:ascii="Arial" w:hAnsi="Arial" w:cs="Arial"/>
                <w:sz w:val="20"/>
                <w:szCs w:val="20"/>
              </w:rPr>
              <w:t>Prévoit que les États membres s'engagent à élaborer et mettre en œuvre une politique nationale visant à promouvoir, par des méthodes adaptées aux contextes et aux traditions locales, l'égalité des chances et de traitement en matière d'emploi et de profession, afin de « supprimer toute discrimination à ce sujet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Le projet étant susceptible de créer des emplois, il doit adhérer aux principes de cette convention.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le Droit d'organisation et de négociation collective, 1949 </w:t>
            </w:r>
          </w:p>
          <w:p w:rsidR="008F6AFA" w:rsidRDefault="00E646EA">
            <w:pPr>
              <w:spacing w:before="60" w:after="60" w:line="276" w:lineRule="auto"/>
              <w:rPr>
                <w:rFonts w:ascii="Arial" w:hAnsi="Arial" w:cs="Arial"/>
                <w:sz w:val="20"/>
                <w:szCs w:val="20"/>
              </w:rPr>
            </w:pPr>
            <w:r>
              <w:rPr>
                <w:rFonts w:ascii="Arial" w:hAnsi="Arial" w:cs="Arial"/>
                <w:sz w:val="20"/>
                <w:szCs w:val="20"/>
              </w:rPr>
              <w:t>(Nº98) Genève, 1er juillet 1949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Assure la protection contre toute forme de discrimination liée à la liberté d'association et inclut des mesures pour favoriser et stimuler la négociation collective.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Tous les projets, entreprises et employeurs en Guinée doivent veiller à protéger les travailleurs contre toute forme de discrimination qui pourrait nuire à leur liberté d'association. De ce fait, la présente ÉIES devra prendre en considération les directives de cette convention.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la Liberté syndicale et la Protection du droit syndical, 1948. </w:t>
            </w:r>
          </w:p>
          <w:p w:rsidR="008F6AFA" w:rsidRDefault="00E646EA">
            <w:pPr>
              <w:spacing w:before="60" w:after="60" w:line="276" w:lineRule="auto"/>
              <w:rPr>
                <w:rFonts w:ascii="Arial" w:hAnsi="Arial" w:cs="Arial"/>
                <w:sz w:val="20"/>
                <w:szCs w:val="20"/>
              </w:rPr>
            </w:pPr>
            <w:r>
              <w:rPr>
                <w:rFonts w:ascii="Arial" w:hAnsi="Arial" w:cs="Arial"/>
                <w:sz w:val="20"/>
                <w:szCs w:val="20"/>
              </w:rPr>
              <w:t>(Nº87) San Francisco le 9 juillet 1948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Cette convention accorde à tous les travailleurs et employeurs le droit de créer et de rejoindre des organisations de leur choix sans nécessiter d'autorisation préalable. Établit également un ensemble de garanties pour assurer le libre fonctionnement des organisations, sans intervention des autorités publiques.</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Les dispositions de cette convention sont incorporées dans le droit guinéen, telles que prévues aux articles 237 et suivants du Code du Travail.</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Convention (n° 167) sur la sécurité et la santé dans la construction, (1988)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Cette convention s'applique à toutes les activités de construction, c'est-à-dire aux travaux du bâtiment, au génie civil et aux travaux de montage et de démontage, y compris tout procédé, toute opération ou tout transport sur un chantier de construction, depuis la préparation du site jusqu'à l'achèvement du projet.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La présente ÉIES devra prendre en considération les principes énoncés par cette convention, notamment en matière de prévention et de protection mentionnée à l’article 13.1, lequel exige que toutes les précautions appropriées soient prises afin de garantir la sécurité et la santé des travailleurs sur les lieux de travail. De même, l’article 13.3.3 prévoit que « </w:t>
            </w:r>
            <w:r>
              <w:rPr>
                <w:rFonts w:ascii="Arial" w:hAnsi="Arial" w:cs="Arial"/>
                <w:i/>
                <w:sz w:val="20"/>
                <w:szCs w:val="20"/>
                <w:lang w:val="fr-FR"/>
              </w:rPr>
              <w:t xml:space="preserve">Toutes les précautions appropriées doivent être prises pour protéger les </w:t>
              <w:lastRenderedPageBreak/>
              <w:t>personnes présentes sur un chantier ou à proximité contre les risques que celui-ci pourrait représenter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lastRenderedPageBreak/>
              <w:t>Convention (n° 148) sur le milieu de travail (pollution de l'air, bruit et vibrations), 1977</w:t>
            </w:r>
          </w:p>
          <w:p w:rsidR="008F6AFA" w:rsidRDefault="008F6AFA">
            <w:pPr>
              <w:spacing w:before="60" w:after="60" w:line="276" w:lineRule="auto"/>
              <w:jc w:val="both"/>
              <w:rPr>
                <w:rFonts w:ascii="Arial" w:hAnsi="Arial" w:cs="Arial"/>
                <w:sz w:val="20"/>
                <w:szCs w:val="20"/>
                <w:lang w:val="fr-FR"/>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La République de Guinée a ratifié cette convention en 1982, concerne la protection des travailleurs contre les risques professionnels liés à la pollution de l’air, au bruit et aux vibrations sur les lieux de travail. Elle s’applique à toutes les branches d’activité économique, sauf exceptions justifiées, et vise à garantir un environnement de travail sain et sûr.</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La présente ÉIES est concerné par les dispositions de la Convention n° 148 de l’OIT sur le milieu de travail (pollution de l’air, bruit et vibrations), qui vise à protéger les travailleurs contre les risques professionnels liés à la qualité de l’environnement de travail. </w:t>
            </w:r>
          </w:p>
          <w:p w:rsidR="008F6AFA" w:rsidRDefault="008F6AFA">
            <w:pPr>
              <w:spacing w:before="60" w:after="60" w:line="276" w:lineRule="auto"/>
              <w:jc w:val="both"/>
              <w:rPr>
                <w:rFonts w:ascii="Arial" w:hAnsi="Arial" w:cs="Arial"/>
                <w:sz w:val="20"/>
                <w:szCs w:val="20"/>
                <w:lang w:val="fr-FR"/>
              </w:rPr>
            </w:pPr>
          </w:p>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Dans le cadre de la présente ÉIES, ces exigences sont particulièrement pertinentes, compte tenu des activités de manutention, du trafic de véhicules lourds, des équipements mécaniques et des opérations industrielles susceptibles de générer des nuisances physiques. </w:t>
            </w:r>
          </w:p>
        </w:tc>
      </w:tr>
      <w:tr w:rsidR="008F6AFA">
        <w:trPr>
          <w:trHeight w:val="298"/>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5"/>
              </w:numPr>
              <w:spacing w:before="60" w:after="60" w:line="276" w:lineRule="auto"/>
              <w:rPr>
                <w:rFonts w:ascii="Arial" w:hAnsi="Arial" w:cs="Arial"/>
                <w:b/>
                <w:sz w:val="20"/>
                <w:szCs w:val="20"/>
              </w:rPr>
            </w:pPr>
            <w:r>
              <w:rPr>
                <w:rFonts w:ascii="Arial" w:hAnsi="Arial" w:cs="Arial"/>
                <w:b/>
                <w:sz w:val="20"/>
                <w:szCs w:val="20"/>
              </w:rPr>
              <w:t xml:space="preserve">Conventions régionales </w:t>
            </w:r>
          </w:p>
        </w:tc>
      </w:tr>
      <w:tr w:rsidR="008F6AFA">
        <w:trPr>
          <w:trHeight w:val="754"/>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Charte africaine des Droits de l’Homme et des peuples (1986)</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Assure le droit à tous les peuples au développement économique, social, et culturel, dans le strict respect de leur liberté et de leur identité.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Dans le cadre de la mise en œuvre de la raffinerie devra également veiller au respect de la Charte africaine des Droits de l’Homme et des Peuples, adoptée en 1981 et entrée en vigueur en 1986, à laquelle la Guinée est partie. Cette charte garantit, entre autres, les droits fondamentaux des individus et des communautés, notamment le droit à la dignité, à un environnement sain, à la participation au développement, ainsi que les droits des peuples sur leurs ressources naturelles.</w:t>
            </w:r>
          </w:p>
          <w:p w:rsidR="008F6AFA" w:rsidRDefault="008F6AFA">
            <w:pPr>
              <w:keepNext/>
              <w:keepLines/>
              <w:spacing w:before="60" w:after="60" w:line="276" w:lineRule="auto"/>
              <w:jc w:val="both"/>
              <w:rPr>
                <w:rFonts w:ascii="Arial" w:hAnsi="Arial" w:cs="Arial"/>
                <w:sz w:val="20"/>
                <w:szCs w:val="20"/>
              </w:rPr>
            </w:pPr>
          </w:p>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WCAG aura donc l’obligation de s’assurer que la mise en œuvre du projet ne porte pas atteinte aux droits des populations locales, notamment en ce qui concerne l’accès à la terre, la protection des moyens de subsistance, la participation aux décisions les concernant, et la préservation de leur environnement. </w:t>
            </w:r>
          </w:p>
        </w:tc>
      </w:tr>
      <w:tr w:rsidR="00B2120D">
        <w:trPr>
          <w:trHeight w:val="754"/>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spacing w:before="60" w:after="60" w:line="276" w:lineRule="auto"/>
              <w:rPr>
                <w:rFonts w:ascii="Arial" w:hAnsi="Arial" w:cs="Arial"/>
                <w:sz w:val="20"/>
                <w:szCs w:val="20"/>
              </w:rPr>
            </w:pPr>
            <w:r>
              <w:rPr>
                <w:rFonts w:ascii="Arial" w:hAnsi="Arial" w:cs="Arial"/>
                <w:sz w:val="20"/>
                <w:szCs w:val="20"/>
              </w:rPr>
              <w:t>Convention de Bamako sur l'interdiction d'importer en Afrique des déchets dangereux et sur le contrôle des mouvements transfrontières et la gestion des déchets dangereux produits en Afrique, 1991</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keepNext/>
              <w:keepLines/>
              <w:spacing w:before="60" w:after="60" w:line="276" w:lineRule="auto"/>
              <w:ind w:right="34"/>
              <w:jc w:val="both"/>
              <w:rPr>
                <w:rFonts w:ascii="Arial" w:hAnsi="Arial" w:cs="Arial"/>
                <w:sz w:val="20"/>
                <w:szCs w:val="20"/>
              </w:rPr>
            </w:pPr>
            <w:r>
              <w:rPr>
                <w:rFonts w:ascii="Arial" w:hAnsi="Arial" w:cs="Arial"/>
                <w:sz w:val="20"/>
                <w:szCs w:val="20"/>
              </w:rPr>
              <w:t>Interdiction d'importation de déchets dangereux en Afrique et contrôle renforcé de leur gestion sur le continent.</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keepNext/>
              <w:keepLines/>
              <w:spacing w:before="60" w:after="60" w:line="276" w:lineRule="auto"/>
              <w:jc w:val="both"/>
              <w:rPr>
                <w:rFonts w:ascii="Arial" w:hAnsi="Arial" w:cs="Arial"/>
                <w:sz w:val="20"/>
                <w:szCs w:val="20"/>
              </w:rPr>
            </w:pPr>
            <w:r>
              <w:rPr>
                <w:rFonts w:ascii="Arial" w:hAnsi="Arial" w:cs="Arial"/>
                <w:sz w:val="20"/>
                <w:szCs w:val="20"/>
              </w:rPr>
              <w:t>Applicable à la gestion et à l'élimination locale des déchets dangereux générés par la raffinerie et les centrales.</w:t>
            </w:r>
          </w:p>
        </w:tc>
      </w:tr>
      <w:tr w:rsidR="008F6AFA">
        <w:trPr>
          <w:trHeight w:val="416"/>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africaine sur la Conservation de la nature et des ressources naturelles</w:t>
            </w:r>
          </w:p>
          <w:p w:rsidR="008F6AFA" w:rsidRDefault="00E646EA">
            <w:pPr>
              <w:spacing w:before="60" w:after="60" w:line="276" w:lineRule="auto"/>
              <w:rPr>
                <w:rFonts w:ascii="Arial" w:hAnsi="Arial" w:cs="Arial"/>
                <w:sz w:val="20"/>
                <w:szCs w:val="20"/>
              </w:rPr>
            </w:pPr>
            <w:r>
              <w:rPr>
                <w:rFonts w:ascii="Arial" w:hAnsi="Arial" w:cs="Arial"/>
                <w:sz w:val="20"/>
                <w:szCs w:val="20"/>
              </w:rPr>
              <w:t xml:space="preserve">(Alger, 15 septembre 1968) révisé par la Convention de Maputo </w:t>
              <w:lastRenderedPageBreak/>
              <w:t>(adoptée le 11 juillet 2003 lors de la Conférence des chefs d’États)</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lastRenderedPageBreak/>
              <w:t>Les objectifs de la Convention sont les suivants</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Améliorer la protection de l'environnement ; </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Promouvoir la conservation et l'utilisation durable des ressources naturelles ; </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Harmoniser et coordonner les politiques dans ces domaines en vue de mettre en place des </w:t>
              <w:lastRenderedPageBreak/>
              <w:t xml:space="preserve">politiques et des programmes de développement écologiquement rationnels, économiquement rationnels et socialement acceptables.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eastAsia="Times New Roman" w:hAnsi="Arial" w:cs="Arial"/>
                <w:sz w:val="20"/>
                <w:szCs w:val="20"/>
                <w:lang w:val="fr-FR"/>
              </w:rPr>
            </w:pPr>
            <w:r>
              <w:rPr>
                <w:rFonts w:ascii="Arial" w:eastAsia="Times New Roman" w:hAnsi="Arial" w:cs="Arial"/>
                <w:sz w:val="20"/>
                <w:szCs w:val="20"/>
                <w:lang w:val="fr-FR"/>
              </w:rPr>
              <w:lastRenderedPageBreak/>
              <w:t>Le Projet devra intégrer dans son plan de gestion environnementale et sociale des mesures pour réduire les impacts potentiels sur la faune et la flore.</w:t>
            </w:r>
          </w:p>
        </w:tc>
      </w:tr>
    </w:tbl>
    <w:p w:rsidR="008F6AFA" w:rsidRDefault="008F6AFA">
      <w:pPr>
        <w:spacing w:after="0" w:line="240" w:lineRule="auto"/>
        <w:rPr>
          <w:rFonts w:ascii="Arial" w:eastAsia="Calibri" w:hAnsi="Arial" w:cs="Arial"/>
          <w:color w:val="000000"/>
          <w:sz w:val="20"/>
          <w:szCs w:val="20"/>
        </w:rPr>
      </w:pPr>
    </w:p>
    <w:p w:rsidR="00CF0358" w:rsidRDefault="00CF0358">
      <w:pPr>
        <w:tabs>
          <w:tab w:val="left" w:pos="789"/>
        </w:tabs>
        <w:spacing w:line="240" w:lineRule="auto"/>
        <w:jc w:val="both"/>
        <w:rPr>
          <w:rFonts w:ascii="Arial" w:eastAsia="Calibri" w:hAnsi="Arial"/>
        </w:rPr>
      </w:pPr>
    </w:p>
    <w:p w:rsidR="00CF0358" w:rsidRDefault="00CF0358" w:rsidP="00CF0358">
      <w:pPr>
        <w:ind w:firstLine="708"/>
        <w:rPr>
          <w:rFonts w:ascii="Arial" w:eastAsia="Calibri" w:hAnsi="Arial"/>
        </w:rPr>
      </w:pPr>
    </w:p>
    <w:p w:rsidR="00CF0358" w:rsidRDefault="00CF0358" w:rsidP="00CF0358">
      <w:pPr>
        <w:rPr>
          <w:rFonts w:ascii="Arial" w:eastAsia="Calibri" w:hAnsi="Arial"/>
        </w:rPr>
      </w:pPr>
    </w:p>
    <w:p w:rsidR="008F6AFA" w:rsidRPr="00CF0358" w:rsidRDefault="008F6AFA" w:rsidP="00CF0358">
      <w:pPr>
        <w:rPr>
          <w:rFonts w:ascii="Arial" w:eastAsia="Calibri" w:hAnsi="Arial"/>
        </w:rPr>
        <w:sectPr w:rsidR="008F6AFA" w:rsidRPr="00CF0358">
          <w:pgSz w:w="16838" w:h="11906" w:orient="landscape"/>
          <w:pgMar w:top="1418" w:right="1418" w:bottom="1418" w:left="1418" w:header="720" w:footer="720" w:gutter="0"/>
          <w:cols w:space="720"/>
        </w:sectPr>
      </w:pPr>
    </w:p>
    <w:p w:rsidR="00FD7F94" w:rsidRDefault="00FD7F94" w:rsidP="00FD7F94">
      <w:pPr>
        <w:spacing w:after="0" w:line="257" w:lineRule="auto"/>
        <w:jc w:val="both"/>
        <w:rPr>
          <w:rFonts w:ascii="Arial" w:hAnsi="Arial" w:cs="Arial"/>
          <w:sz w:val="21"/>
          <w:szCs w:val="21"/>
          <w:u w:val="single"/>
        </w:rPr>
      </w:pPr>
      <w:bookmarkStart w:id="7" w:name="_Toc219128663"/>
      <w:bookmarkStart w:id="8" w:name="_Toc220061821"/>
      <w:r>
        <w:rPr>
          <w:rFonts w:ascii="Arial" w:hAnsi="Arial" w:cs="Arial"/>
          <w:sz w:val="21"/>
          <w:szCs w:val="21"/>
          <w:u w:val="single"/>
        </w:rPr>
        <w:lastRenderedPageBreak/>
        <w:t xml:space="preserve">Bonnes pratiques internationales (Good International Industry Practice — GIIP) </w:t>
      </w:r>
    </w:p>
    <w:p w:rsidR="00FD7F94" w:rsidRDefault="00FD7F94" w:rsidP="00FD7F94">
      <w:pPr>
        <w:spacing w:after="0" w:line="257" w:lineRule="auto"/>
        <w:jc w:val="both"/>
        <w:rPr>
          <w:rFonts w:ascii="Arial" w:hAnsi="Arial" w:cs="Arial"/>
          <w:sz w:val="21"/>
          <w:szCs w:val="21"/>
          <w:u w:val="single"/>
        </w:rPr>
      </w:pPr>
    </w:p>
    <w:p w:rsidR="00FD7F94" w:rsidRDefault="00FD7F94" w:rsidP="00FD7F94">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Les bonnes pratiques internationales de l'industrie désignent l'exercice de compétence, de diligence, de prudence et de prévoyance que l'on peut raisonnablement attendre de professionnels expérimentés et qualifiés, engagés dans le même type d'activité, dans des circonstances comparables, au niveau mondial. Pour un projet intégré de raffinerie d'alumine comprenant un parc à résidus, une centrale électriques et une installation hydraulique, ces bonnes pratiques sont principalement codifiées par les GIIP.</w:t>
      </w:r>
    </w:p>
    <w:p w:rsidR="00B569E5" w:rsidRDefault="00B569E5" w:rsidP="00FD7F94">
      <w:pPr>
        <w:shd w:val="clear" w:color="auto" w:fill="FFFFFF"/>
        <w:spacing w:after="0" w:line="276" w:lineRule="auto"/>
        <w:jc w:val="both"/>
        <w:rPr>
          <w:rFonts w:ascii="Arial" w:eastAsia="Calibri" w:hAnsi="Arial" w:cs="Arial"/>
          <w:sz w:val="21"/>
          <w:szCs w:val="21"/>
        </w:rPr>
      </w:pPr>
    </w:p>
    <w:p w:rsidR="00F921AE" w:rsidRDefault="00715F93">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Normes de Performance de la Société Financière Internationale (SFI/IFC)</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présent chapitre, ainsi que les sections du rapport de cadrage évoquant la prise en compte de « standards internationaux », ne précisent pas explicitement à quels référentiels internationaux il est fait référence. Or, les Normes de Performance en matière de durabilité environnementale et sociale de la Société Financière Internationale (SFI/IFC Performance Standards) constituent la référence internationale la plus communément utilisée pour l'évaluation environnementale et sociale des projets industriels de cette nature, notamment lorsque le Projet est susceptible de mobiliser un financement de bailleurs internationaux.</w:t>
      </w:r>
    </w:p>
    <w:p w:rsidR="00F921AE" w:rsidRDefault="00715F93">
      <w:pPr>
        <w:shd w:val="clear" w:color="auto" w:fill="FFFFFF"/>
        <w:spacing w:after="0" w:line="276" w:lineRule="auto"/>
        <w:jc w:val="both"/>
        <w:rPr>
          <w:rFonts w:ascii="Arial" w:eastAsia="Calibri" w:hAnsi="Arial" w:cs="Arial"/>
          <w:i/>
          <w:iCs/>
          <w:sz w:val="21"/>
          <w:szCs w:val="21"/>
        </w:rPr>
      </w:pPr>
      <w:ins w:id="90003" w:author="Dr IBRAHIMA DIALLO" w:date="2026-08-17T13:00:00Z">
        <w:r>
          <w:rPr>
            <w:rFonts w:ascii="Arial" w:eastAsia="Calibri" w:hAnsi="Arial" w:cs="Arial"/>
            <w:i/>
            <w:iCs/>
            <w:sz w:val="21"/>
            <w:szCs w:val="21"/>
          </w:rPr>
          <w:t xml:space="preserve">Le référentiel international principal du Projet est constitué par les exigences E&amp;S de la China Exim Bank (2007) et les Lignes directrices MOFCOM/MEE (2022), complétées par les normes chinoises (GB/HJ) ; les Normes de Performance de la SFI et les Directives EHS de la Banque mondiale sont mobilisées à titre de bonnes pratiques. </w:t>
        </w:r>
      </w:ins>
      <w:r>
        <w:rPr>
          <w:rFonts w:ascii="Arial" w:eastAsia="Calibri" w:hAnsi="Arial" w:cs="Arial"/>
          <w:i/>
          <w:iCs/>
          <w:sz w:val="21"/>
          <w:szCs w:val="21"/>
        </w:rPr>
        <w:t xml:space="preserve">Il est précisé que le Projet n'est, à ce jour, ni financé ni garanti par la Société Financière Internationale (SFI) ou par une autre institution du Groupe de la Banque mondiale, et n'est lié à ces institutions par aucun instrument contractuel. Les Normes de Performance de la SFI n'ont donc pas de valeur contractuelle ni de force juridiquement obligatoire pour le Projet, et ne sauraient se substituer aux exigences légales et réglementaires nationales, qui demeurent le socle obligatoire et opposable de la présente ÉIES. Leur présentation ci-dessous, ainsi que leur mise en regard avec le cadre légal guinéen (Tableau 4), sont effectuées à titre de référence et de bonne pratique internationale reconnue, dans une perspective de comparaison et d'amélioration continue, et non comme une obligation contractuelle du Projet.</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présente ÉIES identifie ainsi explicitement les Normes de Performance de la SFI applicables au Projet et les met en regard du cadre légal et réglementaire national correspondant, présenté dans le présent chapitre, afin d'identifier les principaux écarts à combler (Tableau 4) :</w:t>
      </w:r>
    </w:p>
    <w:p w:rsidR="00F921AE" w:rsidRDefault="00715F93">
      <w:pPr>
        <w:pStyle w:val="Lgende"/>
        <w:spacing w:after="0"/>
        <w:rPr>
          <w:rFonts w:ascii="Arial" w:eastAsia="Calibri" w:hAnsi="Arial" w:cs="Arial"/>
          <w:sz w:val="21"/>
          <w:szCs w:val="21"/>
        </w:rPr>
      </w:pPr>
      <w:r>
        <w:rPr>
          <w:rFonts w:ascii="Arial" w:eastAsia="Calibri" w:hAnsi="Arial" w:cs="Arial"/>
          <w:i w:val="0"/>
          <w:iCs w:val="0"/>
          <w:color w:val="auto"/>
          <w:sz w:val="21"/>
          <w:szCs w:val="21"/>
          <w:lang w:val="fr-CA"/>
        </w:rPr>
        <w:t xml:space="preserve">Tableau </w:t>
        <w:fldChar w:fldCharType="begin"/>
        <w:instrText xml:space="preserve"> SEQ Tableau \* ARABIC </w:instrText>
        <w:fldChar w:fldCharType="separate"/>
        <w:t>4</w:t>
        <w:fldChar w:fldCharType="end"/>
        <w:t xml:space="preserve"> : Analyse comparative entre les Normes de Performance de la SFI et le cadre légal et réglementaire national guinéen.</w:t>
      </w:r>
    </w:p>
    <w:tbl>
      <w:tblPr>
        <w:tblW w:w="9360" w:type="dxa"/>
        <w:tblLayout w:type="fixed"/>
        <w:tblCellMar>
          <w:left w:w="10" w:type="dxa"/>
          <w:right w:w="10" w:type="dxa"/>
        </w:tblCellMar>
        <w:tblLook w:val="04A0" w:firstRow="1" w:lastRow="0" w:firstColumn="1" w:lastColumn="0" w:noHBand="0" w:noVBand="1"/>
      </w:tblPr>
      <w:tblGrid>
        <w:gridCol w:w="2200"/>
        <w:gridCol w:w="3600"/>
        <w:gridCol w:w="3560"/>
      </w:tblGrid>
      <w:tr w:rsidR="00F921A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Norme de Performance (NP) de la SFI</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Cadre légal et réglementaire national correspondant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Principaux écarts identifiés et recommandations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NP1 — Évaluation et gestion des risques et impacts E&amp;S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(L/2019/0034/AN) ; Arrêté A/2023/1595/MEDD/CAB/SGG (procédure d'évaluation environnementale) ; Arrêté A/2022/4114/MEDD (CPES).</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Le cadre national encadre l'ÉIES et son suivi préfectoral, mais ne formalise pas l'exigence d'un Système de Gestion Environnementale et Sociale (SGES) itératif ni de mécanisme de gestion des plaintes, exigés par la NP1. Il est recommandé de mettre en place un SGES et un mécanisme de gestion des griefs conformes à la NP1.</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NP2 — Main-d'œuvre et conditions de travail</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du Travail (L/2014/072/CNT) ; Code de la Sécurité sociale (L/94/006/CTRN) ; Convention Collective des Mines, Carrières et Assimilées (14/02/2025) ; Convention OIT n°167.</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Cadre national bien développé, mais sans mécanisme de gestion des griefs des travailleurs ni exigences sur la chaîne d'approvisionnement (sous-traitants), contrairement à la NP2. Le plan de démobilisation recommandé ci-dessus comble partiellement cet écart.</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NP3 — Utilisation rationnelle des ressources et prévention de la pollution</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 Décret 93/8993/PRG/SSG (installations classées) ; Arrêté A/2015/342/MIPMEPSP/CAB (normes NG de rejets, 2012).</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 xml:space="preserve">Les normes NG de 2012 ne couvrent pas nécessairement l'ensemble des paramètres sectoriels d'une raffinerie d'alumine (GES, qualité de l'air, effluents Bayer). Il est recommandé d'appliquer</w:t>
            </w:r>
            <w:del w:id="90004" w:author="Dr IBRAHIMA DIALLO" w:date="2026-08-17T13:00:00Z">
              <w:r>
                <w:rPr>
                  <w:rFonts w:ascii="Arial" w:hAnsi="Arial" w:cs="Arial"/>
                  <w:sz w:val="16"/>
                  <w:szCs w:val="16"/>
                </w:rPr>
                <w:delText xml:space="preserve"> en complément les IFC EHS Guidelines (générales et sectorielles Aluminium/Alumina) lorsque plus strictes</w:delText>
              </w:r>
            </w:del>
            <w:ins w:id="90005" w:author="Dr IBRAHIMA DIALLO" w:date="2026-08-17T13:00:00Z">
              <w:r>
                <w:rPr>
                  <w:rFonts w:ascii="Arial" w:hAnsi="Arial" w:cs="Arial"/>
                  <w:sz w:val="16"/>
                  <w:szCs w:val="16"/>
                </w:rPr>
                <w:t xml:space="preserve">, selon la règle du référentiel le plus strict, les IFC EHS Guidelines (générales et sectorielles Aluminium/Alumina) et les normes chinoises GB 25465-2010 (industrie de l'aluminium), GB 13223-2011 (centrales thermiques), GB 8978 (eaux usées) et GB 18599-2020 (déchets solides)</w:t>
              </w:r>
            </w:ins>
            <w:r>
              <w:rPr>
                <w:rFonts w:ascii="Arial" w:hAnsi="Arial" w:cs="Arial"/>
                <w:sz w:val="16"/>
                <w:szCs w:val="16"/>
              </w:rPr>
              <w:t xml:space="preserve">.</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NP4 — Santé, sécurité et sûreté des communautés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 xml:space="preserve">Code de la Santé publique (L97/021/97) ; Code de l'Environnement ; Loi L/96/009 </w:t>
              <w:lastRenderedPageBreak/>
              <w:t>(catastrophes) ; Arrêté A/2022/1416/MEDD (plans d'urgence).</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lastRenderedPageBreak/>
              <w:t xml:space="preserve">Cadre national général, moins détaillé que la NP4 et le GISTM (Tableau 3) sur la sûreté des </w:t>
              <w:lastRenderedPageBreak/>
              <w:t>infrastructures à risque (parc à résidus) et la préparation aux urgences à l'échelle communautaire. Le recours au GISTM/ANCOLD/ICOLD comble cet écart pour le parc à boues.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lastRenderedPageBreak/>
              <w:t>NP5 — Acquisition de terres et réinstallation involontaire</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Ordonnance O/92/019 (Code foncier et domanial) ; Décret D/2001/037/PRG/SGG (politique foncière rurale) ; Code des collectivités locales ; Référentiel national réinstallation (en cours d'adoption, cf. supra).</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Écart le plus significatif : absence, à ce jour, d'un cadre juridique national adopté équivalent à la NP5 (indemnisation à la valeur de remplacement intégrale, restauration des moyens de subsistance). Dans l'attente du Référentiel national, tout PAR du Projet devra se conformer directement à la NP5.</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NP6 — Biodiversité et ressources naturelles vivantes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 Code forestier (L/2017/060/AN) ; Code de la faune sauvage (2018/0049/AN) ; CDB et Ramsar (art. 3 Code environnement) ; Stratégie nationale hiérarchie d'atténuation (2020).</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Le droit national reconnaît la hiérarchie d'atténuation, mais ne définit pas la notion d'« habitat critique » ni l'objectif de perte nette nulle/gain net, contrairement à la NP6. Il est recommandé de caractériser les habitats du Projet selon les critères d'habitat critique de la NP6.</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NP7 — Peuples autochtones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Aucune catégorie juridique de « peuples autochtones » distincte reconnue en droit guinéen positif.</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Sous réserve de confirmation de l'absence de peuples autochtones au sens de la NP7 dans la zone d'influence, cette norme n'est a priori pas déclenchée. En l'absence de cadre légal national, toute communauté répondant aux critères de la NP7 devra bénéficier des mesures de consultation propres à cette norme.</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NP8 — Patrimoine culturel</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Loi L/2016/063/AN (protection, conservation et mise en valeur du patrimoine culturel national).</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Cadre globalement aligné sur la NP8. La procédure de « découverte fortuite » prévue par la loi guinéenne devra être précisée et intégrée à la procédure de gestion de chantier, avec un niveau de détail comparable à celui attendu par la NP8.</w:t>
            </w:r>
          </w:p>
        </w:tc>
      </w:tr>
    </w:tbl>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analyse comparative confirme que si plusieurs domaines bénéficient d'un cadre légal national robuste (emploi, patrimoine culturel, gestion des risques industriels), l'écart le plus significatif concerne l'acquisition de terres et la réinstallation involontaire (NP5), en l'absence, à ce jour, d'un cadre juridique national contraignant et adopté équivalent — d'où l'importance du Référentiel national sur la compensation, l'indemnisation et la réinstallation évoqué plus haut. Les mesures complémentaires nécessaires pour combler ces écarts et aligner le Projet sur les meilleurs standards internationaux de sauvegarde environnementale et sociale sont précisées dans le Tableau 4 ci-dessus.</w:t>
      </w:r>
    </w:p>
    <w:p w:rsidR="00F921AE" w:rsidRDefault="00F921AE">
      <w:pPr>
        <w:shd w:val="clear" w:color="auto" w:fill="FFFFFF"/>
        <w:spacing w:after="0" w:line="276" w:lineRule="auto"/>
        <w:jc w:val="both"/>
        <w:rPr>
          <w:rFonts w:ascii="Arial" w:eastAsia="Calibri" w:hAnsi="Arial" w:cs="Arial"/>
          <w:sz w:val="21"/>
          <w:szCs w:val="21"/>
        </w:rPr>
      </w:pPr>
    </w:p>
    <w:p w:rsidR="00B569E5" w:rsidRDefault="00B569E5" w:rsidP="00B569E5">
      <w:pPr>
        <w:spacing w:after="0" w:line="257" w:lineRule="auto"/>
        <w:jc w:val="both"/>
        <w:rPr>
          <w:rFonts w:ascii="Arial" w:hAnsi="Arial" w:cs="Arial"/>
          <w:sz w:val="21"/>
          <w:szCs w:val="21"/>
          <w:u w:val="single"/>
        </w:rPr>
      </w:pPr>
      <w:r>
        <w:rPr>
          <w:rFonts w:ascii="Arial" w:hAnsi="Arial" w:cs="Arial"/>
          <w:sz w:val="21"/>
          <w:szCs w:val="21"/>
          <w:u w:val="single"/>
        </w:rPr>
        <w:t xml:space="preserve">Gestion des résidus de bauxite (parc à boue) </w:t>
      </w:r>
    </w:p>
    <w:p w:rsidR="00B569E5" w:rsidRDefault="00B569E5" w:rsidP="00B569E5">
      <w:pPr>
        <w:spacing w:after="0" w:line="257" w:lineRule="auto"/>
        <w:jc w:val="both"/>
        <w:rPr>
          <w:rFonts w:ascii="Arial" w:hAnsi="Arial" w:cs="Arial"/>
          <w:sz w:val="21"/>
          <w:szCs w:val="21"/>
          <w:u w:val="single"/>
        </w:rPr>
      </w:pPr>
    </w:p>
    <w:p w:rsidR="00B569E5" w:rsidRDefault="00B569E5" w:rsidP="00300CD5">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parc de stockage des résidus de bauxite (Bauxite Residue Storage Facility) constitue l'infrastructure la plus sensible du Projet en matière de sécurité et de gestion des risques à long terme, en raison des enjeux de stabilité géotechnique, de gestion des eaux et de fermeture. Sa conception, sa construction, son exploitation, sa surveillance et sa fermeture doivent se conformer aux meilleures pratiques internationales suivantes.</w:t>
      </w:r>
    </w:p>
    <w:p w:rsidR="00EA319A" w:rsidRDefault="00EA319A" w:rsidP="00300CD5">
      <w:pPr>
        <w:shd w:val="clear" w:color="auto" w:fill="FFFFFF"/>
        <w:spacing w:after="0" w:line="276" w:lineRule="auto"/>
        <w:jc w:val="both"/>
        <w:rPr>
          <w:rFonts w:ascii="Arial" w:eastAsia="Calibri" w:hAnsi="Arial" w:cs="Arial"/>
          <w:sz w:val="21"/>
          <w:szCs w:val="21"/>
        </w:rPr>
      </w:pPr>
    </w:p>
    <w:p w:rsidR="00300CD5" w:rsidRDefault="00EA319A" w:rsidP="00EA319A">
      <w:pPr>
        <w:pStyle w:val="Lgende"/>
        <w:spacing w:after="0"/>
        <w:rPr>
          <w:rFonts w:ascii="Arial" w:eastAsia="Calibri" w:hAnsi="Arial" w:cs="Arial"/>
          <w:sz w:val="21"/>
          <w:szCs w:val="21"/>
        </w:rPr>
      </w:pPr>
      <w:r>
        <w:rPr>
          <w:rFonts w:ascii="Arial" w:eastAsia="Calibri" w:hAnsi="Arial" w:cs="Arial"/>
          <w:i w:val="0"/>
          <w:iCs w:val="0"/>
          <w:color w:val="auto"/>
          <w:sz w:val="21"/>
          <w:szCs w:val="21"/>
          <w:lang w:val="fr-CA"/>
        </w:rPr>
        <w:t xml:space="preserve">Tableau </w:t>
        <w:fldChar w:fldCharType="begin"/>
        <w:instrText xml:space="preserve"> SEQ Tableau \* ARABIC </w:instrText>
        <w:fldChar w:fldCharType="separate"/>
        <w:t>3</w:t>
        <w:fldChar w:fldCharType="end"/>
        <w:t xml:space="preserve"> : Référentiels internationaux en lien avec la gestion du parc à boue rouge.</w:t>
      </w:r>
    </w:p>
    <w:tbl>
      <w:tblPr>
        <w:tblStyle w:val="Grilledutableau"/>
        <w:tblW w:w="9360" w:type="dxa"/>
        <w:tblLook w:val="04A0" w:firstRow="1" w:lastRow="0" w:firstColumn="1" w:lastColumn="0" w:noHBand="0" w:noVBand="1"/>
      </w:tblPr>
      <w:tblGrid>
        <w:gridCol w:w="3604"/>
        <w:gridCol w:w="5756"/>
      </w:tblGrid>
      <w:tr w:rsidR="00300CD5" w:rsidRPr="00300CD5" w:rsidTr="00EA319A">
        <w:tc>
          <w:tcPr>
            <w:tcW w:w="2600" w:type="dxa"/>
          </w:tcPr>
          <w:p w:rsidR="00300CD5" w:rsidRPr="00300CD5" w:rsidRDefault="00300CD5" w:rsidP="00300CD5">
            <w:pPr>
              <w:suppressAutoHyphens w:val="0"/>
              <w:autoSpaceDN/>
              <w:textAlignment w:val="auto"/>
              <w:rPr>
                <w:rFonts w:ascii="Arial" w:eastAsia="Calibri" w:hAnsi="Arial" w:cs="Arial"/>
                <w:color w:val="000000" w:themeColor="text1"/>
                <w:sz w:val="21"/>
                <w:szCs w:val="21"/>
                <w:lang w:val="fr-FR" w:eastAsia="fr-FR"/>
              </w:rPr>
            </w:pPr>
            <w:r>
              <w:rPr>
                <w:rFonts w:ascii="Arial" w:eastAsia="Calibri" w:hAnsi="Arial" w:cs="Arial"/>
                <w:b/>
                <w:bCs/>
                <w:color w:val="000000" w:themeColor="text1"/>
                <w:sz w:val="19"/>
                <w:szCs w:val="19"/>
                <w:lang w:val="fr-FR" w:eastAsia="fr-FR"/>
              </w:rPr>
              <w:t>Référentiel</w:t>
            </w:r>
          </w:p>
        </w:tc>
        <w:tc>
          <w:tcPr>
            <w:tcW w:w="6760" w:type="dxa"/>
          </w:tcPr>
          <w:p w:rsidR="00300CD5" w:rsidRPr="00300CD5" w:rsidRDefault="00300CD5" w:rsidP="00300CD5">
            <w:pPr>
              <w:suppressAutoHyphens w:val="0"/>
              <w:autoSpaceDN/>
              <w:textAlignment w:val="auto"/>
              <w:rPr>
                <w:rFonts w:ascii="Arial" w:eastAsia="Calibri" w:hAnsi="Arial" w:cs="Arial"/>
                <w:color w:val="000000" w:themeColor="text1"/>
                <w:sz w:val="21"/>
                <w:szCs w:val="21"/>
                <w:lang w:val="fr-FR" w:eastAsia="fr-FR"/>
              </w:rPr>
            </w:pPr>
            <w:r>
              <w:rPr>
                <w:rFonts w:ascii="Arial" w:eastAsia="Calibri" w:hAnsi="Arial" w:cs="Arial"/>
                <w:b/>
                <w:bCs/>
                <w:color w:val="000000" w:themeColor="text1"/>
                <w:sz w:val="19"/>
                <w:szCs w:val="19"/>
                <w:lang w:val="fr-FR" w:eastAsia="fr-FR"/>
              </w:rPr>
              <w:t>Portée et pertinence pour le parc à boues</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 xml:space="preserve">Global Industry Standard on Tailings Management (GISTM), 2020</w:t>
            </w:r>
            <w:del w:id="90015" w:author="Dr IBRAHIMA DIALLO" w:date="2026-08-17T13:00:00Z">
              <w:r>
                <w:rPr>
                  <w:rFonts w:ascii="Arial" w:eastAsia="Calibri" w:hAnsi="Arial" w:cs="Arial"/>
                  <w:sz w:val="19"/>
                  <w:szCs w:val="19"/>
                  <w:lang w:val="fr-FR" w:eastAsia="fr-FR"/>
                </w:rPr>
                <w:delText xml:space="preserve">,</w:delText>
              </w:r>
            </w:del>
            <w:ins w:id="90016" w:author="Dr IBRAHIMA DIALLO" w:date="2026-08-17T13:00:00Z">
              <w:r>
                <w:rPr>
                  <w:rFonts w:ascii="Arial" w:eastAsia="Calibri" w:hAnsi="Arial" w:cs="Arial"/>
                  <w:sz w:val="19"/>
                  <w:szCs w:val="19"/>
                  <w:lang w:val="fr-FR" w:eastAsia="fr-FR"/>
                </w:rPr>
                <w:t xml:space="preserve"> — appliqué conjointement avec les normes chinoises GB 50863-2013 (conception) et GB 39496-2020 (sécurité des parcs à résidus) —</w:t>
              </w:r>
            </w:ins>
            <w:r>
              <w:rPr>
                <w:rFonts w:ascii="Arial" w:eastAsia="Calibri" w:hAnsi="Arial" w:cs="Arial"/>
                <w:sz w:val="19"/>
                <w:szCs w:val="19"/>
                <w:lang w:val="fr-FR" w:eastAsia="fr-FR"/>
              </w:rPr>
              <w:t xml:space="preserve"> coélaboré par le Programme des Nations Unies pour l'environnement (PNUE), les Principes pour l'investissement responsable (PRI) et l'ICMM</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 xml:space="preserve">Référentiel international de référence pour la gestion des installations de stockage de résidus (y compris les résidus de bauxite), structuré autour de six thèmes : connaissance des communautés affectées, intégrité sociale et technique de l'installation, gestion sur l'ensemble du cycle de vie, préparation et réponse aux situations d'urgence, transparence et divulgation, gouvernance. Il fixe des exigences précises sur la classification des conséquences, la </w:t>
              <w:lastRenderedPageBreak/>
              <w:t>conception, la revue par un panel d'experts indépendants et la fermeture.</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en-GB" w:eastAsia="fr-FR"/>
              </w:rPr>
            </w:pPr>
            <w:r>
              <w:rPr>
                <w:rFonts w:ascii="Arial" w:eastAsia="Calibri" w:hAnsi="Arial" w:cs="Arial"/>
                <w:sz w:val="19"/>
                <w:szCs w:val="19"/>
                <w:lang w:val="en-GB" w:eastAsia="fr-FR"/>
              </w:rPr>
              <w:lastRenderedPageBreak/>
              <w:t>ANCOLD (Australian National Committee on Large Dams) — Guidelines on Tailings Dams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Référentiel technique reconnu mondialement pour la conception géotechnique, l'évaluation des conséquences de rupture et les critères de sécurité des digues de résidus, y compris pour les résidus de bauxite.</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CDA (Canadian Dam Association) — Technical Bulletins on Tailings Dams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Complète les guides ANCOLD sur les aspects de classification des conséquences, de revanche hydraulique et de gestion du risque des ouvrages de retenue de résidus.</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ICOLD (Commission internationale des grands barrages) — Bulletins sur la sécurité des barrages de résidus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Fournit les principes internationaux de conception, de surveillance et de sécurité applicables par analogie aux digues du parc à résidus, en particulier pour les aspects hydrologiques et de crue de conception.</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en-GB" w:eastAsia="fr-FR"/>
              </w:rPr>
            </w:pPr>
            <w:r>
              <w:rPr>
                <w:rFonts w:ascii="Arial" w:eastAsia="Calibri" w:hAnsi="Arial" w:cs="Arial"/>
                <w:sz w:val="19"/>
                <w:szCs w:val="19"/>
                <w:lang w:val="en-GB" w:eastAsia="fr-FR"/>
              </w:rPr>
              <w:t>ICMM — Position statement on preventing catastrophic failure of tailings storage facilities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Engage les membres de l'ICMM à appliquer le GISTM et à soumettre leurs installations à une gouvernance renforcée (responsable exécutif accountable, ingénieur de premier ordre indépendant).</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International Aluminium Institute (IAI) — Bauxite Residue Management: Best Practice</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Référentiel spécifique à l'industrie de l'alumine, couvrant les technologies de gestion des résidus (stockage humide, empilement à sec ou filtré), la neutralisation de l'alcalinité résiduelle, la réduction du volume d'eau piégée et les stratégies de valorisation des résidus.</w:t>
            </w:r>
          </w:p>
        </w:tc>
      </w:tr>
    </w:tbl>
    <w:p w:rsidR="00300CD5" w:rsidRPr="00B569E5" w:rsidRDefault="00300CD5" w:rsidP="00300CD5">
      <w:pPr>
        <w:shd w:val="clear" w:color="auto" w:fill="FFFFFF"/>
        <w:spacing w:after="0" w:line="276" w:lineRule="auto"/>
        <w:jc w:val="both"/>
        <w:rPr>
          <w:rFonts w:ascii="Arial" w:eastAsia="Calibri" w:hAnsi="Arial" w:cs="Arial"/>
          <w:sz w:val="21"/>
          <w:szCs w:val="21"/>
          <w:lang w:val="fr-FR"/>
        </w:rPr>
      </w:pPr>
    </w:p>
    <w:p w:rsidR="00B569E5" w:rsidRPr="00B569E5" w:rsidRDefault="00B569E5" w:rsidP="00B569E5">
      <w:pPr>
        <w:spacing w:after="0" w:line="257" w:lineRule="auto"/>
        <w:jc w:val="both"/>
        <w:rPr>
          <w:rFonts w:ascii="Arial" w:hAnsi="Arial" w:cs="Arial"/>
          <w:sz w:val="21"/>
          <w:szCs w:val="21"/>
          <w:u w:val="single"/>
        </w:rPr>
      </w:pPr>
    </w:p>
    <w:p w:rsidR="00B569E5" w:rsidRDefault="00B569E5" w:rsidP="00FD7F94">
      <w:pPr>
        <w:shd w:val="clear" w:color="auto" w:fill="FFFFFF"/>
        <w:spacing w:after="0" w:line="276" w:lineRule="auto"/>
        <w:jc w:val="both"/>
        <w:rPr>
          <w:rFonts w:ascii="Arial" w:eastAsia="Calibri" w:hAnsi="Arial" w:cs="Arial"/>
          <w:sz w:val="21"/>
          <w:szCs w:val="21"/>
        </w:rPr>
      </w:pPr>
    </w:p>
    <w:p w:rsidR="00B569E5" w:rsidRPr="00FD7F94" w:rsidRDefault="00B569E5" w:rsidP="00FD7F94">
      <w:pPr>
        <w:shd w:val="clear" w:color="auto" w:fill="FFFFFF"/>
        <w:spacing w:after="0" w:line="276" w:lineRule="auto"/>
        <w:jc w:val="both"/>
        <w:rPr>
          <w:rFonts w:ascii="Arial" w:eastAsia="Calibri" w:hAnsi="Arial" w:cs="Arial"/>
          <w:sz w:val="21"/>
          <w:szCs w:val="21"/>
        </w:rPr>
      </w:pPr>
    </w:p>
    <w:p w:rsidR="00CF0358" w:rsidRDefault="00CF0358" w:rsidP="00FD7F94">
      <w:pPr>
        <w:spacing w:after="0" w:line="257" w:lineRule="auto"/>
        <w:jc w:val="both"/>
        <w:rPr>
          <w:rFonts w:ascii="Arial" w:eastAsia="Times New Roman" w:hAnsi="Arial" w:cs="Arial"/>
          <w:b/>
          <w:sz w:val="21"/>
          <w:szCs w:val="21"/>
        </w:rPr>
      </w:pPr>
      <w:r>
        <w:rPr>
          <w:rFonts w:ascii="Arial" w:eastAsia="Times New Roman" w:hAnsi="Arial" w:cs="Arial"/>
          <w:b/>
          <w:sz w:val="21"/>
          <w:szCs w:val="21"/>
        </w:rPr>
        <w:br w:type="page"/>
      </w:r>
    </w:p>
    <w:p>
      <w:pPr>
        <w:spacing w:before="120" w:after="0" w:line="276" w:lineRule="auto"/>
        <w:rPr>
          <w:ins w:id="96001" w:author="Dr IBRAHIMA DIALLO" w:date="2026-08-17T15:00:00Z"/>
        </w:rPr>
      </w:pPr>
      <w:ins w:id="96002" w:author="Dr IBRAHIMA DIALLO" w:date="2026-08-17T15:00:00Z">
        <w:r>
          <w:rPr>
            <w:rFonts w:ascii="Arial" w:eastAsia="Calibri" w:hAnsi="Arial" w:cs="Arial"/>
            <w:b/>
            <w:bCs/>
            <w:color w:val="000000"/>
            <w:sz w:val="21"/>
            <w:szCs w:val="21"/>
            <w:u w:val="single"/>
          </w:rPr>
          <w:t xml:space="preserve">Normes techniques chinoises applicables au Projet (bailleur China Exim Bank)</w:t>
        </w:r>
      </w:ins>
    </w:p>
    <w:p>
      <w:pPr>
        <w:spacing w:after="0" w:line="276" w:lineRule="auto"/>
        <w:jc w:val="both"/>
        <w:rPr>
          <w:ins w:id="96003" w:author="Dr IBRAHIMA DIALLO" w:date="2026-08-17T15:00:00Z"/>
        </w:rPr>
      </w:pPr>
      <w:ins w:id="96004" w:author="Dr IBRAHIMA DIALLO" w:date="2026-08-17T15:00:00Z">
        <w:r>
          <w:rPr>
            <w:rFonts w:ascii="Arial" w:eastAsia="Calibri" w:hAnsi="Arial" w:cs="Arial"/>
            <w:color w:val="000000"/>
            <w:sz w:val="21"/>
            <w:szCs w:val="21"/>
          </w:rPr>
          <w:t xml:space="preserve">Le Projet étant financé par la China Exim Bank et réalisé par un consortium chinois, les normes techniques chinoises (séries GB — normes nationales obligatoires, GB/T — recommandées, HJ — normes sectorielles environnementales) s'appliquent, en complément des exigences guinéennes et des bonnes pratiques internationales, selon la règle du référentiel le plus strict. Consolidées à partir des chapitres thématiques de la présente ÉIES, les principales normes et référentiels pertinents sont les suivants :</w:t>
        </w:r>
      </w:ins>
    </w:p>
    <w:p>
      <w:pPr>
        <w:spacing w:after="0" w:line="276" w:lineRule="auto"/>
        <w:jc w:val="both"/>
        <w:rPr>
          <w:ins w:id="96005" w:author="Dr IBRAHIMA DIALLO" w:date="2026-08-17T15:00:00Z"/>
        </w:rPr>
      </w:pPr>
      <w:ins w:id="96006" w:author="Dr IBRAHIMA DIALLO" w:date="2026-08-17T15:00:00Z">
        <w:r>
          <w:rPr>
            <w:rFonts w:ascii="Arial" w:eastAsia="Calibri" w:hAnsi="Arial" w:cs="Arial"/>
            <w:b/>
            <w:bCs/>
            <w:color w:val="000000"/>
            <w:sz w:val="21"/>
            <w:szCs w:val="21"/>
          </w:rPr>
          <w:t xml:space="preserve">Cadre du bailleur et gouvernance environnementale et sociale — </w:t>
        </w:r>
        <w:r>
          <w:rPr>
            <w:rFonts w:ascii="Arial" w:eastAsia="Calibri" w:hAnsi="Arial" w:cs="Arial"/>
            <w:color w:val="000000"/>
            <w:sz w:val="21"/>
            <w:szCs w:val="21"/>
          </w:rPr>
          <w:t xml:space="preserve">Directives d'évaluation des impacts environnementaux et sociaux des projets de prêt de la China Exim Bank (2007) ; Lignes directrices pour la protection de l'environnement écologique dans les projets d'investissement et de coopération à l'étranger (MOFCOM/MEE, 2022) ; orientations de développement vert (Ceinture et Route verte, 2021) ; Loi de la RPC sur la prévention et le contrôle de la pollution de l'environnement par les déchets solides (révision 2020).</w:t>
        </w:r>
      </w:ins>
    </w:p>
    <w:p>
      <w:pPr>
        <w:spacing w:after="0" w:line="276" w:lineRule="auto"/>
        <w:jc w:val="both"/>
        <w:rPr>
          <w:ins w:id="96007" w:author="Dr IBRAHIMA DIALLO" w:date="2026-08-17T15:00:00Z"/>
        </w:rPr>
      </w:pPr>
      <w:ins w:id="96008" w:author="Dr IBRAHIMA DIALLO" w:date="2026-08-17T15:00:00Z">
        <w:r>
          <w:rPr>
            <w:rFonts w:ascii="Arial" w:eastAsia="Calibri" w:hAnsi="Arial" w:cs="Arial"/>
            <w:b/>
            <w:bCs/>
            <w:color w:val="000000"/>
            <w:sz w:val="21"/>
            <w:szCs w:val="21"/>
          </w:rPr>
          <w:t xml:space="preserve">Gestion des déchets (chapitre 23) — </w:t>
        </w:r>
        <w:r>
          <w:rPr>
            <w:rFonts w:ascii="Arial" w:eastAsia="Calibri" w:hAnsi="Arial" w:cs="Arial"/>
            <w:color w:val="000000"/>
            <w:sz w:val="21"/>
            <w:szCs w:val="21"/>
          </w:rPr>
          <w:t xml:space="preserve">GB 34330-2017 (identification des déchets solides) ; série GB 5085.1 à 5085.7 et Catalogue national des déchets dangereux (2021), avec attribution des codes HW ; GB 18597-2001 (stockage des déchets dangereux) ; GB 18598-2019 (enfouissement) ; GB 18599-2020 (déchets industriels solides généraux) ; GB 18484-2020 et GB 18485-2014 (incinération) ; HJ 2025-2012 et HJ 1259-2022 (collecte, transport et gestion) ; GB 15562.2 (signalétique de danger).</w:t>
        </w:r>
      </w:ins>
    </w:p>
    <w:p>
      <w:pPr>
        <w:spacing w:after="0" w:line="276" w:lineRule="auto"/>
        <w:jc w:val="both"/>
        <w:rPr>
          <w:ins w:id="96009" w:author="Dr IBRAHIMA DIALLO" w:date="2026-08-17T15:00:00Z"/>
        </w:rPr>
      </w:pPr>
      <w:ins w:id="96010" w:author="Dr IBRAHIMA DIALLO" w:date="2026-08-17T15:00:00Z">
        <w:r>
          <w:rPr>
            <w:rFonts w:ascii="Arial" w:eastAsia="Calibri" w:hAnsi="Arial" w:cs="Arial"/>
            <w:b/>
            <w:bCs/>
            <w:color w:val="000000"/>
            <w:sz w:val="21"/>
            <w:szCs w:val="21"/>
          </w:rPr>
          <w:t xml:space="preserve">Parc de stockage des résidus de bauxite (chapitre 9) — </w:t>
        </w:r>
        <w:r>
          <w:rPr>
            <w:rFonts w:ascii="Arial" w:eastAsia="Calibri" w:hAnsi="Arial" w:cs="Arial"/>
            <w:color w:val="000000"/>
            <w:sz w:val="21"/>
            <w:szCs w:val="21"/>
          </w:rPr>
          <w:t xml:space="preserve">GB 50863-2013 (conception des installations de résidus) ; GB 39496-2020 (sécurité des parcs à résidus) ; GB 51018 et GB 50201 (protection contre les crues) ; GB 18306 et GB 50011 (aléa sismique et conception parasismique).</w:t>
        </w:r>
      </w:ins>
    </w:p>
    <w:p>
      <w:pPr>
        <w:spacing w:after="0" w:line="276" w:lineRule="auto"/>
        <w:jc w:val="both"/>
        <w:rPr>
          <w:ins w:id="96011" w:author="Dr IBRAHIMA DIALLO" w:date="2026-08-17T15:00:00Z"/>
        </w:rPr>
      </w:pPr>
      <w:ins w:id="96012" w:author="Dr IBRAHIMA DIALLO" w:date="2026-08-17T15:00:00Z">
        <w:r>
          <w:rPr>
            <w:rFonts w:ascii="Arial" w:eastAsia="Calibri" w:hAnsi="Arial" w:cs="Arial"/>
            <w:b/>
            <w:bCs/>
            <w:color w:val="000000"/>
            <w:sz w:val="21"/>
            <w:szCs w:val="21"/>
          </w:rPr>
          <w:t xml:space="preserve">Eau (chapitres 9, 13 et 23) — </w:t>
        </w:r>
        <w:r>
          <w:rPr>
            <w:rFonts w:ascii="Arial" w:eastAsia="Calibri" w:hAnsi="Arial" w:cs="Arial"/>
            <w:color w:val="000000"/>
            <w:sz w:val="21"/>
            <w:szCs w:val="21"/>
          </w:rPr>
          <w:t xml:space="preserve">GB 3838-2002 (qualité des eaux de surface) ; GB/T 14848-2017 (qualité des eaux souterraines) ; GB 5749 (eau potable) ; GB 8978 (rejets d'eaux usées).</w:t>
        </w:r>
      </w:ins>
    </w:p>
    <w:p>
      <w:pPr>
        <w:spacing w:after="0" w:line="276" w:lineRule="auto"/>
        <w:jc w:val="both"/>
        <w:rPr>
          <w:ins w:id="96013" w:author="Dr IBRAHIMA DIALLO" w:date="2026-08-17T15:00:00Z"/>
        </w:rPr>
      </w:pPr>
      <w:ins w:id="96014" w:author="Dr IBRAHIMA DIALLO" w:date="2026-08-17T15:00:00Z">
        <w:r>
          <w:rPr>
            <w:rFonts w:ascii="Arial" w:eastAsia="Calibri" w:hAnsi="Arial" w:cs="Arial"/>
            <w:b/>
            <w:bCs/>
            <w:color w:val="000000"/>
            <w:sz w:val="21"/>
            <w:szCs w:val="21"/>
          </w:rPr>
          <w:t xml:space="preserve">Air, bruit et vibrations (chapitres 7, 9 et patrimoine culturel) — </w:t>
        </w:r>
        <w:r>
          <w:rPr>
            <w:rFonts w:ascii="Arial" w:eastAsia="Calibri" w:hAnsi="Arial" w:cs="Arial"/>
            <w:color w:val="000000"/>
            <w:sz w:val="21"/>
            <w:szCs w:val="21"/>
          </w:rPr>
          <w:t xml:space="preserve">GB 25465-2010 (polluants de l'industrie de l'aluminium) ; GB 13223-2011 (émissions atmosphériques des centrales thermiques) ; GB 16297-1996 (émissions atmosphériques, règles générales) ; GB 3096-2008 (environnement acoustique) ; GB 12523-2011 (bruit de chantier) ; GB 6722 (sécurité des vibrations et des tirs).</w:t>
        </w:r>
      </w:ins>
    </w:p>
    <w:p>
      <w:pPr>
        <w:spacing w:after="0" w:line="276" w:lineRule="auto"/>
        <w:jc w:val="both"/>
        <w:rPr>
          <w:ins w:id="96015" w:author="Dr IBRAHIMA DIALLO" w:date="2026-08-17T15:00:00Z"/>
        </w:rPr>
      </w:pPr>
      <w:ins w:id="96016" w:author="Dr IBRAHIMA DIALLO" w:date="2026-08-17T15:00:00Z">
        <w:r>
          <w:rPr>
            <w:rFonts w:ascii="Arial" w:eastAsia="Calibri" w:hAnsi="Arial" w:cs="Arial"/>
            <w:b/>
            <w:bCs/>
            <w:color w:val="000000"/>
            <w:sz w:val="21"/>
            <w:szCs w:val="21"/>
          </w:rPr>
          <w:t xml:space="preserve">Climat et gaz à effet de serre (chapitre 9) — </w:t>
        </w:r>
        <w:r>
          <w:rPr>
            <w:rFonts w:ascii="Arial" w:eastAsia="Calibri" w:hAnsi="Arial" w:cs="Arial"/>
            <w:color w:val="000000"/>
            <w:sz w:val="21"/>
            <w:szCs w:val="21"/>
          </w:rPr>
          <w:t xml:space="preserve">quantification des émissions selon GB/T 32150 (comptabilité GES des entreprises) ou ISO 14064 ; ISO 14090 (adaptation au changement climatique) ; cohérence avec la CDN 3.0 de la Guinée et avec l'engagement de la Chine (2021) de ne plus construire de nouvelles centrales à charbon à l'étranger.</w:t>
        </w:r>
      </w:ins>
    </w:p>
    <w:p>
      <w:pPr>
        <w:spacing w:after="0" w:line="276" w:lineRule="auto"/>
        <w:jc w:val="both"/>
        <w:rPr>
          <w:ins w:id="96017" w:author="Dr IBRAHIMA DIALLO" w:date="2026-08-17T15:00:00Z"/>
        </w:rPr>
      </w:pPr>
      <w:ins w:id="96018" w:author="Dr IBRAHIMA DIALLO" w:date="2026-08-17T15:00:00Z">
        <w:r>
          <w:rPr>
            <w:rFonts w:ascii="Arial" w:eastAsia="Calibri" w:hAnsi="Arial" w:cs="Arial"/>
            <w:b/>
            <w:bCs/>
            <w:color w:val="000000"/>
            <w:sz w:val="21"/>
            <w:szCs w:val="21"/>
          </w:rPr>
          <w:t xml:space="preserve">Patrimoine culturel (plan de gestion du patrimoine culturel) — </w:t>
        </w:r>
        <w:r>
          <w:rPr>
            <w:rFonts w:ascii="Arial" w:eastAsia="Calibri" w:hAnsi="Arial" w:cs="Arial"/>
            <w:color w:val="000000"/>
            <w:sz w:val="21"/>
            <w:szCs w:val="21"/>
          </w:rPr>
          <w:t xml:space="preserve">Conventions UNESCO de 1972 (patrimoine mondial), de 2003 (patrimoine culturel immatériel) et de 1970 (trafic illicite), ratifiées par la Chine et la Guinée ; Principes ICOMOS-Chine pour la conservation des sites patrimoniaux ; Convention de Minamata (mercure) ; Protocole de Montréal et Amendement de Kigali (substances appauvrissant la couche d'ozone).</w:t>
        </w:r>
      </w:ins>
    </w:p>
    <w:p>
      <w:pPr>
        <w:spacing w:after="0" w:line="276" w:lineRule="auto"/>
        <w:jc w:val="both"/>
        <w:rPr>
          <w:ins w:id="96019" w:author="Dr IBRAHIMA DIALLO" w:date="2026-08-17T15:00:00Z"/>
        </w:rPr>
      </w:pPr>
      <w:ins w:id="96020" w:author="Dr IBRAHIMA DIALLO" w:date="2026-08-17T15:00:00Z">
        <w:r>
          <w:rPr>
            <w:rFonts w:ascii="Arial" w:eastAsia="Calibri" w:hAnsi="Arial" w:cs="Arial"/>
            <w:color w:val="000000"/>
            <w:sz w:val="21"/>
            <w:szCs w:val="21"/>
          </w:rPr>
          <w:t xml:space="preserve">Ces normes et référentiels seront intégrés au Système de Gestion Environnementale et Sociale du Projet et feront l'objet d'un suivi de conformité documenté, exigé par le bailleur (règle du référentiel le plus strict entre la réglementation guinéenne, les normes chinoises et les bonnes pratiques internationales).</w:t>
        </w:r>
      </w:ins>
    </w:p>
    <w:p w:rsidR="008F6AFA" w:rsidRDefault="00E646EA">
      <w:pPr>
        <w:keepNext/>
        <w:keepLines/>
        <w:numPr>
          <w:ilvl w:val="1"/>
          <w:numId w:val="2"/>
        </w:numPr>
        <w:spacing w:after="0" w:line="276" w:lineRule="auto"/>
        <w:ind w:left="0" w:firstLine="0"/>
        <w:jc w:val="both"/>
        <w:rPr>
          <w:rFonts w:ascii="Arial" w:eastAsia="Times New Roman" w:hAnsi="Arial" w:cs="Arial"/>
          <w:b/>
          <w:sz w:val="21"/>
          <w:szCs w:val="21"/>
        </w:rPr>
      </w:pPr>
      <w:r>
        <w:rPr>
          <w:rFonts w:ascii="Arial" w:eastAsia="Times New Roman" w:hAnsi="Arial" w:cs="Arial"/>
          <w:b/>
          <w:sz w:val="21"/>
          <w:szCs w:val="21"/>
        </w:rPr>
        <w:lastRenderedPageBreak/>
        <w:t>Cadre politique</w:t>
      </w:r>
    </w:p>
    <w:p w:rsidR="008F6AFA" w:rsidRDefault="008F6AFA">
      <w:pPr>
        <w:keepNext/>
        <w:keepLines/>
        <w:spacing w:after="0" w:line="276" w:lineRule="auto"/>
        <w:jc w:val="both"/>
        <w:outlineLvl w:val="2"/>
        <w:rPr>
          <w:rFonts w:ascii="Arial" w:eastAsia="Times New Roman" w:hAnsi="Arial" w:cs="Arial"/>
          <w:b/>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Vision Guinée 2040 — pour une Guinée émergente et prospère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Élaborée à l'issue d'une étude nationale prospective (ENP) associant l'ensemble des acteurs nationaux, la Vision Guinée 2040 fixe l'ambition, à l'horizon 2040, de bâtir une Guinée émergente et prospère, maîtresse de son destin, dotée notamment d'une économie diversifiée et compétitive avec un secteur minier parfaitement intégré. Elle constitue le cadre stratégique fédérateur de long terme dont le Programme Simandou 2040, présenté ci-dessous, constitue la traduction opérationnelle et législative la plus récente.</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cadre politique clé en lien avec les activités du Projet comprend les documents politiques et stratégiques internationaux et nationaux suivants :</w:t>
      </w: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Programme Simandou 2040 — cadre de référence des programmes socio-économiques de développement</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Conseil National de la Transition (CNT) a adopté, le 5 mars 2026, la Loi de Plan 2026-2040 et la Loi-Programme 2026-2030 consacrant le Programme de développement socio-économique durable et responsable dénommé « Programme Simandou 2040 ». Ces deux instruments législatifs se substituent au Programme de Référence Intérimaire (PRI) 2022-2025, dont ils reprennent, renforcent et élèvent les ambitions.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Programme Simandou 2040 constitue désormais le cadre stratégique de référence unique pour l'ensemble des politiques publiques de développement en République de Guinée sur la période 2026-2040. Il définit une feuille de route sur quinze ans, structurée en trois phases (accélération 2025-2030, diversification 2030-2035, consolidation 2035-2040), et s'articule autour de cinq piliers stratégiques (agriculture et industrie alimentaire ; éducation et culture ; infrastructures, transports et technologies ; économie, finance et assurances ; santé et bien-être), complétés par un axe transversal consacré à la gouvernance, au développement durable et à l'inclusion sociale.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En tant que projet industriel structurant s'inscrivant dans la valorisation des ressources naturelles guinéennes, le Projet de WCAG devra s'aligner sur les orientations et objectifs du Programme Simandou 2040, qui remplace désormais le PRI comme cadre de référence applicable, notamment en ce qui concerne sa contribution à la diversification économique, à la transformation locale des ressources et à l'inclusion sociale des populations riveraines.</w:t>
      </w:r>
    </w:p>
    <w:p w:rsidR="00F921AE" w:rsidRDefault="00F921AE">
      <w:pPr>
        <w:shd w:val="clear" w:color="auto" w:fill="FFFFFF"/>
        <w:spacing w:after="0" w:line="276" w:lineRule="auto"/>
        <w:jc w:val="both"/>
        <w:rPr>
          <w:rFonts w:ascii="Arial" w:eastAsia="Calibri" w:hAnsi="Arial" w:cs="Arial"/>
          <w:sz w:val="21"/>
          <w:szCs w:val="21"/>
        </w:rPr>
      </w:pPr>
    </w:p>
    <w:p w:rsidR="008F6AFA" w:rsidRDefault="008F6AFA">
      <w:pPr>
        <w:shd w:val="clear" w:color="auto" w:fill="FFFFFF"/>
        <w:spacing w:after="0" w:line="276" w:lineRule="auto"/>
        <w:jc w:val="both"/>
        <w:rPr>
          <w:rFonts w:ascii="Arial" w:eastAsia="Calibri" w:hAnsi="Arial" w:cs="Arial"/>
          <w:b/>
          <w:sz w:val="21"/>
          <w:szCs w:val="21"/>
        </w:rPr>
      </w:pPr>
    </w:p>
    <w:p w:rsidR="008F6AFA" w:rsidRDefault="00E646EA">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 xml:space="preserve">Bonnes pratiques internationales </w:t>
      </w:r>
    </w:p>
    <w:p w:rsidR="008F6AFA" w:rsidRDefault="008F6AFA">
      <w:pPr>
        <w:widowControl w:val="0"/>
        <w:tabs>
          <w:tab w:val="left" w:pos="1207"/>
        </w:tabs>
        <w:autoSpaceDE w:val="0"/>
        <w:spacing w:after="0" w:line="276" w:lineRule="auto"/>
        <w:jc w:val="both"/>
        <w:rPr>
          <w:rFonts w:ascii="Arial" w:eastAsia="Times New Roman" w:hAnsi="Arial" w:cs="Arial"/>
          <w:sz w:val="21"/>
          <w:szCs w:val="21"/>
          <w:u w:val="single"/>
          <w:lang w:eastAsia="zh-CN"/>
        </w:rPr>
      </w:pPr>
    </w:p>
    <w:p w:rsidR="008F6AFA" w:rsidRDefault="00E646EA">
      <w:pPr>
        <w:spacing w:after="0" w:line="276" w:lineRule="auto"/>
        <w:jc w:val="both"/>
        <w:rPr>
          <w:rFonts w:ascii="Arial" w:eastAsia="Calibri" w:hAnsi="Arial" w:cs="Arial"/>
          <w:bCs/>
          <w:sz w:val="21"/>
          <w:szCs w:val="21"/>
        </w:rPr>
      </w:pPr>
      <w:r>
        <w:rPr>
          <w:rFonts w:ascii="Arial" w:eastAsia="Calibri" w:hAnsi="Arial" w:cs="Arial"/>
          <w:bCs/>
          <w:sz w:val="21"/>
          <w:szCs w:val="21"/>
        </w:rPr>
        <w:t>En plus du respect des exigences politiques, légales et réglementaires nationales, le Promoteur du Projet, prendra en compte les bonnes pratiques internationales en matière de gestion environnementale et sociale. Cette démarche vise à assurer une exécution conforme aux standards internationaux, en intégrant les principes de durabilité, de protection de la biodiversité et de respect des communautés locales. Ainsi, il (le Projet) adoptera des mesures inspirées de ces bonnes pratiques afin de minimiser ses impacts et de maximiser ses bénéfices socio-économiques.</w:t>
      </w:r>
    </w:p>
    <w:p w:rsidR="008F6AFA" w:rsidRDefault="008F6AFA">
      <w:pPr>
        <w:spacing w:after="0" w:line="276" w:lineRule="auto"/>
        <w:jc w:val="both"/>
        <w:rPr>
          <w:rFonts w:ascii="Arial" w:eastAsia="Calibri" w:hAnsi="Arial" w:cs="Arial"/>
          <w:bCs/>
          <w:sz w:val="21"/>
          <w:szCs w:val="21"/>
        </w:rPr>
      </w:pPr>
    </w:p>
    <w:p w:rsidR="008F6AFA" w:rsidRDefault="00E646EA">
      <w:pPr>
        <w:spacing w:after="0" w:line="276" w:lineRule="auto"/>
        <w:jc w:val="both"/>
        <w:rPr>
          <w:rFonts w:ascii="Arial" w:eastAsia="Calibri" w:hAnsi="Arial" w:cs="Arial"/>
          <w:sz w:val="21"/>
          <w:szCs w:val="21"/>
          <w:u w:val="single"/>
          <w:lang w:val="fr-FR" w:eastAsia="fr-FR"/>
        </w:rPr>
      </w:pPr>
      <w:r>
        <w:rPr>
          <w:rFonts w:ascii="Arial" w:eastAsia="Calibri" w:hAnsi="Arial" w:cs="Arial"/>
          <w:sz w:val="21"/>
          <w:szCs w:val="21"/>
          <w:u w:val="single"/>
          <w:lang w:val="fr-FR" w:eastAsia="fr-FR"/>
        </w:rPr>
        <w:t>Stratégie nationale pour la Mise en Œuvre de la Hiérarchie d'Atténuation et la Compensation des Impacts sur la Biodiversité et les Écosystèmes</w:t>
      </w:r>
    </w:p>
    <w:p w:rsidR="008F6AFA" w:rsidRDefault="008F6AFA">
      <w:pPr>
        <w:shd w:val="clear" w:color="auto" w:fill="FFFFFF"/>
        <w:spacing w:after="0" w:line="276" w:lineRule="auto"/>
        <w:jc w:val="both"/>
        <w:rPr>
          <w:rFonts w:ascii="Arial" w:eastAsia="Calibri" w:hAnsi="Arial" w:cs="Arial"/>
          <w:sz w:val="21"/>
          <w:szCs w:val="21"/>
          <w:lang w:val="fr-FR" w:eastAsia="fr-FR"/>
        </w:rPr>
      </w:pPr>
    </w:p>
    <w:p w:rsidR="008F6AFA" w:rsidRDefault="00E646EA">
      <w:pPr>
        <w:shd w:val="clear" w:color="auto" w:fill="FFFFFF"/>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Cette stratégie a été publiée en 2020 et définit une feuille de route avec quatre domaines clés et 17 domaines stratégiques. Ses principales missions sont :</w:t>
      </w:r>
    </w:p>
    <w:p w:rsidR="008F6AFA" w:rsidRDefault="008F6AFA">
      <w:pPr>
        <w:shd w:val="clear" w:color="auto" w:fill="FFFFFF"/>
        <w:spacing w:after="0" w:line="276" w:lineRule="auto"/>
        <w:jc w:val="both"/>
        <w:rPr>
          <w:rFonts w:ascii="Arial" w:eastAsia="Calibri" w:hAnsi="Arial" w:cs="Arial"/>
          <w:sz w:val="21"/>
          <w:szCs w:val="21"/>
          <w:lang w:val="fr-FR" w:eastAsia="fr-FR"/>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eastAsia="fr-FR"/>
        </w:rPr>
      </w:pPr>
      <w:r>
        <w:rPr>
          <w:rFonts w:ascii="Arial" w:eastAsia="Calibri" w:hAnsi="Arial" w:cs="Arial"/>
          <w:sz w:val="21"/>
          <w:szCs w:val="21"/>
          <w:lang w:val="fr-FR" w:eastAsia="fr-FR"/>
        </w:rPr>
        <w:lastRenderedPageBreak/>
        <w:t xml:space="preserve">Promouvoir une prise en compte plus forte, plus efficace et plus performante de l'atténuation et de la compensation des impacts environnementaux des grands projets de développement ; </w:t>
      </w:r>
    </w:p>
    <w:p w:rsidR="008F6AFA" w:rsidRDefault="00E646EA">
      <w:pPr>
        <w:numPr>
          <w:ilvl w:val="0"/>
          <w:numId w:val="8"/>
        </w:numPr>
        <w:spacing w:after="0" w:line="276" w:lineRule="auto"/>
        <w:ind w:left="714" w:hanging="357"/>
        <w:jc w:val="both"/>
        <w:rPr>
          <w:rFonts w:ascii="Arial" w:eastAsia="Calibri" w:hAnsi="Arial" w:cs="Arial"/>
          <w:sz w:val="21"/>
          <w:szCs w:val="21"/>
          <w:lang w:val="fr-FR" w:eastAsia="fr-FR"/>
        </w:rPr>
      </w:pPr>
      <w:r>
        <w:rPr>
          <w:rFonts w:ascii="Arial" w:eastAsia="Calibri" w:hAnsi="Arial" w:cs="Arial"/>
          <w:sz w:val="21"/>
          <w:szCs w:val="21"/>
          <w:lang w:val="fr-FR" w:eastAsia="fr-FR"/>
        </w:rPr>
        <w:t>Viser à ce que la Guinée respecte ses engagements vis-à-vis de la Convention sur la diversité biologique et des autres conventions internationales sur les espèces sauvages de faune et de flore menacées, mais aussi de tous ses engagements en matière de développement durable issus du Pilier 4 du Plan national de développement économique et social (PNDES) ; et.</w:t>
      </w:r>
    </w:p>
    <w:p w:rsidR="008F6AFA" w:rsidRDefault="00E646EA">
      <w:pPr>
        <w:numPr>
          <w:ilvl w:val="0"/>
          <w:numId w:val="8"/>
        </w:numPr>
        <w:spacing w:after="0" w:line="276" w:lineRule="auto"/>
        <w:jc w:val="both"/>
      </w:pPr>
      <w:r>
        <w:rPr>
          <w:rFonts w:ascii="Arial" w:eastAsia="Times New Roman" w:hAnsi="Arial" w:cs="Arial"/>
          <w:sz w:val="21"/>
          <w:szCs w:val="21"/>
          <w:lang w:val="fr-FR" w:eastAsia="fr-FR"/>
        </w:rPr>
        <w:t xml:space="preserve">Renforcer la stratégie nationale de conservation de la biodiversité concernant l'atténuation et la compensation des impacts négatifs sur la nature. Le principe de la hiérarchie de l'atténuation, et donc de la compensation est ancré dans la Loi à travers le Code de l'environnement et un texte réglementaire dédié à la hiérarchie de l'atténuation est </w:t>
      </w:r>
      <w:r>
        <w:rPr>
          <w:rFonts w:ascii="Arial" w:eastAsia="Calibri" w:hAnsi="Arial" w:cs="Arial"/>
          <w:sz w:val="21"/>
          <w:szCs w:val="21"/>
          <w:lang w:val="fr-FR" w:eastAsia="fr-FR"/>
        </w:rPr>
        <w:t xml:space="preserve">prévu. </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bCs/>
          <w:sz w:val="21"/>
          <w:szCs w:val="21"/>
          <w:u w:val="single"/>
          <w:lang w:val="fr-FR" w:eastAsia="fr-FR"/>
        </w:rPr>
      </w:pPr>
      <w:r>
        <w:rPr>
          <w:rFonts w:ascii="Arial" w:eastAsia="Calibri" w:hAnsi="Arial" w:cs="Arial"/>
          <w:bCs/>
          <w:sz w:val="21"/>
          <w:szCs w:val="21"/>
          <w:u w:val="single"/>
          <w:lang w:val="fr-FR" w:eastAsia="fr-FR"/>
        </w:rPr>
        <w:t xml:space="preserve">CDN 3.0 de la République de Guinée </w:t>
      </w:r>
    </w:p>
    <w:p w:rsidR="008F6AFA" w:rsidRDefault="008F6AFA">
      <w:pPr>
        <w:spacing w:after="0" w:line="276" w:lineRule="auto"/>
        <w:jc w:val="both"/>
        <w:rPr>
          <w:rFonts w:ascii="Arial" w:eastAsia="Calibri" w:hAnsi="Arial" w:cs="Arial"/>
          <w:bCs/>
          <w:sz w:val="21"/>
          <w:szCs w:val="21"/>
          <w:u w:val="single"/>
          <w:lang w:val="fr-FR" w:eastAsia="fr-FR"/>
        </w:rPr>
      </w:pPr>
    </w:p>
    <w:p w:rsidR="008F6AFA" w:rsidRDefault="00E646EA">
      <w:p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L’Accord de Paris sur le Climat (2015), ratifié par la République de Guinée, constitue le principal cadre international sur lequel s’appuie la Contribution Déterminée au niveau National (CDN) de la Guinée en matière d’engagement climatique et de réduction des émissions de gaz à effet de serre. La CDN 3.0 actualise les objectifs de la CDN 2.0 de 2021, en intégrant de nouvelles données sectorielles et des hypothèses économiques actualisées. Révisée en octobre 2025 en amont de la trentième Conférence des Parties (COP-30) de Belém, la CDN 3.0 couvre la période 2026-2035 et fixe un objectif de réduction des émissions de gaz à effet de serre de 17 % (inconditionnel) et de 49 % (conditionnel) par rapport au scénario de référence, à l'échelle de l'ensemble de l'économie nationale.</w:t>
      </w:r>
    </w:p>
    <w:p w:rsidR="008F6AFA" w:rsidRDefault="008F6AFA">
      <w:pPr>
        <w:spacing w:after="0" w:line="276" w:lineRule="auto"/>
        <w:jc w:val="both"/>
        <w:rPr>
          <w:rFonts w:ascii="Arial" w:eastAsia="Calibri" w:hAnsi="Arial" w:cs="Arial"/>
          <w:sz w:val="21"/>
          <w:szCs w:val="21"/>
          <w:lang w:val="fr-FR" w:eastAsia="fr-FR"/>
        </w:rPr>
      </w:pPr>
    </w:p>
    <w:p w:rsidR="008F6AFA" w:rsidRDefault="00E646EA">
      <w:p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Ces objectifs vont de pair avec les sept engagements structurants pour orienter la transition bas carbone du pays, à savoir : </w:t>
      </w:r>
    </w:p>
    <w:p w:rsidR="008F6AFA" w:rsidRDefault="008F6AFA">
      <w:pPr>
        <w:spacing w:after="0" w:line="276" w:lineRule="auto"/>
        <w:jc w:val="both"/>
        <w:rPr>
          <w:rFonts w:ascii="Arial" w:eastAsia="Calibri" w:hAnsi="Arial" w:cs="Arial"/>
          <w:sz w:val="21"/>
          <w:szCs w:val="21"/>
          <w:lang w:val="fr-FR" w:eastAsia="fr-FR"/>
        </w:rPr>
      </w:pP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Prioriser le déploiement à grande échelle des énergies renouvelables pour la production d’électricité. </w:t>
      </w: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Moderniser la filière bois-énergie et orienter la production de chaleur vers des solutions entièrement renouvelables. </w:t>
      </w: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Enrayer la déforestation en généralisant la gestion durable des forêts et en étendant le réseau d’aires protégées.</w:t>
      </w:r>
    </w:p>
    <w:p w:rsidR="008F6AFA" w:rsidRDefault="008F6AFA">
      <w:pPr>
        <w:spacing w:after="0" w:line="276" w:lineRule="auto"/>
        <w:ind w:left="720"/>
        <w:jc w:val="both"/>
        <w:rPr>
          <w:rFonts w:ascii="Arial" w:eastAsia="Calibri" w:hAnsi="Arial" w:cs="Arial"/>
          <w:sz w:val="21"/>
          <w:szCs w:val="21"/>
          <w:lang w:val="fr-FR" w:eastAsia="fr-FR"/>
        </w:rPr>
      </w:pPr>
    </w:p>
    <w:p w:rsidR="008F6AFA" w:rsidRDefault="00E646EA">
      <w:pPr>
        <w:spacing w:after="0" w:line="276" w:lineRule="auto"/>
        <w:jc w:val="both"/>
      </w:pPr>
      <w:r>
        <w:rPr>
          <w:rFonts w:ascii="Arial" w:eastAsia="Calibri" w:hAnsi="Arial" w:cs="Arial"/>
          <w:sz w:val="21"/>
          <w:szCs w:val="21"/>
          <w:lang w:val="fr-FR" w:eastAsia="fr-FR"/>
        </w:rPr>
        <w:t xml:space="preserve">En cohérence avec le Programme Simandou 2040, appuyer le secteur minier pour l’orienter vers une trajectoire de neutralité carbone (zéro émission nette), le projet devra s’aligner sur cette nouvelle CDN.</w:t>
      </w:r>
      <w:ins w:id="90006" w:author="Dr IBRAHIMA DIALLO" w:date="2026-08-17T13:00:00Z">
        <w:r>
          <w:rPr>
            <w:rFonts w:ascii="Arial" w:eastAsia="Calibri" w:hAnsi="Arial" w:cs="Arial"/>
            <w:sz w:val="21"/>
            <w:szCs w:val="21"/>
            <w:lang w:val="fr-FR" w:eastAsia="fr-FR"/>
          </w:rPr>
          <w:t xml:space="preserve"> La présence d’une centrale thermique au charbon et d’une unité de gazéification du charbon devra être justifiée au regard de l’engagement de la Chine (2021) de ne plus construire de nouvelles centrales à charbon à l’étranger, avec analyse d’alternatives et trajectoire de décarbonation.</w:t>
        </w:r>
      </w:ins>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Les Normes environnementales nationales</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L’Institut guinéen de Normalisation et de Métrologie a adopté des normes environnementales nationales dans différents domaines.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L’Arrêté A/2015/342/MIPMEPSP/CAB du 27 février 2015 porte homologation de six (6) normes guinéennes relatives à la protection de l’environnement :</w:t>
      </w:r>
    </w:p>
    <w:p w:rsidR="008F6AFA" w:rsidRDefault="008F6AFA">
      <w:pPr>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09-01-010 :2012/CNQ :2004-Rejet des eaux usées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09-01-011 :2012/CNQ :2004-Pollution atmosphérique-Rejet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lastRenderedPageBreak/>
        <w:t>NG 09-01-012 :2012/CNQ :2004-Limites maximales d’exposition à quelques produits chimiques dans les lieux de travail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09-01-013 :2012/CNQ :2004-Procédures d’inspection environnementale des installations industrielles et commerciales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09-05-001-2012 :ISO 14001-2004/Système de management environnemental exigences et lignes directrices pour son utilisation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09-05-002-2012/ISO 19011 :2002-Lignes directrices pour l’audit des systèmes de management de la qualité et/ou de management environnemental.</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Tous les rejets d’hydrocarbures ou de mélanges susceptibles de porter atteinte aux régions côtières sont interdits à partir des installations et plates-formes off-shore en cours d’exploration ou d’exploitation.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Une liste de substances dont le rejet est interdit et une liste dont le rejet est soumis à autorisation sont établies et annexées au décret N° 201/PRG/SGG/89 du 8 novembre 1989 portant préservation du milieu marin. Les substances radioactives, les huiles usées, le mercure et ses composés ainsi que le cadmium et ses composés font partie des substances dont le rejet est interdit.</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Politique nationale de l'Environnement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Depuis 1986, les autorités guinéennes ont pris conscience de la nécessité de planifier et de mettre en œuvre une stratégie d'exploitation rationnelle des ressources naturelles et de protection de l'environnement en vue du développement durable du pays. Cette politique s'inscrit donc, dans un contexte marqué par la volonté politique de créer ce cadre de référence pour la prise en compte des questions environnementales dans les politiques et stratégies de développement de la République de Guinée.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situation environnementale étant caractérisée par la dégradation continue des ressources naturelles (déforestation, érosion et dégradation des sols, pollutions et nuisances, assèchement et ensablement de cours d’eau, perte de biodiversité, exploitation minière, etc.), le Projet devra prendre en compte des mesures environnementales et sociales dans sa politique de gestion de l’environnement et surtout dans son PGES.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 Projet, à toutes les étapes, devrait à son tour s’aligner à la Politique nationale de l’Environnement de 2011.</w:t>
      </w:r>
    </w:p>
    <w:p w:rsidR="008F6AFA" w:rsidRDefault="008F6AFA">
      <w:pPr>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de la Jeunesse (PNJ) 2026-2035</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Validée les 6 et 7 novembre 2025 à Kankan, la Politique Nationale de la Jeunesse (PNJ) 2026-2035 remplace le précédent document de politique de la jeunesse et constitue désormais le cadre de référence pour les politiques publiques dédiées aux jeunes guinéens. Adossée au Programme Simandou 2040, elle vise à faire de la jeunesse un moteur d'innovation, de stabilité et de prospérité, à travers le renforcement de l'accès à la formation professionnelle, à l'emploi et à la participation citoyenne des jeunes.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Projet devra promouvoir l'accès à l'emploi des jeunes des localités couvertes et soutenir toute initiative favorable à leur insertion socio-économique, en cohérence avec les orientations de la PNJ 2026-2035.</w:t>
      </w:r>
    </w:p>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Stratégie Nationale pour la Promotion de l'Emploi et de l'Auto-emploi des Jeunes (SNAPEJ)</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Validée en septembre 2024, la SNAPEJ définit les orientations et mesures destinées à favoriser l'insertion professionnelle et l'auto-emploi des jeunes guinéens, notamment à travers le </w:t>
        <w:lastRenderedPageBreak/>
        <w:t>renforcement de l'employabilité et le soutien à l'entrepreneuriat. Dans le cadre du Projet, cette stratégie est directement pertinente pour la définition des plans de recrutement local et de renforcement des compétences des jeunes des communautés riveraines, en complément des dispositions de la Loi sur le contenu local.</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sz w:val="21"/>
          <w:szCs w:val="21"/>
          <w:u w:val="single"/>
        </w:rPr>
      </w:pPr>
      <w:r>
        <w:rPr>
          <w:rFonts w:ascii="Arial" w:eastAsia="Calibri" w:hAnsi="Arial" w:cs="Arial"/>
          <w:sz w:val="21"/>
          <w:szCs w:val="21"/>
          <w:u w:val="single"/>
        </w:rPr>
        <w:t xml:space="preserve">Politique nationale de santé </w:t>
      </w:r>
    </w:p>
    <w:p w:rsidR="008F6AFA" w:rsidRDefault="008F6AFA">
      <w:pPr>
        <w:spacing w:after="0" w:line="276" w:lineRule="auto"/>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Politique nationale de santé de la Guinée repose sur des principes essentiels tels que l’amélioration de la santé des populations, la prévention des maladies ainsi que la protection de l’environnement.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Cette politique se donne comme vision une Guinée où toutes les populations sont en bonne santé, économiquement et socialement productives, bénéficiant d’un accès universel à des services et soins de santé de qualité avec leur pleine participation.</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Le projet de construction de la raffinerie et ses composantes à Dobali s’inscrit dans ce cadre, puisqu’il nécessite la mise en place de mesures spécifiques visant à préserver la santé des communautés locales et des travailleurs du site.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Lettre de politique de la responsabilité sociétale des entreprises </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politique de la RSE est l'un des instruments conçus pour renforcer la performance globale du secteur minier guinéen. Elle met la Guinée en phase avec les enjeux actuels de développement du secteur minier, et en avance sur nombre, de pays puisque rares sont les pays qui disposent d'une politique publique de la Responsabilité Sociétale des Entreprises (RSE) dans le secteur minier.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Cette politique a comme objectif principal de contribuer à instaurer un équilibre entre les actions obligatoires et volontaires afin que le secteur minier guinéen participe toujours plus à la lutte contre la pauvreté et au développement durable du pays.</w:t>
      </w:r>
    </w:p>
    <w:p w:rsidR="008F6AFA" w:rsidRDefault="008F6AFA">
      <w:pPr>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Lettre de Politique de promotion du Contenu Local dans le secteur minier</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 document énonce la politique de promotion du contenu local de la République de Guinée dans le secteur minier, visant à maximiser les retombées économiques et sociales des investissements miniers à travers le renforcement des capacités des ressources humaines, entrepreneuriales et matérielles locales, le transfert de technologies et l'utilisation de compétences, biens et services locaux. Cette lettre de politique est conforme aux orientations de la politique nationale du contenu local et sous-tend la Loi L/2022/0010/CNT portant Contenu local, déjà citée dans le présent chapitre.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Projet devra s'inscrire dans les orientations de cette politique, notamment à travers l'élaboration d'un plan de contenu local assorti d'indicateurs de performance (KPI), en cohérence avec les dispositions légales et réglementaires en la matière déjà identifiées (Loi Contenu local, Convention de Développement Local, FODEL).</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sz w:val="21"/>
          <w:szCs w:val="21"/>
          <w:u w:val="single"/>
          <w:lang w:val="fr-FR" w:eastAsia="fr-FR"/>
        </w:rPr>
      </w:pPr>
      <w:r>
        <w:rPr>
          <w:rFonts w:ascii="Arial" w:eastAsia="Calibri" w:hAnsi="Arial" w:cs="Arial"/>
          <w:sz w:val="21"/>
          <w:szCs w:val="21"/>
          <w:u w:val="single"/>
          <w:lang w:val="fr-FR" w:eastAsia="fr-FR"/>
        </w:rPr>
        <w:t>Lettre de Politique Nationale de Décentralisation et de Développement Local (2011)</w:t>
      </w:r>
    </w:p>
    <w:p w:rsidR="008F6AFA" w:rsidRDefault="008F6AFA">
      <w:pPr>
        <w:spacing w:after="0" w:line="276" w:lineRule="auto"/>
        <w:rPr>
          <w:rFonts w:ascii="Arial" w:eastAsia="Calibri" w:hAnsi="Arial" w:cs="Arial"/>
          <w:sz w:val="21"/>
          <w:szCs w:val="21"/>
          <w:u w:val="single"/>
          <w:lang w:val="fr-FR" w:eastAsia="fr-FR"/>
        </w:rPr>
      </w:pPr>
    </w:p>
    <w:p w:rsidR="008F6AFA" w:rsidRDefault="00E646EA">
      <w:pPr>
        <w:spacing w:after="0" w:line="276" w:lineRule="auto"/>
        <w:jc w:val="both"/>
        <w:rPr>
          <w:rFonts w:ascii="Arial" w:eastAsia="Times New Roman" w:hAnsi="Arial" w:cs="Arial"/>
          <w:sz w:val="21"/>
          <w:szCs w:val="21"/>
          <w:lang w:eastAsia="zh-CN"/>
        </w:rPr>
      </w:pPr>
      <w:r>
        <w:rPr>
          <w:rFonts w:ascii="Arial" w:eastAsia="Times New Roman" w:hAnsi="Arial" w:cs="Arial"/>
          <w:sz w:val="21"/>
          <w:szCs w:val="21"/>
          <w:lang w:eastAsia="zh-CN"/>
        </w:rPr>
        <w:t xml:space="preserve">La réorganisation territoriale de la République de Guinée et la mise en place des collectivités décentralisées visent à renforcer l’implication des populations dans la gestion de leur développement, ainsi que dans la préservation de leur environnement. Elles encouragent notamment la prise en compte de la protection des ressources naturelles dans les activités </w:t>
        <w:lastRenderedPageBreak/>
        <w:t>d’exploitation (agriculture, élevage, carrières, etc.). Dans le cadre de la réalisation de la future ÉIES, le projet devra donc élaborer une stratégie participative permettant d’associer les collectivités décentralisées et les populations concernées à toutes les étapes de mise en œuvre du projet.</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Politique nationale de l’eau</w:t>
      </w:r>
    </w:p>
    <w:p w:rsidR="008F6AFA" w:rsidRDefault="008F6AFA">
      <w:pPr>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La Politique nationale de l'eau établit les principes, les orientations ainsi que les règles générales visant à garantir une utilisation durable et équilibrée des ressources en eau du pays. À ce titre, tout projet de construction est directement concerné par les objectifs de cette politique, notamment en matière de protection, de préservation et de gestion raisonnée de la ressource en eau. De plus, conformément à la Politique nationale de l'eau, le projet doit s’inscrire dans une approche intégrée, en associant les communautés locales à la gestion des ressources hydriques et en favorisant la prise en compte des besoins essentiels des populations riveraines.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Stratégie nationale pour la Mise en Œuvre de la Hiérarchie d'Atténuation et la Compensation des Impacts sur la Biodiversité et les Écosystèmes</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stratégie a été publiée en 2020 et définit une feuille de route avec quatre domaines clés et 17 domaines stratégiques. Ses principales missions sont :</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Promouvoir une prise en compte plus forte, plus efficace et plus performante de l'atténuation et de la compensation des impacts environnementaux des grands projets de développement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Viser à ce que la Guinée respecte ses engagements vis-à-vis de la Convention sur la diversité biologique et des autres conventions internationales sur les espèces sauvages de faune et de flore menacées, mais aussi de tous ses engagements en matière de développement durable issus du Pilier 4 du Plan national de développement économique et social (PNDES) ; et.</w:t>
      </w:r>
    </w:p>
    <w:p w:rsidR="008F6AFA" w:rsidRDefault="00E646EA">
      <w:pPr>
        <w:numPr>
          <w:ilvl w:val="0"/>
          <w:numId w:val="8"/>
        </w:numPr>
        <w:spacing w:after="0" w:line="276" w:lineRule="auto"/>
        <w:ind w:left="714" w:hanging="357"/>
        <w:jc w:val="both"/>
      </w:pPr>
      <w:r>
        <w:rPr>
          <w:rFonts w:ascii="Arial" w:hAnsi="Arial" w:cs="Arial"/>
          <w:sz w:val="21"/>
          <w:szCs w:val="21"/>
        </w:rPr>
        <w:t xml:space="preserve">Renforcer la stratégie nationale de conservation de la biodiversité concernant l'atténuation et la compensation des impacts négatifs sur la nature. Le principe de la hiérarchie de l'atténuation, et donc de la compensation est ancré dans la loi à travers le Code de l'environnement et un texte réglementaire dédié à la hiérarchie de l'atténuation est </w:t>
      </w:r>
      <w:r>
        <w:rPr>
          <w:rFonts w:ascii="Arial" w:eastAsia="Calibri" w:hAnsi="Arial" w:cs="Arial"/>
          <w:sz w:val="21"/>
          <w:szCs w:val="21"/>
        </w:rPr>
        <w:t xml:space="preserve">prévu. </w:t>
      </w:r>
    </w:p>
    <w:p w:rsidR="008F6AFA" w:rsidRDefault="008F6AFA">
      <w:pPr>
        <w:spacing w:after="0" w:line="276" w:lineRule="auto"/>
        <w:ind w:left="714"/>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Stratégie nationale du Développement durable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stratégie nationale de développement durable de la Guinée, publiée en 2019 donne des grandes orientations pour le développement d’une culture commune du développement durable nécessaire à l’atteinte des objectifs visés.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SNDD a pour but d’élargir une vision collective à long terme sur les enjeux de développement durable auxquels la Guinée doit répondre, incluant l’éradication de la pauvreté, l’amélioration des conditions et du cadre de vie des populations, la gestion durable des ressources naturelles et la consolidation de la bonne gouvernance. Le projet de WCAG devra s’inscrire dans cette dynamique pour contribuer à l’atteinte des objectifs déclinés dans la Stratégie nationale du Développement durable.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Stratégie nationale sur le Changement climatique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lastRenderedPageBreak/>
        <w:t xml:space="preserve">L’objectif général de cette stratégie publiée en 2019 est de renforcer la capacité d’adaptation de la Guinée, afin d’accroître la résilience au changement climatique et d’optimiser les possibilités d’atténuation en direction d’un développement durable sobre en carbone.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À cet égard, les axes stratégiques suivants ont été définis : </w:t>
      </w:r>
    </w:p>
    <w:p w:rsidR="008F6AFA" w:rsidRDefault="008F6AFA">
      <w:pPr>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des mesures de renforcement de la résilience et de la capacité d’adaptation des différents secteurs aux risques climatiques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des mesures d’atténuation sectorielles de séquestration du carbone et de réduction des émissions de gaz à effet de serre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des capacités des acteurs, des institutions et de la recherche en matière de lutte contre le changement climatique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du développement, du transfert et de l’adoption de technologies en matière de lutte contre le changement climatique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Incitation à la prise en considération des changements climatiques aux niveaux des politiques et stratégies sectorielles et la planification du développement national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 l’information, l`éducation, la communication et de la sensibilisation sur les changements climatiques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des services météorologiques et du suivi du climat. </w:t>
      </w:r>
    </w:p>
    <w:p w:rsidR="008F6AFA" w:rsidRDefault="008F6AFA">
      <w:pPr>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u w:val="single"/>
          <w:lang w:val="fr-FR"/>
        </w:rPr>
      </w:pPr>
      <w:r>
        <w:rPr>
          <w:rFonts w:ascii="Arial" w:eastAsia="Calibri" w:hAnsi="Arial" w:cs="Arial"/>
          <w:sz w:val="21"/>
          <w:szCs w:val="21"/>
          <w:u w:val="single"/>
          <w:lang w:val="fr-FR"/>
        </w:rPr>
        <w:t>Stratégie nationale de réduction des risques de catastrophes (2024-2030)</w:t>
      </w:r>
    </w:p>
    <w:p w:rsidR="008F6AFA" w:rsidRDefault="008F6AFA">
      <w:pPr>
        <w:shd w:val="clear" w:color="auto" w:fill="FFFFFF"/>
        <w:spacing w:after="0" w:line="276" w:lineRule="auto"/>
        <w:jc w:val="both"/>
        <w:rPr>
          <w:rFonts w:ascii="Arial" w:eastAsia="Calibri" w:hAnsi="Arial" w:cs="Arial"/>
          <w:sz w:val="21"/>
          <w:szCs w:val="21"/>
          <w:u w:val="single"/>
          <w:lang w:val="fr-FR"/>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La Stratégie Nationale de Réduction des Risques et Catastrophes Naturelles de Guinée vise à renforcer la capacité du pays à prévenir, se préparer, répondre et se rétablir face aux catastrophes naturelles. Elle met l'accent sur la connaissance des risques, la prévention, la préparation. Elle a été élaborée autour de la Politique nationale de gestion des risques et des catastrophes. </w:t>
      </w:r>
    </w:p>
    <w:p w:rsidR="008F6AFA" w:rsidRDefault="008F6AFA">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de Protection Sociale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Adoptée en Conseil des Ministres le 13 juin 2017, la Politique Nationale de Protection Sociale (PNPS) constitue le tout premier document de politique de protection sociale de la Guinée. Bâtie sur les principes d'équité, d'égalité de genre et de respect des droits, elle vise à lutter contre les chocs sociaux et à améliorer les conditions de vie des couches vulnérables (femmes, enfants, personnes handicapées et personnes âgées).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politique est pertinente pour le Projet en ce qu'elle encadre les mesures d'accompagnement social des personnes et communautés vulnérables susceptibles d'être affectées, en complément du Référentiel national sur la compensation, l'indemnisation et la réinstallation déjà évoqué dans le présent chapitre.</w:t>
      </w:r>
    </w:p>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Genre révisée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Révisée en mai 2017, la Politique Nationale Genre (PNG) actualise le document initial de 2011 et vise à bâtir une société débarrassée de toutes les formes d'inégalités et d'iniquité entre hommes et femmes, filles et garçons. Elle s'inscrit dans le respect des engagements internationaux de la Guinée en matière de droits humains et d'égalité des sexes.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politique actualise et complète le Plan d'Action pour la Promotion des Femmes (PAPF) de 1997 présenté ci-dessous. Le Projet devra intégrer une approche sensible au genre dans ses procédures de recrutement, de consultation des communautés et de gestion des impacts sociaux, notamment en matière de prévention des violences basées sur le genre liées à l'afflux de travailleurs.</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u w:val="single"/>
          <w:lang w:val="fr-FR"/>
        </w:rPr>
        <w:t>Le Plan d'Action pour la Promotion des Femmes (PAPF)</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rPr>
        <w:t>Le plan d'Action pour la Promotion des Femmes a été réalisé en 1997 et s'intègre dans la stratégie de développement du Gouvernement jusqu'en l'an 2001. En collaboration avec ses partenaires, le Ministère des Affaires sociales, de la Promotion féminine et de l'Enfance a dégagé les domaines prioritaires suivants, conformes aux politiques sectorielles du futur programme national du développement humain durable : (i) Femmes, législation et prise de décision ; (ii) Femmes et Éducation ; (iii) Femmes et santé ; (iv) Femmes et promotion économique ; (v) Femmes et Environnement</w:t>
      </w:r>
      <w:r>
        <w:rPr>
          <w:rFonts w:ascii="Arial" w:eastAsia="Calibri" w:hAnsi="Arial" w:cs="Arial"/>
          <w:sz w:val="21"/>
          <w:szCs w:val="21"/>
          <w:lang w:val="fr-FR"/>
        </w:rPr>
        <w:t>.</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u w:val="single"/>
          <w:lang w:val="fr-FR"/>
        </w:rPr>
      </w:pPr>
      <w:r>
        <w:rPr>
          <w:rFonts w:ascii="Arial" w:eastAsia="Calibri" w:hAnsi="Arial" w:cs="Arial"/>
          <w:sz w:val="21"/>
          <w:szCs w:val="21"/>
          <w:u w:val="single"/>
          <w:lang w:val="fr-FR"/>
        </w:rPr>
        <w:t>Le Plan national de Développement sanitaire (PNDS) 2024-2025</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Le profil épidémiologique national reste dominé par : (i) les maladies transmissibles notamment le paludisme, la tuberculose et les IST/VIH/sida, les maladies tropicales négligées et les maladies à potentiel épidémique y compris les fièvres hémorragiques, (ii) les maladies non transmissibles, les déséquilibres nutritionnels, (iii) les pathologies liées à la grossesse, à l’accouchement, au postpartum et (iv) les catastrophes.</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 xml:space="preserve">L’objectif général du PNDS 2025-2035 s’appuie sur trois orientations stratégiques : i) Renforcement de la prévention et de la prise en charge des maladies et des situations d’urgence ; ii) Promotion de la santé de la mère, de l’enfant, de l’adolescent et des personnes âgées ; iii) Renforcement du système national de santé.   </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Ce plan étant arrivé à son terme, la rédaction du prochain plan décennal (2025-2034) est en cours depuis le 12 novembre 2024 à Kindia.</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8F6AFA">
      <w:pPr>
        <w:keepNext/>
        <w:keepLines/>
        <w:pageBreakBefore/>
        <w:spacing w:after="0" w:line="276" w:lineRule="auto"/>
        <w:jc w:val="both"/>
        <w:outlineLvl w:val="2"/>
        <w:rPr>
          <w:rFonts w:ascii="Arial" w:eastAsia="Times New Roman" w:hAnsi="Arial" w:cs="Arial"/>
          <w:b/>
          <w:sz w:val="21"/>
          <w:szCs w:val="21"/>
        </w:rPr>
      </w:pPr>
    </w:p>
    <w:p w:rsidR="008F6AFA" w:rsidRDefault="00E646EA">
      <w:pPr>
        <w:keepNext/>
        <w:keepLines/>
        <w:numPr>
          <w:ilvl w:val="1"/>
          <w:numId w:val="2"/>
        </w:numPr>
        <w:spacing w:after="0" w:line="276" w:lineRule="auto"/>
        <w:ind w:left="0" w:firstLine="0"/>
        <w:jc w:val="both"/>
        <w:rPr>
          <w:rFonts w:ascii="Arial" w:eastAsia="Times New Roman" w:hAnsi="Arial" w:cs="Arial"/>
          <w:b/>
          <w:sz w:val="21"/>
          <w:szCs w:val="21"/>
        </w:rPr>
      </w:pPr>
      <w:r>
        <w:rPr>
          <w:rFonts w:ascii="Arial" w:eastAsia="Times New Roman" w:hAnsi="Arial" w:cs="Arial"/>
          <w:b/>
          <w:sz w:val="21"/>
          <w:szCs w:val="21"/>
        </w:rPr>
        <w:t>Cadre Institutionnel en lien avec le Projet</w:t>
      </w:r>
      <w:bookmarkEnd w:id="7"/>
      <w:bookmarkEnd w:id="8"/>
      <w:r>
        <w:rPr>
          <w:rFonts w:ascii="Arial" w:eastAsia="Times New Roman" w:hAnsi="Arial" w:cs="Arial"/>
          <w:b/>
          <w:sz w:val="21"/>
          <w:szCs w:val="21"/>
        </w:rPr>
        <w:t xml:space="preserve"> </w:t>
      </w:r>
    </w:p>
    <w:p w:rsidR="008F6AFA" w:rsidRDefault="008F6AFA">
      <w:pPr>
        <w:spacing w:after="0" w:line="240" w:lineRule="auto"/>
      </w:pPr>
    </w:p>
    <w:p w:rsidR="008F6AFA" w:rsidRDefault="00E646EA">
      <w:pPr>
        <w:shd w:val="clear" w:color="auto" w:fill="FFFFFF"/>
        <w:spacing w:after="0" w:line="276" w:lineRule="auto"/>
        <w:jc w:val="both"/>
      </w:pPr>
      <w:r>
        <w:rPr>
          <w:rFonts w:ascii="Arial" w:eastAsia="Times New Roman" w:hAnsi="Arial" w:cs="Arial"/>
          <w:sz w:val="21"/>
          <w:szCs w:val="21"/>
        </w:rPr>
        <w:t>Le cadre institutionnel clés du Projet est constitué des départements ministériels et autres structures énumérés ci-après</w:t>
      </w:r>
      <w:r>
        <w:rPr>
          <w:rFonts w:ascii="Arial" w:eastAsia="Times New Roman" w:hAnsi="Arial" w:cs="Arial"/>
          <w:sz w:val="21"/>
          <w:szCs w:val="21"/>
          <w:lang w:eastAsia="zh-CN"/>
        </w:rPr>
        <w:t>.</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Les institutions, autorités et organismes présentés ci-après sont mentionnés à titre informatif, dans le but de contextualiser le cadre institutionnel et réglementaire applicable au Projet.</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bookmarkStart w:id="9" w:name="_Hlk225938706"/>
      <w:r>
        <w:rPr>
          <w:rFonts w:ascii="Arial" w:eastAsia="Times New Roman" w:hAnsi="Arial" w:cs="Arial"/>
          <w:sz w:val="21"/>
          <w:szCs w:val="21"/>
        </w:rPr>
        <w:t>Il est précisé que la présente étude ne préjuge pas des modalités éventuelles d’implication, de coordination ou d’intervention des institutions mentionnées ci-après, lesquelles relèvent exclusivement des procédures administratives, réglementaires et décisionnelles applicables.</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cadre institutionnel clé du Projet est établi sur la base du Décret D/2026/0006/PRG portant structure du Gouvernement et du Décret du 9 février 2026 portant attributions des départements ministériels. Le cadre institutionnel se compose des départements ministériels ci-dessous :</w:t>
      </w:r>
    </w:p>
    <w:bookmarkEnd w:id="9"/>
    <w:p w:rsidR="008F6AFA" w:rsidRDefault="008F6AFA">
      <w:pPr>
        <w:shd w:val="clear" w:color="auto" w:fill="FFFFFF"/>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bookmarkStart w:id="10" w:name="_Toc172810502"/>
      <w:bookmarkStart w:id="11" w:name="_Toc172810849"/>
      <w:bookmarkStart w:id="12" w:name="_Toc172810868"/>
      <w:bookmarkStart w:id="13" w:name="_Toc172811007"/>
      <w:bookmarkStart w:id="14" w:name="_Toc172812545"/>
      <w:bookmarkStart w:id="15" w:name="_Toc172812881"/>
      <w:bookmarkStart w:id="16" w:name="_Toc172812891"/>
      <w:bookmarkStart w:id="17" w:name="_Toc172812917"/>
      <w:bookmarkStart w:id="18" w:name="_Toc172813211"/>
      <w:bookmarkStart w:id="19" w:name="_Toc172813265"/>
      <w:bookmarkStart w:id="20" w:name="_Toc172813804"/>
      <w:bookmarkStart w:id="21" w:name="_Toc172814511"/>
      <w:bookmarkStart w:id="22" w:name="_Toc173832124"/>
      <w:bookmarkStart w:id="23" w:name="_Toc174009818"/>
      <w:bookmarkStart w:id="24" w:name="_Toc174099731"/>
      <w:bookmarkStart w:id="25" w:name="_Toc191903058"/>
      <w:bookmarkStart w:id="26" w:name="_Toc191977144"/>
      <w:bookmarkStart w:id="27" w:name="_Toc191983116"/>
      <w:bookmarkStart w:id="28" w:name="_Toc191983251"/>
      <w:bookmarkStart w:id="29" w:name="_Toc191983442"/>
      <w:bookmarkStart w:id="30" w:name="_Toc191983815"/>
      <w:bookmarkStart w:id="31" w:name="_Toc192078408"/>
      <w:bookmarkStart w:id="32" w:name="_Toc192499034"/>
      <w:bookmarkStart w:id="33" w:name="_Toc192514751"/>
      <w:bookmarkStart w:id="34" w:name="_Toc192584503"/>
      <w:bookmarkStart w:id="35" w:name="_Toc192584732"/>
      <w:bookmarkStart w:id="36" w:name="_Toc192584838"/>
      <w:bookmarkStart w:id="37" w:name="_Toc192585388"/>
      <w:bookmarkStart w:id="38" w:name="_Toc192585762"/>
      <w:bookmarkStart w:id="39" w:name="_Toc192585961"/>
      <w:bookmarkStart w:id="40" w:name="_Toc192586182"/>
      <w:bookmarkStart w:id="41" w:name="_Toc172810503"/>
      <w:bookmarkStart w:id="42" w:name="_Toc172810850"/>
      <w:bookmarkStart w:id="43" w:name="_Toc172810869"/>
      <w:bookmarkStart w:id="44" w:name="_Toc172811008"/>
      <w:bookmarkStart w:id="45" w:name="_Toc172812546"/>
      <w:bookmarkStart w:id="46" w:name="_Toc172812882"/>
      <w:bookmarkStart w:id="47" w:name="_Toc172812892"/>
      <w:bookmarkStart w:id="48" w:name="_Toc172812918"/>
      <w:bookmarkStart w:id="49" w:name="_Toc172813212"/>
      <w:bookmarkStart w:id="50" w:name="_Toc172813266"/>
      <w:bookmarkStart w:id="51" w:name="_Toc172813805"/>
      <w:bookmarkStart w:id="52" w:name="_Toc172814512"/>
      <w:bookmarkStart w:id="53" w:name="_Toc173832125"/>
      <w:bookmarkStart w:id="54" w:name="_Toc174009819"/>
      <w:bookmarkStart w:id="55" w:name="_Toc174099732"/>
      <w:bookmarkStart w:id="56" w:name="_Toc191903059"/>
      <w:bookmarkStart w:id="57" w:name="_Toc191977145"/>
      <w:bookmarkStart w:id="58" w:name="_Toc191983117"/>
      <w:bookmarkStart w:id="59" w:name="_Toc191983252"/>
      <w:bookmarkStart w:id="60" w:name="_Toc191983443"/>
      <w:bookmarkStart w:id="61" w:name="_Toc191983816"/>
      <w:bookmarkStart w:id="62" w:name="_Toc192078409"/>
      <w:bookmarkStart w:id="63" w:name="_Toc192499035"/>
      <w:bookmarkStart w:id="64" w:name="_Toc192514752"/>
      <w:bookmarkStart w:id="65" w:name="_Toc192584504"/>
      <w:bookmarkStart w:id="66" w:name="_Toc192584733"/>
      <w:bookmarkStart w:id="67" w:name="_Toc192584839"/>
      <w:bookmarkStart w:id="68" w:name="_Toc192585389"/>
      <w:bookmarkStart w:id="69" w:name="_Toc192585763"/>
      <w:bookmarkStart w:id="70" w:name="_Toc192585962"/>
      <w:bookmarkStart w:id="71" w:name="_Toc192586183"/>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Pr>
          <w:rFonts w:ascii="Arial" w:eastAsia="Times New Roman" w:hAnsi="Arial" w:cs="Arial"/>
          <w:sz w:val="21"/>
          <w:szCs w:val="21"/>
          <w:u w:val="single"/>
        </w:rPr>
        <w:t>Ministère de l’Environnement et du Développement durable</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Il a pour mission d’assurer la conception, l’élaboration et la mise en œuvre de la politique du gouvernement dans les domaines de la sauvegarde et de la gestion rationnelle des ressources naturelles renouvelables et de l’amélioration de la qualité de vie. Dans le cadre de ce Projet, le MEDD joue un rôle clé en ce sens qu’il veille à ce que toutes les étapes du projet respectent les normes environnementales nationales et les engagements internationaux de la Guinée.</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Les directions nationales clés concernées du MEDD par le projet sont : </w:t>
      </w:r>
    </w:p>
    <w:p w:rsidR="008F6AFA" w:rsidRDefault="008F6AFA">
      <w:pPr>
        <w:spacing w:after="0" w:line="276" w:lineRule="auto"/>
        <w:jc w:val="both"/>
        <w:rPr>
          <w:rFonts w:ascii="Arial" w:eastAsia="Times New Roman" w:hAnsi="Arial" w:cs="Arial"/>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Direction nationale des Pollutions, Nuisances et Changement climatique (DNPCC) </w:t>
      </w:r>
    </w:p>
    <w:p w:rsidR="008F6AFA" w:rsidRDefault="00E646EA">
      <w:pPr>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DNPCC de Guinée joue un rôle crucial dans la gestion et la réglementation des questions environnementales liées aux pollutions, nuisances et au changement climatique. </w:t>
      </w:r>
    </w:p>
    <w:p w:rsidR="008F6AFA" w:rsidRDefault="008F6AFA">
      <w:pPr>
        <w:spacing w:after="0" w:line="276" w:lineRule="auto"/>
        <w:ind w:left="720"/>
        <w:jc w:val="both"/>
        <w:rPr>
          <w:rFonts w:ascii="Arial" w:eastAsia="Arial" w:hAnsi="Arial" w:cs="Arial"/>
          <w:color w:val="000000"/>
          <w:sz w:val="21"/>
          <w:szCs w:val="21"/>
          <w:lang w:eastAsia="fr-FR"/>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Direction nationale des Forêts et de la Faune (DNFF)</w:t>
      </w:r>
    </w:p>
    <w:p w:rsidR="008F6AFA" w:rsidRDefault="00E646EA">
      <w:pPr>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DNFF a pour mission la conception, l’élaboration et la mise en œuvre de la politique du Gouvernement en matière de gestion durable des forêts et de la faune. Pour accomplir sa mission, elle comprend des services d’appui, des services rattachés, des services déconcentrés, des programmes et projets publics de développement forestier et des divisions techniques : Aménagements forestiers, Faune, Foresterie rurale, Économie et Législation forestières. </w:t>
      </w:r>
    </w:p>
    <w:p w:rsidR="008F6AFA" w:rsidRDefault="008F6AFA">
      <w:pPr>
        <w:spacing w:after="0" w:line="276" w:lineRule="auto"/>
        <w:ind w:left="720"/>
        <w:jc w:val="both"/>
        <w:rPr>
          <w:rFonts w:ascii="Arial" w:eastAsia="Times New Roman" w:hAnsi="Arial" w:cs="Arial"/>
          <w:sz w:val="21"/>
          <w:szCs w:val="21"/>
          <w:u w:val="single"/>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Direction nationale de l’Assainissement et du Cadre de Vie (DNACV)</w:t>
      </w:r>
    </w:p>
    <w:p w:rsidR="008F6AFA" w:rsidRDefault="00E646EA">
      <w:pPr>
        <w:keepNext/>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DNACV a pour mission la conception, l’élaboration et le suivi-évaluation de la mise en œuvre de la politique du Gouvernement en matière d’assainissement et d’amélioration de la qualité du cadre de vie des populations en milieux urbain et rural. Elle comprend un service d’appui, des services déconcentrés des divisions techniques : Espace vert, </w:t>
        <w:lastRenderedPageBreak/>
        <w:t xml:space="preserve">Assainissement et Valorisation des Déchets domestiques et assimilés, Établissements humains. </w:t>
      </w:r>
    </w:p>
    <w:p w:rsidR="008F6AFA" w:rsidRDefault="008F6AFA">
      <w:pPr>
        <w:keepNext/>
        <w:spacing w:after="0" w:line="276" w:lineRule="auto"/>
        <w:jc w:val="both"/>
        <w:rPr>
          <w:rFonts w:ascii="Arial" w:eastAsia="Arial" w:hAnsi="Arial" w:cs="Arial"/>
          <w:color w:val="000000"/>
          <w:sz w:val="21"/>
          <w:szCs w:val="21"/>
          <w:lang w:eastAsia="fr-FR"/>
        </w:rPr>
      </w:pPr>
    </w:p>
    <w:p w:rsidR="008F6AFA" w:rsidRDefault="00E646EA">
      <w:pPr>
        <w:keepNext/>
        <w:spacing w:after="0" w:line="276" w:lineRule="auto"/>
        <w:jc w:val="both"/>
        <w:rPr>
          <w:rFonts w:ascii="Arial" w:eastAsia="Times New Roman" w:hAnsi="Arial" w:cs="Arial"/>
          <w:sz w:val="21"/>
          <w:szCs w:val="21"/>
        </w:rPr>
      </w:pPr>
      <w:r>
        <w:rPr>
          <w:rFonts w:ascii="Arial" w:eastAsia="Times New Roman" w:hAnsi="Arial" w:cs="Arial"/>
          <w:sz w:val="21"/>
          <w:szCs w:val="21"/>
        </w:rPr>
        <w:t>Les services rattachés clés du MEDD concernés par le Projet :</w:t>
      </w:r>
    </w:p>
    <w:p w:rsidR="008F6AFA" w:rsidRDefault="008F6AFA">
      <w:pPr>
        <w:keepNext/>
        <w:spacing w:after="0" w:line="240" w:lineRule="auto"/>
        <w:jc w:val="both"/>
        <w:rPr>
          <w:rFonts w:ascii="Arial" w:eastAsia="Times New Roman" w:hAnsi="Arial" w:cs="Arial"/>
          <w:sz w:val="21"/>
          <w:szCs w:val="21"/>
        </w:rPr>
      </w:pPr>
    </w:p>
    <w:p w:rsidR="008F6AFA" w:rsidRDefault="008F6AFA">
      <w:pPr>
        <w:keepNext/>
        <w:spacing w:after="0" w:line="240" w:lineRule="auto"/>
        <w:jc w:val="both"/>
        <w:rPr>
          <w:rFonts w:ascii="Arial" w:eastAsia="Times New Roman" w:hAnsi="Arial" w:cs="Arial"/>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Laboratoire d’Analyse environnementale (LAE) </w:t>
      </w:r>
    </w:p>
    <w:p w:rsidR="008F6AFA" w:rsidRDefault="00E646EA">
      <w:pPr>
        <w:spacing w:after="0" w:line="276" w:lineRule="auto"/>
        <w:ind w:left="720"/>
        <w:jc w:val="both"/>
        <w:rPr>
          <w:rFonts w:ascii="Arial" w:eastAsia="Times New Roman" w:hAnsi="Arial" w:cs="Arial"/>
          <w:bCs/>
          <w:sz w:val="21"/>
          <w:szCs w:val="21"/>
        </w:rPr>
      </w:pPr>
      <w:r>
        <w:rPr>
          <w:rFonts w:ascii="Arial" w:eastAsia="Times New Roman" w:hAnsi="Arial" w:cs="Arial"/>
          <w:bCs/>
          <w:sz w:val="21"/>
          <w:szCs w:val="21"/>
        </w:rPr>
        <w:t>Ce service est responsable de surveiller et d'évaluer les pollutions et nuisances environnementales. Ce laboratoire a plusieurs missions, notamment la contribution à la mise en place des réseaux de surveillance thématiques et à l'installation des systèmes de surveillance de la qualité de l'air. Il a également pour rôle de contrôler la pollution afin de soutenir la mise en œuvre des programmes de gestion et de protection de l'environnement. Toutes les missions, y compris celles des différentes directions du Ministère de l'Environnement, nécessitent la participation des agents du Laboratoire d'Analyses environnementales, soulignant ainsi son caractère transversal.</w:t>
      </w:r>
    </w:p>
    <w:p w:rsidR="008F6AFA" w:rsidRDefault="008F6AFA">
      <w:pPr>
        <w:spacing w:after="0" w:line="276" w:lineRule="auto"/>
        <w:jc w:val="both"/>
        <w:rPr>
          <w:rFonts w:ascii="Arial" w:eastAsia="Times New Roman" w:hAnsi="Arial" w:cs="Arial"/>
          <w:bCs/>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Centre national de Gestion des Catastrophes et des Urgences environnementales (CNGCUE) </w:t>
      </w:r>
    </w:p>
    <w:p w:rsidR="008F6AFA" w:rsidRDefault="00E646EA">
      <w:pPr>
        <w:spacing w:after="0" w:line="276" w:lineRule="auto"/>
        <w:ind w:left="720"/>
        <w:jc w:val="both"/>
        <w:rPr>
          <w:rFonts w:ascii="Arial" w:eastAsia="Times New Roman" w:hAnsi="Arial" w:cs="Arial"/>
          <w:sz w:val="21"/>
          <w:szCs w:val="21"/>
        </w:rPr>
      </w:pPr>
      <w:r>
        <w:rPr>
          <w:rFonts w:ascii="Arial" w:eastAsia="Times New Roman" w:hAnsi="Arial" w:cs="Arial"/>
          <w:sz w:val="21"/>
          <w:szCs w:val="21"/>
        </w:rPr>
        <w:t xml:space="preserve">Sa mission est de concevoir et de mettre en œuvre la politique gouvernementale relative à la prévention et à la gestion des catastrophes ainsi qu'aux urgences environnementales, tout en assurant un suivi rigoureux. Il est également responsable de l'évaluation des risques et des catastrophes par des activités telles que la cartographie et la création d'une base de données. En outre, ce service veille au contrôle des Plans d'Urgences et autres plans associés, notamment en ce qui concerne la gestion des catastrophes et des urgences environnementales dans le contexte de l’ÉIES de WCAG.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Les organismes publics autonomes du MEDD :</w:t>
      </w:r>
    </w:p>
    <w:p w:rsidR="008F6AFA" w:rsidRDefault="008F6AFA">
      <w:pPr>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Agence guinéenne d’Évaluations environnementales (AGÉE) </w:t>
      </w:r>
    </w:p>
    <w:p w:rsidR="008F6AFA" w:rsidRDefault="00E646EA">
      <w:pPr>
        <w:spacing w:after="0" w:line="276" w:lineRule="auto"/>
        <w:ind w:left="720"/>
        <w:jc w:val="both"/>
      </w:pPr>
      <w:r>
        <w:rPr>
          <w:rFonts w:ascii="Arial" w:eastAsia="Times New Roman" w:hAnsi="Arial" w:cs="Arial"/>
          <w:color w:val="0F0F0F"/>
          <w:sz w:val="21"/>
          <w:szCs w:val="21"/>
        </w:rPr>
        <w:t xml:space="preserve">Son rôle est de coordonner et d'assurer la mise en œuvre de la procédure d’évaluation environnementale en République de Guinée. </w:t>
      </w:r>
      <w:r>
        <w:rPr>
          <w:rFonts w:ascii="Arial" w:eastAsia="Times New Roman" w:hAnsi="Arial" w:cs="Arial"/>
          <w:color w:val="000000"/>
          <w:sz w:val="21"/>
          <w:szCs w:val="21"/>
          <w:shd w:val="clear" w:color="auto" w:fill="FFFFFF"/>
        </w:rPr>
        <w:t>Elle prépare pour le Ministre chargé de l’Environnement, les avis et décisions relatifs aux ÉIES. L’AGÉE a pour mission de veiller à l’application des dispositions relatives aux ÉIES. Dans la conduite et le suivi des procédures des ÉIES, le MEDD s’appuie sur la Direction de l’AGÉE et le Comité technique d’Analyse environnementale (CTAE).</w:t>
      </w:r>
    </w:p>
    <w:p w:rsidR="008F6AFA" w:rsidRDefault="008F6AFA">
      <w:pPr>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Comité préfectoral de Suivi environnemental et social (CPSES)</w:t>
      </w:r>
    </w:p>
    <w:p w:rsidR="008F6AFA" w:rsidRDefault="00E646EA">
      <w:pPr>
        <w:keepNext/>
        <w:spacing w:after="0" w:line="276" w:lineRule="auto"/>
        <w:ind w:left="720"/>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 xml:space="preserve">L’AGÉE dispose aussi de services déconcentrés notamment le CPSES au niveau régional et préfectoral pour assurer un suivi de proximité des questions environnementales liées à la mise en œuvre du Plan de Gestion environnemental et social (PGES). </w:t>
      </w:r>
    </w:p>
    <w:p w:rsidR="008F6AFA" w:rsidRDefault="008F6AFA">
      <w:pPr>
        <w:keepNext/>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L’Office Guinéen des Parcs Nationaux et Réserves de Faune</w:t>
      </w:r>
    </w:p>
    <w:p w:rsidR="008F6AFA" w:rsidRDefault="00E646EA">
      <w:pPr>
        <w:spacing w:after="0" w:line="276" w:lineRule="auto"/>
        <w:ind w:left="720"/>
      </w:pPr>
      <w:r>
        <w:rPr>
          <w:rFonts w:ascii="Arial" w:eastAsia="Times New Roman" w:hAnsi="Arial" w:cs="Arial"/>
          <w:color w:val="000000"/>
          <w:sz w:val="21"/>
          <w:szCs w:val="21"/>
          <w:shd w:val="clear" w:color="auto" w:fill="FFFFFF"/>
        </w:rPr>
        <w:t>L’OGNFR la Politique du Gouvernement en matière de conservation et de valorisation de la diversité biologique dans les Aires Protégées nationales et transfrontalières y compris les zones d’intérêt cynégétique autour des aires protégées et d’en assurer le suivi. Office Guinéen des Parcs Nationaux et Réserves de Faune a pour mission, la mise en œuvre de la Politique du Gouvernement en matière de conservation et de valorisation de la diversité biologique dans</w:t>
      </w:r>
      <w:r>
        <w:rPr>
          <w:rFonts w:ascii="Arial" w:hAnsi="Arial" w:cs="Arial"/>
          <w:color w:val="FFFFFF"/>
        </w:rPr>
        <w:t xml:space="preserve"> </w:t>
      </w:r>
      <w:r>
        <w:rPr>
          <w:rFonts w:ascii="Arial" w:eastAsia="Times New Roman" w:hAnsi="Arial" w:cs="Arial"/>
          <w:color w:val="000000"/>
          <w:sz w:val="21"/>
          <w:szCs w:val="21"/>
          <w:shd w:val="clear" w:color="auto" w:fill="FFFFFF"/>
        </w:rPr>
        <w:t>les Aires Protégées nationales et transfrontalières y compris les zones d’intérêt cynégétique autour des aires protégées et d’en assurer le suivi.</w:t>
      </w:r>
    </w:p>
    <w:p w:rsidR="008F6AFA" w:rsidRDefault="008F6AFA">
      <w:pPr>
        <w:keepNext/>
        <w:spacing w:after="0" w:line="276" w:lineRule="auto"/>
        <w:ind w:left="720"/>
        <w:jc w:val="both"/>
        <w:rPr>
          <w:rFonts w:ascii="Arial" w:eastAsia="Times New Roman" w:hAnsi="Arial" w:cs="Arial"/>
          <w:color w:val="000000"/>
          <w:sz w:val="21"/>
          <w:szCs w:val="21"/>
          <w:shd w:val="clear" w:color="auto" w:fill="FFFFFF"/>
        </w:rPr>
      </w:pPr>
    </w:p>
    <w:p w:rsidR="008F6AFA" w:rsidRDefault="00E646EA">
      <w:pPr>
        <w:keepNext/>
        <w:spacing w:after="0" w:line="276" w:lineRule="auto"/>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Les services déconcentrés clés du MEDD concernés par le Projet :</w:t>
      </w:r>
    </w:p>
    <w:p w:rsidR="008F6AFA" w:rsidRDefault="008F6AFA">
      <w:pPr>
        <w:keepNext/>
        <w:spacing w:after="0" w:line="276" w:lineRule="auto"/>
        <w:jc w:val="both"/>
        <w:rPr>
          <w:rFonts w:ascii="Arial" w:eastAsia="Times New Roman" w:hAnsi="Arial" w:cs="Arial"/>
          <w:b/>
          <w:color w:val="000000"/>
          <w:sz w:val="21"/>
          <w:szCs w:val="21"/>
          <w:shd w:val="clear" w:color="auto" w:fill="FFFFFF"/>
        </w:rPr>
      </w:pPr>
    </w:p>
    <w:p w:rsidR="008F6AFA" w:rsidRDefault="00E646EA">
      <w:pPr>
        <w:numPr>
          <w:ilvl w:val="0"/>
          <w:numId w:val="11"/>
        </w:numPr>
        <w:spacing w:after="0" w:line="240"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Les Inspections Régionales de l’Environnement et du Développement Durable ;</w:t>
      </w:r>
    </w:p>
    <w:p w:rsidR="008F6AFA" w:rsidRDefault="00E646EA">
      <w:pPr>
        <w:numPr>
          <w:ilvl w:val="0"/>
          <w:numId w:val="11"/>
        </w:numPr>
        <w:spacing w:after="0" w:line="240"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Les Directions Préfectorales de l’Environnement et du Développement Durable ;</w:t>
      </w:r>
    </w:p>
    <w:p w:rsidR="008F6AFA" w:rsidRDefault="00E646EA">
      <w:pPr>
        <w:numPr>
          <w:ilvl w:val="0"/>
          <w:numId w:val="11"/>
        </w:numPr>
        <w:spacing w:after="0" w:line="240" w:lineRule="auto"/>
        <w:ind w:left="714" w:hanging="357"/>
        <w:jc w:val="both"/>
      </w:pPr>
      <w:r>
        <w:rPr>
          <w:rFonts w:ascii="Arial" w:eastAsia="Times New Roman" w:hAnsi="Arial" w:cs="Arial"/>
          <w:color w:val="000000"/>
          <w:sz w:val="21"/>
          <w:szCs w:val="21"/>
          <w:shd w:val="clear" w:color="auto" w:fill="FFFFFF"/>
          <w:lang w:val="fr-FR"/>
        </w:rPr>
        <w:t>Les Services Sous-préfectoraux de l’Environnement et du Développement Durable.</w:t>
      </w:r>
    </w:p>
    <w:p w:rsidR="008F6AFA" w:rsidRDefault="008F6AFA">
      <w:pPr>
        <w:spacing w:after="0" w:line="276" w:lineRule="auto"/>
        <w:jc w:val="both"/>
        <w:rPr>
          <w:rFonts w:ascii="Arial" w:eastAsia="Times New Roman" w:hAnsi="Arial" w:cs="Arial"/>
          <w:sz w:val="21"/>
          <w:szCs w:val="21"/>
          <w:u w:val="single"/>
        </w:rPr>
      </w:pP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Ministère des Transports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rPr>
          <w:rFonts w:ascii="Arial" w:eastAsia="Times New Roman" w:hAnsi="Arial" w:cs="Arial"/>
          <w:color w:val="000000"/>
          <w:sz w:val="21"/>
          <w:szCs w:val="21"/>
          <w:shd w:val="clear" w:color="auto" w:fill="FFFFFF"/>
        </w:rPr>
      </w:pPr>
      <w:bookmarkStart w:id="72" w:name="_Hlk225938774"/>
      <w:r>
        <w:rPr>
          <w:rFonts w:ascii="Arial" w:eastAsia="Times New Roman" w:hAnsi="Arial" w:cs="Arial"/>
          <w:color w:val="000000"/>
          <w:sz w:val="21"/>
          <w:szCs w:val="21"/>
          <w:shd w:val="clear" w:color="auto" w:fill="FFFFFF"/>
        </w:rPr>
        <w:t xml:space="preserve">Le Ministère des Transports a pour mission, la conception, l’élaboration et la mise en œuvre de la politique du gouvernement dans les domaines des transports et de la météorologie et d’en assurer le suivi de la politique gouvernementale en matière de transports (terrestre, aérien, maritime, fluvial) et de météorologie. D’élaborer les textes législatifs et réglementaires dans leur domaine et de veiller à leur application dans le domaine du transport. </w:t>
      </w:r>
    </w:p>
    <w:bookmarkEnd w:id="72"/>
    <w:p w:rsidR="008F6AFA" w:rsidRDefault="008F6AFA">
      <w:pPr>
        <w:spacing w:after="0" w:line="276" w:lineRule="auto"/>
        <w:jc w:val="both"/>
        <w:rPr>
          <w:rFonts w:ascii="Arial" w:eastAsia="Times New Roman" w:hAnsi="Arial" w:cs="Arial"/>
          <w:color w:val="000000"/>
          <w:sz w:val="21"/>
          <w:szCs w:val="21"/>
          <w:shd w:val="clear" w:color="auto" w:fill="FFFF00"/>
          <w:lang w:val="fr-FR"/>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 Ministère de l’Énergie, </w:t>
      </w:r>
    </w:p>
    <w:p w:rsidR="008F6AFA" w:rsidRDefault="008F6AFA">
      <w:pPr>
        <w:spacing w:after="0" w:line="276" w:lineRule="auto"/>
        <w:jc w:val="both"/>
        <w:rPr>
          <w:rFonts w:ascii="Arial" w:eastAsia="Times New Roman" w:hAnsi="Arial" w:cs="Arial"/>
          <w:b/>
          <w:sz w:val="21"/>
          <w:szCs w:val="21"/>
          <w:u w:val="single"/>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 Ministère de l’Énergie, de l’hydraulique et des Hydrocarbures a pour mission, la conception, l’élaboration et la mise en œuvre de la politique du gouvernement dans les domaines de l’énergie, de et d’en assurer de suivi. Mais aussi de De prendre en compte les dimensions environnementales, sociales, éthiques, genre et équité dans la mise en œuvre de leurs programmes, projets et activités. </w:t>
      </w:r>
    </w:p>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pPr>
      <w:r>
        <w:rPr>
          <w:rFonts w:ascii="Arial" w:eastAsia="Times New Roman" w:hAnsi="Arial" w:cs="Arial"/>
          <w:sz w:val="21"/>
          <w:szCs w:val="21"/>
          <w:u w:val="single"/>
        </w:rPr>
        <w:t>Le Ministère de la Santé et de l’Hygiène publique</w:t>
      </w:r>
      <w:r>
        <w:rPr>
          <w:rFonts w:ascii="Arial" w:eastAsia="Times New Roman" w:hAnsi="Arial" w:cs="Arial"/>
          <w:sz w:val="21"/>
          <w:szCs w:val="21"/>
        </w:rPr>
        <w:t>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 Ministère de la Santé et de l'Hygiène publique est chargé de concevoir, élaborer et mettre en œuvre la politique gouvernementale en matière de santé et d'hygiène publique, ainsi que de suivre sa mise en place. Il doit également fournir aux collectivités locales les conseils nécessaires pour la réalisation des programmes et projets dans ces domaines. </w:t>
      </w:r>
    </w:p>
    <w:p w:rsidR="008F6AFA" w:rsidRDefault="008F6AFA">
      <w:pPr>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u w:val="single"/>
        </w:rPr>
      </w:pPr>
      <w:bookmarkStart w:id="73" w:name="_Hlk225938975"/>
      <w:r>
        <w:rPr>
          <w:rFonts w:ascii="Arial" w:eastAsia="Times New Roman" w:hAnsi="Arial" w:cs="Arial"/>
          <w:sz w:val="21"/>
          <w:szCs w:val="21"/>
          <w:u w:val="single"/>
        </w:rPr>
        <w:t>Ministère de la Femme, de la Famille et de la Solidarité.</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Chargé de mettre en œuvre les politiques en matière d’égalité, de protection sociale et d’inclusion, en ciblant particulièrement les femmes, les enfants et les groupes vulnérables. A ce titre : </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Il coordonne les politiques visant à renforcer l’égalité des sexes et à promouvoir l’autonomisation des femmes et des filles.</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Protection des populations vulnérables : il veille à la prévention et à la lutte contre les violences basées sur le genre, à la protection des enfants, des personnes handicapées, des personnes âgées et des autres groupes vulnérables.</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Santé et accompagnement social : le ministère assure la promotion de la santé sexuelle et reproductive, la coordination des prises en charge sociales, sanitaires et psychosociales, et favorise l’inclusion sociale.</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Centres de protection et réinsertion : il soutient la création de structures de protection et de réinsertion pour les personnes en situation de vulnérabilité.</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Solidarité nationale et aide sociale : il coordonne le registre social unifié, gère les aides et subventions, participe à la gestion des crises humanitaires et accompagne la réinsertion des migrants retournés.</w:t>
      </w:r>
    </w:p>
    <w:bookmarkEnd w:id="73"/>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lastRenderedPageBreak/>
        <w:t>Rapports et coopération internationale : il est chargé de produire les rapports requis par les organes des traités internationaux et de veiller au respect des engagements internationaux en matière de droits sociaux et familiaux.</w:t>
      </w:r>
    </w:p>
    <w:p w:rsidR="008F6AFA" w:rsidRDefault="00E646EA" w:rsidP="00073F8C">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Ce cadre d’action vise à renforcer la protection sociale et la cohésion familiale, tout en favorisant l’inclusion des populations vulnérables dans le développement national.</w:t>
      </w:r>
    </w:p>
    <w:p w:rsidR="00073F8C" w:rsidRPr="00073F8C" w:rsidRDefault="00073F8C" w:rsidP="00073F8C">
      <w:pPr>
        <w:shd w:val="clear" w:color="auto" w:fill="FFFFFF"/>
        <w:spacing w:after="0" w:line="276" w:lineRule="auto"/>
        <w:ind w:left="720"/>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u w:val="single"/>
        </w:rPr>
      </w:pPr>
      <w:bookmarkStart w:id="74" w:name="_Hlk225938526"/>
      <w:r>
        <w:rPr>
          <w:rFonts w:ascii="Arial" w:eastAsia="Times New Roman" w:hAnsi="Arial" w:cs="Arial"/>
          <w:sz w:val="21"/>
          <w:szCs w:val="21"/>
          <w:u w:val="single"/>
        </w:rPr>
        <w:t xml:space="preserve">Ministère des infrastructures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Arial" w:eastAsia="Times New Roman" w:hAnsi="Arial" w:cs="Arial"/>
          <w:sz w:val="21"/>
          <w:szCs w:val="21"/>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Élaborer les stratégies de développement des infrastructures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les investissements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Valider les études techniques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Construire, réhabiliter et entretenir les routes, ouvrages de franchissement et infrastructures de transport ; assurer la maîtrise d’ouvrage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l’utilisation des matériaux locaux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Veiller à la qualité des infrastructures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Renforcer les capacités des entreprises du secteur ; promouvoir la sûreté et la sécurité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Prendre en compte les personnes à mobilité réduite.</w:t>
      </w:r>
    </w:p>
    <w:bookmarkEnd w:id="74"/>
    <w:p w:rsidR="008F6AFA" w:rsidRDefault="008F6AFA">
      <w:pPr>
        <w:spacing w:after="0" w:line="276" w:lineRule="auto"/>
        <w:jc w:val="both"/>
        <w:rPr>
          <w:rFonts w:ascii="Arial" w:eastAsia="Arial" w:hAnsi="Arial" w:cs="Arial"/>
          <w:color w:val="000000"/>
          <w:sz w:val="21"/>
          <w:szCs w:val="21"/>
          <w:shd w:val="clear" w:color="auto" w:fill="FFFF00"/>
          <w:lang w:val="fr-FR" w:eastAsia="fr-FR"/>
        </w:rPr>
      </w:pPr>
    </w:p>
    <w:p w:rsidR="008F6AFA" w:rsidRDefault="00E646EA">
      <w:pPr>
        <w:spacing w:after="0" w:line="276" w:lineRule="auto"/>
        <w:jc w:val="both"/>
        <w:rPr>
          <w:rFonts w:ascii="Arial" w:eastAsia="Times New Roman" w:hAnsi="Arial" w:cs="Arial"/>
          <w:sz w:val="21"/>
          <w:szCs w:val="21"/>
          <w:u w:val="single"/>
        </w:rPr>
      </w:pPr>
      <w:bookmarkStart w:id="75" w:name="_Hlk225938596"/>
      <w:r>
        <w:rPr>
          <w:rFonts w:ascii="Arial" w:eastAsia="Times New Roman" w:hAnsi="Arial" w:cs="Arial"/>
          <w:sz w:val="21"/>
          <w:szCs w:val="21"/>
          <w:u w:val="single"/>
        </w:rPr>
        <w:t>Ministère de l’emploi, du Travail et de la protection sociale</w:t>
      </w:r>
    </w:p>
    <w:bookmarkEnd w:id="75"/>
    <w:p w:rsidR="008F6AFA" w:rsidRDefault="008F6AFA">
      <w:pPr>
        <w:spacing w:after="0" w:line="276" w:lineRule="auto"/>
        <w:jc w:val="both"/>
        <w:rPr>
          <w:rFonts w:ascii="Barlow" w:hAnsi="Barlow"/>
          <w:color w:val="000000"/>
          <w:sz w:val="20"/>
          <w:szCs w:val="20"/>
          <w:shd w:val="clear" w:color="auto" w:fill="FFFFFF"/>
        </w:rPr>
      </w:pPr>
    </w:p>
    <w:p w:rsidR="008F6AFA" w:rsidRDefault="00E646EA">
      <w:pPr>
        <w:spacing w:after="0" w:line="276" w:lineRule="auto"/>
        <w:jc w:val="both"/>
        <w:rPr>
          <w:rFonts w:ascii="Arial" w:eastAsia="Times New Roman" w:hAnsi="Arial" w:cs="Arial"/>
          <w:sz w:val="21"/>
          <w:szCs w:val="21"/>
        </w:rPr>
      </w:pPr>
      <w:bookmarkStart w:id="76" w:name="_Hlk225938611"/>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Barlow" w:hAnsi="Barlow"/>
          <w:color w:val="000000"/>
          <w:sz w:val="20"/>
          <w:szCs w:val="20"/>
          <w:shd w:val="clear" w:color="auto" w:fill="FFFFFF"/>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l’application du Code du travail.</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coordonner et suivre la politique nationale de l’emploi et d’insertion socio-professionnelle.</w:t>
        <w:br/>
        <w:t>Élaborer les stratégies de lutte contre le chômage et de promotion de l’emploi.</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Mettre en œuvre les politiques actives du marché du travail, notamment en faveur des jeunes, des femmes et des groupes vulnérables.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Organiser les enquêtes sur l’emploi et l’insertion professionnelle.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les initiatives privées créatrices d’emplois.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Coordonner et réguler les services publics de l’emploi.</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 sécurité sociale des travailleurs et des retraités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 travail décent, la santé et la sécurité au travail.</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Prévenir et gérer les conflits sociaux et assurer la médiation entre les partenaires sociaux.</w:t>
        <w:br/>
        <w:t>Encadrer le secteur informel et promouvoir la formalisation progressive de l’emploi.</w:t>
      </w:r>
    </w:p>
    <w:bookmarkEnd w:id="76"/>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Ministère de la Pêche et de l’Économie maritime</w:t>
      </w: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pPr>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Arial" w:eastAsia="Arial" w:hAnsi="Arial" w:cs="Arial"/>
          <w:color w:val="000000"/>
          <w:sz w:val="21"/>
          <w:szCs w:val="21"/>
          <w:shd w:val="clear" w:color="auto" w:fill="FFFF00"/>
          <w:lang w:eastAsia="fr-FR"/>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les stratégies de développement de la pêche, de l’aquaculture et de l’économie maritime.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l’aménagement des pêcheries ainsi que la conservation et l’exploitation des ressources biologiques marines, saumâtres et continentales.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valoriser les produits de la pêche et développer les industries de transformation et de commercialisation.</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lastRenderedPageBreak/>
        <w:t>Veiller à la disponibilité des statistiques dans les domaines de la pêche, de l’aquaculture et de l’économie maritime.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développement des capacités des ports et débarcadères de pêche artisanale.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Gérer les ports et débarcadères de pêche artisanale.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Œuvrer à la création et au développement des ports de pêche industrielle.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au respect des normes d’hygiène et de sécurité dans les infrastructures de pêche.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développer un réseau national intégré d’aires marines protégées et de récifs artificiels.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contrôle de la qualité, de l’hygiène et de la salubrité des produits de la pêche et de l’aquaculture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suivi, le contrôle, la surveillance et la police des pêches.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Gérer le domaine public maritime concédé à la pêche et à l’aquaculture.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 gestion et l’immatriculation des navires de pêche.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Participer à la lutte contre la pollution du milieu marin.</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la coopération nationale, sous-régionale, régionale et internationale dans les domaines de la pêche, de l’aquaculture et de l’économie maritime.</w:t>
      </w:r>
    </w:p>
    <w:p w:rsidR="008F6AFA" w:rsidRDefault="008F6AFA">
      <w:pPr>
        <w:spacing w:after="0" w:line="276" w:lineRule="auto"/>
        <w:jc w:val="both"/>
        <w:rPr>
          <w:rFonts w:ascii="Arial" w:hAnsi="Arial" w:cs="Arial"/>
          <w:color w:val="020101"/>
          <w:spacing w:val="6"/>
          <w:sz w:val="23"/>
          <w:szCs w:val="23"/>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Ministère de l’Administration du Territoire et de la Décentralisation (MATD)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Le Ministère de l’Administration du territoire et de la Décentralisation a pour mission la conception, l’élaboration et la mise en œuvre de la politique du gouvernement dans les domaines de l’administration du territoire, de la décentralisation et du développement local et d’en assurer le suivi.</w:t>
      </w:r>
    </w:p>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keepNext/>
        <w:spacing w:after="0" w:line="276" w:lineRule="auto"/>
        <w:jc w:val="both"/>
      </w:pPr>
      <w:bookmarkStart w:id="77" w:name="_Hlk225938661"/>
      <w:r>
        <w:rPr>
          <w:rFonts w:ascii="Arial" w:eastAsia="Times New Roman" w:hAnsi="Arial" w:cs="Arial"/>
          <w:sz w:val="21"/>
          <w:szCs w:val="21"/>
          <w:u w:val="single"/>
        </w:rPr>
        <w:t>Ministère de l’Enseignement Supérieur, de la Recherche Scientifique</w:t>
      </w:r>
      <w:r>
        <w:rPr>
          <w:rFonts w:ascii="Arial" w:eastAsia="Times New Roman" w:hAnsi="Arial" w:cs="Arial"/>
          <w:b/>
          <w:sz w:val="21"/>
          <w:szCs w:val="21"/>
          <w:u w:val="single"/>
        </w:rPr>
        <w:t xml:space="preserve">  </w:t>
      </w:r>
      <w:bookmarkEnd w:id="77"/>
    </w:p>
    <w:p w:rsidR="008F6AFA" w:rsidRDefault="008F6AFA">
      <w:pPr>
        <w:keepNext/>
        <w:spacing w:after="0" w:line="276" w:lineRule="auto"/>
        <w:jc w:val="both"/>
        <w:rPr>
          <w:rFonts w:ascii="Arial" w:eastAsia="Times New Roman" w:hAnsi="Arial" w:cs="Arial"/>
          <w:bCs/>
          <w:sz w:val="21"/>
          <w:szCs w:val="21"/>
        </w:rPr>
      </w:pPr>
    </w:p>
    <w:p w:rsidR="008F6AFA" w:rsidRDefault="00E646EA">
      <w:pPr>
        <w:keepNext/>
        <w:spacing w:after="0" w:line="276" w:lineRule="auto"/>
        <w:jc w:val="both"/>
        <w:rPr>
          <w:rFonts w:ascii="Arial" w:eastAsia="Times New Roman" w:hAnsi="Arial" w:cs="Arial"/>
          <w:bCs/>
          <w:sz w:val="21"/>
          <w:szCs w:val="21"/>
        </w:rPr>
      </w:pPr>
      <w:r>
        <w:rPr>
          <w:rFonts w:ascii="Arial" w:eastAsia="Times New Roman" w:hAnsi="Arial" w:cs="Arial"/>
          <w:bCs/>
          <w:sz w:val="21"/>
          <w:szCs w:val="21"/>
        </w:rPr>
        <w:t xml:space="preserve">Cette institution est chargée de l'élaboration, du contrôle et de la mise en œuvre de la politique gouvernementale dans les domaines de l'enseignement supérieur et de la recherche scientifique. En supervisant toutes les institutions nationales de recherche, ce ministère joue également un rôle indirect dans la gestion des produits chimiques. </w:t>
      </w:r>
    </w:p>
    <w:p w:rsidR="008F6AFA" w:rsidRDefault="008F6AFA">
      <w:pPr>
        <w:keepNext/>
        <w:spacing w:after="0" w:line="276" w:lineRule="auto"/>
        <w:jc w:val="both"/>
        <w:rPr>
          <w:rFonts w:ascii="Arial" w:eastAsia="Times New Roman" w:hAnsi="Arial" w:cs="Arial"/>
          <w:bCs/>
          <w:sz w:val="21"/>
          <w:szCs w:val="21"/>
        </w:rPr>
      </w:pPr>
    </w:p>
    <w:p w:rsidR="008F6AFA" w:rsidRDefault="00E646EA">
      <w:pPr>
        <w:spacing w:after="0" w:line="276" w:lineRule="auto"/>
        <w:jc w:val="both"/>
        <w:rPr>
          <w:rFonts w:ascii="Arial" w:eastAsia="Times New Roman" w:hAnsi="Arial" w:cs="Arial"/>
          <w:bCs/>
          <w:sz w:val="21"/>
          <w:szCs w:val="21"/>
        </w:rPr>
      </w:pPr>
      <w:r>
        <w:rPr>
          <w:rFonts w:ascii="Arial" w:eastAsia="Times New Roman" w:hAnsi="Arial" w:cs="Arial"/>
          <w:bCs/>
          <w:sz w:val="21"/>
          <w:szCs w:val="21"/>
        </w:rPr>
        <w:t>Le MESRI encadre également les laboratoires et plusieurs centres de recherche du pays, dont certains peuvent mener des études environnementales. Parmi ces centres se trouvent l’institut de recherche en environnement de Guinée (IREG), le centre national des sciences halieutiques de Boussoura (CNSHB), et la Cité des Sciences et de l’Innovation de Guinée, en l’occurrence CEREMAC.</w:t>
      </w:r>
    </w:p>
    <w:p w:rsidR="008F6AFA" w:rsidRDefault="008F6AFA">
      <w:pPr>
        <w:spacing w:after="0" w:line="276" w:lineRule="auto"/>
        <w:jc w:val="both"/>
        <w:rPr>
          <w:rFonts w:ascii="Arial" w:eastAsia="Times New Roman" w:hAnsi="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 Ministère de la Culture, du Tourisme et de l’Artisanat </w:t>
      </w: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rPr>
          <w:rFonts w:ascii="Arial" w:eastAsia="Times New Roman" w:hAnsi="Arial"/>
          <w:sz w:val="21"/>
          <w:szCs w:val="21"/>
        </w:rPr>
      </w:pPr>
      <w:r>
        <w:rPr>
          <w:rFonts w:ascii="Arial" w:eastAsia="Times New Roman" w:hAnsi="Arial"/>
          <w:sz w:val="21"/>
          <w:szCs w:val="21"/>
        </w:rPr>
        <w:t>Les travaux d’excavation réalisés dans le cadre du projet pourraient mettre au jour des biens culturels enfouis depuis plusieurs siècles. La responsabilité de la protection et de la gestion de ces ressources culturelles relève du ministère en charge de la Culture. Ainsi, en cas de découverte de tels biens, l’intervention de la direction compétente de ce ministère pourrait s’avérer nécessaire pour assurer leur préservation et leur valorisation.</w:t>
      </w:r>
    </w:p>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l’assainissement, de l’hydraulique et des hydrocarbures</w:t>
      </w:r>
    </w:p>
    <w:p w:rsidR="008F6AFA" w:rsidRDefault="008F6AFA">
      <w:pPr>
        <w:spacing w:after="0" w:line="276" w:lineRule="auto"/>
        <w:jc w:val="both"/>
        <w:rPr>
          <w:rFonts w:ascii="Arial" w:eastAsia="Times New Roman" w:hAnsi="Arial"/>
          <w:sz w:val="21"/>
          <w:szCs w:val="21"/>
          <w:shd w:val="clear" w:color="auto" w:fill="FFFF00"/>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Définir et mettre en œuvre les politiques de l’eau, de l’assainissement et des hydrocarbures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lastRenderedPageBreak/>
        <w:t xml:space="preserve">Assurer l’accès à l’eau potable ; gérer les déchets liquides ; protéger les ressources hydrauliques et pétrolières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Veiller à l’application des codes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la gouvernance et la transparence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Délivrer licences et autorisations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l’approvisionnement en produits pétroliers.</w:t>
      </w:r>
    </w:p>
    <w:p w:rsidR="00073F8C" w:rsidRDefault="00073F8C" w:rsidP="00073F8C">
      <w:pPr>
        <w:spacing w:after="0" w:line="276" w:lineRule="auto"/>
        <w:ind w:left="714"/>
        <w:jc w:val="both"/>
        <w:rPr>
          <w:rFonts w:ascii="Arial" w:eastAsia="Times New Roman" w:hAnsi="Arial" w:cs="Arial"/>
          <w:color w:val="000000"/>
          <w:sz w:val="21"/>
          <w:szCs w:val="21"/>
          <w:shd w:val="clear" w:color="auto" w:fill="FFFFFF"/>
          <w:lang w:val="fr-FR"/>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l’Urbanisme, de l’Habitat et de l’Aménagement du Territoire</w:t>
      </w:r>
    </w:p>
    <w:p w:rsidR="008F6AFA" w:rsidRDefault="008F6AFA">
      <w:pPr>
        <w:spacing w:after="0" w:line="276" w:lineRule="auto"/>
        <w:jc w:val="both"/>
        <w:rPr>
          <w:rFonts w:ascii="Arial" w:eastAsia="Times New Roman" w:hAnsi="Arial"/>
          <w:sz w:val="21"/>
          <w:szCs w:val="21"/>
          <w:u w:val="single"/>
        </w:rPr>
      </w:pPr>
    </w:p>
    <w:p w:rsidR="008F6AFA" w:rsidRDefault="00E646EA">
      <w:pPr>
        <w:spacing w:after="0" w:line="276" w:lineRule="auto"/>
        <w:jc w:val="both"/>
        <w:rPr>
          <w:rFonts w:ascii="Arial" w:eastAsia="Times New Roman" w:hAnsi="Arial"/>
          <w:sz w:val="21"/>
          <w:szCs w:val="21"/>
        </w:rPr>
      </w:pPr>
      <w:bookmarkStart w:id="78" w:name="_Hlk225938911"/>
      <w:r>
        <w:rPr>
          <w:rFonts w:ascii="Arial" w:eastAsia="Times New Roman" w:hAnsi="Arial"/>
          <w:sz w:val="21"/>
          <w:szCs w:val="21"/>
        </w:rPr>
        <w:t>Les attributions du ministère de l’Habitat et de l’Aménagement du Territoire</w:t>
      </w:r>
    </w:p>
    <w:p w:rsidR="008F6AFA" w:rsidRDefault="008F6AFA">
      <w:pPr>
        <w:spacing w:after="0" w:line="276" w:lineRule="auto"/>
        <w:jc w:val="both"/>
        <w:rPr>
          <w:rFonts w:ascii="Arial" w:eastAsia="Times New Roman" w:hAnsi="Arial"/>
          <w:sz w:val="21"/>
          <w:szCs w:val="21"/>
          <w:u w:val="single"/>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Élaborer et mettre en œuvre les politiques d’urbanisme et d’habitat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Assurer le désenclavement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le logement social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Planifier l’aménagement du territoire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Sécuriser le foncier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 Constituer les réserves foncières de l’État.</w:t>
      </w:r>
    </w:p>
    <w:bookmarkEnd w:id="78"/>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l’élevage</w:t>
      </w:r>
    </w:p>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rPr>
      </w:pPr>
      <w:r>
        <w:rPr>
          <w:rFonts w:ascii="Arial" w:eastAsia="Times New Roman" w:hAnsi="Arial"/>
          <w:sz w:val="21"/>
          <w:szCs w:val="21"/>
        </w:rPr>
        <w:t xml:space="preserve">Le ministère de l’élevage a pour objectifs :  </w:t>
      </w:r>
    </w:p>
    <w:p w:rsidR="008F6AFA" w:rsidRDefault="008F6AFA">
      <w:pPr>
        <w:spacing w:after="0" w:line="276" w:lineRule="auto"/>
        <w:jc w:val="both"/>
        <w:rPr>
          <w:rFonts w:ascii="Arial" w:eastAsia="Times New Roman" w:hAnsi="Arial"/>
          <w:sz w:val="21"/>
          <w:szCs w:val="21"/>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les stratégies d’alimentation animale et de gestion de la transhumance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Développer la recherche vétérinaire et zootechnique et diffuser les innovations dans le secteur de l’élevage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Contribuer à la sécurité alimentaire et nutritionnelle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Créer et impulser le développement des filières de production animale et de transformation des produits et sous-produits d’origine animale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Favoriser la création et l’organisation des associations des opérateurs du secteur.</w:t>
        <w:br/>
        <w:t>Collaborer avec les organisations professionnelles d’éleveurs, les organismes de financement et les autres acteurs du secteur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les investissements et les mécanismes de financement innovants dans le secteur de l’élevage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développer les infrastructures d’élevage et les aménagements pastoraux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Préserver et améliorer la santé animale et la santé publique vétérinaire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 qualité sanitaire des denrées alimentaires d’origine animale, primaires et manufacturées ;</w:t>
        <w:br/>
        <w:t>Promouvoir et développer les technologies de l’information dans le domaine de l’élevage.</w:t>
      </w:r>
    </w:p>
    <w:p w:rsidR="008F6AFA" w:rsidRDefault="008F6AFA">
      <w:pPr>
        <w:spacing w:after="0" w:line="276" w:lineRule="auto"/>
        <w:jc w:val="both"/>
        <w:rPr>
          <w:rFonts w:ascii="Arial" w:eastAsia="Times New Roman" w:hAnsi="Arial"/>
          <w:sz w:val="21"/>
          <w:szCs w:val="21"/>
          <w:shd w:val="clear" w:color="auto" w:fill="FFFF00"/>
          <w:lang w:val="fr-FR"/>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Les Bureaux de Stratégie et de Développement (BSD) des Départements ministériels concernés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pPr>
      <w:r>
        <w:rPr>
          <w:rFonts w:ascii="Arial" w:eastAsia="Times New Roman" w:hAnsi="Arial" w:cs="Arial"/>
          <w:color w:val="000000"/>
          <w:sz w:val="21"/>
          <w:szCs w:val="21"/>
          <w:shd w:val="clear" w:color="auto" w:fill="FFFFFF"/>
        </w:rPr>
        <w:t>Ils sont mis en place par le Décret N°044/PRG/SGG du 27 mars 2015 portant création, attributions, organisation et fonctionnement des Bureaux de Stratégie et de Développement. L’article 2 dispose : « </w:t>
      </w:r>
      <w:r>
        <w:rPr>
          <w:rFonts w:ascii="Arial" w:eastAsia="Times New Roman" w:hAnsi="Arial" w:cs="Arial"/>
          <w:i/>
          <w:iCs/>
          <w:color w:val="000000"/>
          <w:sz w:val="21"/>
          <w:szCs w:val="21"/>
          <w:shd w:val="clear" w:color="auto" w:fill="FFFFFF"/>
        </w:rPr>
        <w:t>Placé sous l'autorité du Ministre, le Bureau de Stratégie de Développement a pour mission d'assurer la coordination de l'ensemble des activités liées à la conception, à l'élaboration, à la mise en œuvre et au suivi de la politique de développement du Ministère ».</w:t>
      </w:r>
    </w:p>
    <w:p w:rsidR="00184CFB" w:rsidRDefault="00184CFB">
      <w:pPr>
        <w:spacing w:after="0" w:line="276" w:lineRule="auto"/>
        <w:jc w:val="both"/>
        <w:rPr>
          <w:rFonts w:ascii="Arial" w:eastAsia="Times New Roman" w:hAnsi="Arial" w:cs="Arial"/>
          <w:color w:val="000000"/>
          <w:sz w:val="21"/>
          <w:szCs w:val="21"/>
          <w:shd w:val="clear" w:color="auto" w:fill="FFFF00"/>
        </w:rPr>
      </w:pPr>
    </w:p>
    <w:p w:rsidR="00184CFB" w:rsidRDefault="00184CFB">
      <w:pPr>
        <w:spacing w:after="0" w:line="276" w:lineRule="auto"/>
        <w:jc w:val="both"/>
        <w:rPr>
          <w:rFonts w:ascii="Arial" w:eastAsia="Times New Roman" w:hAnsi="Arial" w:cs="Arial"/>
          <w:color w:val="000000"/>
          <w:sz w:val="21"/>
          <w:szCs w:val="21"/>
          <w:shd w:val="clear" w:color="auto" w:fill="FFFF00"/>
        </w:rPr>
      </w:pPr>
    </w:p>
    <w:p w:rsidR="00184CFB" w:rsidRDefault="00184CFB">
      <w:pPr>
        <w:spacing w:after="0" w:line="276" w:lineRule="auto"/>
        <w:jc w:val="both"/>
        <w:rPr>
          <w:rFonts w:ascii="Arial" w:eastAsia="Times New Roman" w:hAnsi="Arial" w:cs="Arial"/>
          <w:color w:val="000000"/>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lastRenderedPageBreak/>
        <w:t>ONG et autres associations communautaires</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Les organisations de la Société civile s’impliquent également dans la gestion de l’environnement, la gouvernance, le genre, etc. Certaines ONG se sont associées ; c’est le cas de la Fédération des ONG de Guinée, de l’Union nationale pour la Protection de l’Environnement de Guinée, du Forum des ONG pour le Développement durable, en regroupant des ONG nationales et internationales, etc. </w:t>
      </w:r>
    </w:p>
    <w:p w:rsidR="008F6AFA" w:rsidRDefault="008F6AFA">
      <w:pPr>
        <w:spacing w:after="0" w:line="276" w:lineRule="auto"/>
        <w:jc w:val="both"/>
        <w:rPr>
          <w:rFonts w:ascii="Arial" w:eastAsia="Times New Roman" w:hAnsi="Arial" w:cs="Arial"/>
          <w:sz w:val="21"/>
          <w:szCs w:val="21"/>
        </w:rPr>
      </w:pPr>
    </w:p>
    <w:p w:rsidR="008F6AFA" w:rsidRDefault="00E646EA">
      <w:r>
        <w:rPr>
          <w:rFonts w:ascii="Arial" w:eastAsia="Times New Roman" w:hAnsi="Arial" w:cs="Arial"/>
          <w:sz w:val="21"/>
          <w:szCs w:val="21"/>
        </w:rPr>
        <w:t>Les ONG qui interviennent dans la protection de l’environnement sont membres du CTAE. Trois représentants d’Associations ou ONG environnementales locales sont membres du CPSES et interviendront dans le suivi rapproché</w:t>
      </w:r>
    </w:p>
    <w:p w:rsidR="00F921AE" w:rsidRDefault="00715F93">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Autres institutions et structures locales prises en compte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Les institutions, autorités et organismes présentés ci-dessus concernent principalement les départements ministériels et leurs services centraux. Il convient toutefois de souligner que le cadre institutionnel du Projet doit également intégrer d'autres catégories d'acteurs, tout aussi déterminantes pour la mise en œuvre du Projet au niveau local, à savoir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services déconcentrés de l’État au niveau préfectoral et sous-préfectoral (au-delà des seuls services déconcentrés du MEDD déjà cités), notamment les services préfectoraux en charge des mines, de l’agriculture, de l’élevage, de la pêche, du travail et de l’action sociale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structures de gouvernance locale (collectivités décentralisées, communes urbaines et rurales, conseils communaux)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autorités coutumières (chefs de village, sages, notables) qui jouent un rôle central dans la médiation sociale, la gestion foncière coutumière et le dialogue avec les communautés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organisations professionnelles locales (organisations de pêcheurs, d’éleveurs et d’agriculteurs), en particulier compte tenu des enjeux liés au Code pastoral, au Code de la pêche maritime et à l’usage des terres agricoles évoqués dans le présent chapitre.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cartographie des parties prenantes du Projet établie dans le cadre de la présente ÉIES a ainsi été revue et complétée, sur la base d'une nouvelle analyse de la zone d'influence du Projet, afin de prendre explicitement en compte la dimension préfectorale (et sous-préfectorale) du Projet — les services préfectoraux étant absents du tableau des parties prenantes du rapport de cadrage — ainsi que les catégories d'acteurs mentionnées ci-dessus (services déconcentrés, structures de gouvernance locale, autorités coutumières et organisations professionnelles).</w:t>
      </w:r>
    </w:p>
    <w:sectPr w:rsidR="00F921AE">
      <w:footerReference w:type="default" r:id="rId1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323" w:rsidRDefault="00097323">
      <w:pPr>
        <w:spacing w:after="0" w:line="240" w:lineRule="auto"/>
      </w:pPr>
      <w:r>
        <w:separator/>
      </w:r>
    </w:p>
  </w:endnote>
  <w:endnote w:type="continuationSeparator" w:id="0">
    <w:p w:rsidR="00097323" w:rsidRDefault="0009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Barlow">
    <w:altName w:val="Times New Roman"/>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1</w:t>
    </w:r>
    <w:r>
      <w:rPr>
        <w:lang w:val="fr-FR"/>
      </w:rPr>
      <w:fldChar w:fldCharType="end"/>
    </w:r>
  </w:p>
  <w:p w:rsidR="00715F93" w:rsidRDefault="00715F9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22</w:t>
    </w:r>
    <w:r>
      <w:rPr>
        <w:lang w:val="fr-FR"/>
      </w:rPr>
      <w:fldChar w:fldCharType="end"/>
    </w:r>
  </w:p>
  <w:p w:rsidR="00715F93" w:rsidRDefault="00715F9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40</w:t>
    </w:r>
    <w:r>
      <w:rPr>
        <w:lang w:val="fr-FR"/>
      </w:rPr>
      <w:fldChar w:fldCharType="end"/>
    </w:r>
  </w:p>
  <w:p w:rsidR="00715F93" w:rsidRDefault="00715F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323" w:rsidRDefault="00097323">
      <w:pPr>
        <w:spacing w:after="0" w:line="240" w:lineRule="auto"/>
      </w:pPr>
      <w:r>
        <w:rPr>
          <w:color w:val="000000"/>
        </w:rPr>
        <w:separator/>
      </w:r>
    </w:p>
  </w:footnote>
  <w:footnote w:type="continuationSeparator" w:id="0">
    <w:p w:rsidR="00097323" w:rsidRDefault="00097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C718E"/>
    <w:multiLevelType w:val="hybridMultilevel"/>
    <w:tmpl w:val="2DEE5AC2"/>
    <w:lvl w:ilvl="0" w:tplc="246EE610">
      <w:start w:val="1"/>
      <w:numFmt w:val="bullet"/>
      <w:lvlText w:val="●"/>
      <w:lvlJc w:val="left"/>
      <w:pPr>
        <w:ind w:left="720" w:hanging="360"/>
      </w:pPr>
    </w:lvl>
    <w:lvl w:ilvl="1" w:tplc="B8AE6C10">
      <w:start w:val="1"/>
      <w:numFmt w:val="bullet"/>
      <w:lvlText w:val="○"/>
      <w:lvlJc w:val="left"/>
      <w:pPr>
        <w:ind w:left="1440" w:hanging="360"/>
      </w:pPr>
    </w:lvl>
    <w:lvl w:ilvl="2" w:tplc="222A0AE0">
      <w:start w:val="1"/>
      <w:numFmt w:val="bullet"/>
      <w:lvlText w:val="■"/>
      <w:lvlJc w:val="left"/>
      <w:pPr>
        <w:ind w:left="2160" w:hanging="360"/>
      </w:pPr>
    </w:lvl>
    <w:lvl w:ilvl="3" w:tplc="81369064">
      <w:start w:val="1"/>
      <w:numFmt w:val="bullet"/>
      <w:lvlText w:val="●"/>
      <w:lvlJc w:val="left"/>
      <w:pPr>
        <w:ind w:left="2880" w:hanging="360"/>
      </w:pPr>
    </w:lvl>
    <w:lvl w:ilvl="4" w:tplc="D8E09130">
      <w:start w:val="1"/>
      <w:numFmt w:val="bullet"/>
      <w:lvlText w:val="○"/>
      <w:lvlJc w:val="left"/>
      <w:pPr>
        <w:ind w:left="3600" w:hanging="360"/>
      </w:pPr>
    </w:lvl>
    <w:lvl w:ilvl="5" w:tplc="4EF68562">
      <w:start w:val="1"/>
      <w:numFmt w:val="bullet"/>
      <w:lvlText w:val="■"/>
      <w:lvlJc w:val="left"/>
      <w:pPr>
        <w:ind w:left="4320" w:hanging="360"/>
      </w:pPr>
    </w:lvl>
    <w:lvl w:ilvl="6" w:tplc="6F9E6E36">
      <w:start w:val="1"/>
      <w:numFmt w:val="bullet"/>
      <w:lvlText w:val="●"/>
      <w:lvlJc w:val="left"/>
      <w:pPr>
        <w:ind w:left="5040" w:hanging="360"/>
      </w:pPr>
    </w:lvl>
    <w:lvl w:ilvl="7" w:tplc="8F2E580C">
      <w:start w:val="1"/>
      <w:numFmt w:val="bullet"/>
      <w:lvlText w:val="●"/>
      <w:lvlJc w:val="left"/>
      <w:pPr>
        <w:ind w:left="5760" w:hanging="360"/>
      </w:pPr>
    </w:lvl>
    <w:lvl w:ilvl="8" w:tplc="3826750A">
      <w:start w:val="1"/>
      <w:numFmt w:val="bullet"/>
      <w:lvlText w:val="●"/>
      <w:lvlJc w:val="left"/>
      <w:pPr>
        <w:ind w:left="6480" w:hanging="360"/>
      </w:pPr>
    </w:lvl>
  </w:abstractNum>
  <w:abstractNum w:abstractNumId="1" w15:restartNumberingAfterBreak="0">
    <w:nsid w:val="187B6DBA"/>
    <w:multiLevelType w:val="multilevel"/>
    <w:tmpl w:val="8056CE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A7A4B94"/>
    <w:multiLevelType w:val="multilevel"/>
    <w:tmpl w:val="6DA6D8A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C382665"/>
    <w:multiLevelType w:val="multilevel"/>
    <w:tmpl w:val="77C088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8F4837"/>
    <w:multiLevelType w:val="multilevel"/>
    <w:tmpl w:val="33A245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C50FE9"/>
    <w:multiLevelType w:val="multilevel"/>
    <w:tmpl w:val="F0989E54"/>
    <w:lvl w:ilvl="0">
      <w:start w:val="7"/>
      <w:numFmt w:val="decimal"/>
      <w:lvlText w:val="%1."/>
      <w:lvlJc w:val="left"/>
      <w:pPr>
        <w:ind w:left="720" w:hanging="360"/>
      </w:pPr>
      <w:rPr>
        <w:rFonts w:ascii="Arial" w:hAnsi="Arial" w:cs="Arial" w:hint="default"/>
        <w:b/>
        <w:bCs/>
        <w:sz w:val="21"/>
        <w:szCs w:val="21"/>
      </w:rPr>
    </w:lvl>
    <w:lvl w:ilvl="1">
      <w:start w:val="1"/>
      <w:numFmt w:val="decimal"/>
      <w:lvlText w:val="%1.%2."/>
      <w:lvlJc w:val="left"/>
      <w:pPr>
        <w:ind w:left="1080" w:hanging="720"/>
      </w:pPr>
      <w:rPr>
        <w:rFonts w:ascii="Arial" w:hAnsi="Arial" w:cs="Arial" w:hint="default"/>
        <w:b/>
        <w:color w:val="auto"/>
        <w:sz w:val="21"/>
        <w:szCs w:val="21"/>
      </w:rPr>
    </w:lvl>
    <w:lvl w:ilvl="2">
      <w:start w:val="1"/>
      <w:numFmt w:val="decimal"/>
      <w:lvlText w:val="%1.%2.%3."/>
      <w:lvlJc w:val="left"/>
      <w:pPr>
        <w:ind w:left="1440" w:hanging="1080"/>
      </w:pPr>
      <w:rPr>
        <w:rFonts w:ascii="Arial" w:hAnsi="Arial" w:cs="Arial" w:hint="default"/>
        <w:b/>
        <w:bCs/>
        <w:sz w:val="21"/>
        <w:szCs w:val="21"/>
      </w:rPr>
    </w:lvl>
    <w:lvl w:ilvl="3">
      <w:start w:val="1"/>
      <w:numFmt w:val="decimal"/>
      <w:lvlText w:val="%1.%2.%3.%4."/>
      <w:lvlJc w:val="left"/>
      <w:pPr>
        <w:ind w:left="1440" w:hanging="1080"/>
      </w:pPr>
      <w:rPr>
        <w:rFonts w:hint="default"/>
        <w:color w:val="auto"/>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6" w15:restartNumberingAfterBreak="0">
    <w:nsid w:val="4A6E15CE"/>
    <w:multiLevelType w:val="multilevel"/>
    <w:tmpl w:val="50C61DAE"/>
    <w:styleLink w:val="ERMBulletList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CEA7522"/>
    <w:multiLevelType w:val="multilevel"/>
    <w:tmpl w:val="F18AE6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4FFC472D"/>
    <w:multiLevelType w:val="multilevel"/>
    <w:tmpl w:val="781C6D5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54DD7B3C"/>
    <w:multiLevelType w:val="multilevel"/>
    <w:tmpl w:val="05D4E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2A2D02"/>
    <w:multiLevelType w:val="multilevel"/>
    <w:tmpl w:val="B57E302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05062F"/>
    <w:multiLevelType w:val="multilevel"/>
    <w:tmpl w:val="F2AC5522"/>
    <w:lvl w:ilvl="0">
      <w:start w:val="1"/>
      <w:numFmt w:val="upperRoman"/>
      <w:lvlText w:val="%1-"/>
      <w:lvlJc w:val="left"/>
      <w:pPr>
        <w:ind w:left="1428" w:hanging="72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731D7490"/>
    <w:multiLevelType w:val="multilevel"/>
    <w:tmpl w:val="084EFA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76F146BB"/>
    <w:multiLevelType w:val="hybridMultilevel"/>
    <w:tmpl w:val="817CFF4E"/>
    <w:lvl w:ilvl="0" w:tplc="E37CA2AE">
      <w:start w:val="1"/>
      <w:numFmt w:val="bullet"/>
      <w:lvlText w:val="●"/>
      <w:lvlJc w:val="left"/>
      <w:pPr>
        <w:ind w:left="720" w:hanging="360"/>
      </w:pPr>
    </w:lvl>
    <w:lvl w:ilvl="1" w:tplc="9F8E8744">
      <w:start w:val="1"/>
      <w:numFmt w:val="bullet"/>
      <w:lvlText w:val="○"/>
      <w:lvlJc w:val="left"/>
      <w:pPr>
        <w:ind w:left="1440" w:hanging="360"/>
      </w:pPr>
    </w:lvl>
    <w:lvl w:ilvl="2" w:tplc="E6886FF2">
      <w:start w:val="1"/>
      <w:numFmt w:val="bullet"/>
      <w:lvlText w:val="■"/>
      <w:lvlJc w:val="left"/>
      <w:pPr>
        <w:ind w:left="2160" w:hanging="360"/>
      </w:pPr>
    </w:lvl>
    <w:lvl w:ilvl="3" w:tplc="FA729E94">
      <w:start w:val="1"/>
      <w:numFmt w:val="bullet"/>
      <w:lvlText w:val="●"/>
      <w:lvlJc w:val="left"/>
      <w:pPr>
        <w:ind w:left="2880" w:hanging="360"/>
      </w:pPr>
    </w:lvl>
    <w:lvl w:ilvl="4" w:tplc="4086BAD8">
      <w:start w:val="1"/>
      <w:numFmt w:val="bullet"/>
      <w:lvlText w:val="○"/>
      <w:lvlJc w:val="left"/>
      <w:pPr>
        <w:ind w:left="3600" w:hanging="360"/>
      </w:pPr>
    </w:lvl>
    <w:lvl w:ilvl="5" w:tplc="7C16DA1C">
      <w:start w:val="1"/>
      <w:numFmt w:val="bullet"/>
      <w:lvlText w:val="■"/>
      <w:lvlJc w:val="left"/>
      <w:pPr>
        <w:ind w:left="4320" w:hanging="360"/>
      </w:pPr>
    </w:lvl>
    <w:lvl w:ilvl="6" w:tplc="DFEE5598">
      <w:start w:val="1"/>
      <w:numFmt w:val="bullet"/>
      <w:lvlText w:val="●"/>
      <w:lvlJc w:val="left"/>
      <w:pPr>
        <w:ind w:left="5040" w:hanging="360"/>
      </w:pPr>
    </w:lvl>
    <w:lvl w:ilvl="7" w:tplc="0A54BAFC">
      <w:start w:val="1"/>
      <w:numFmt w:val="bullet"/>
      <w:lvlText w:val="●"/>
      <w:lvlJc w:val="left"/>
      <w:pPr>
        <w:ind w:left="5760" w:hanging="360"/>
      </w:pPr>
    </w:lvl>
    <w:lvl w:ilvl="8" w:tplc="CDDE71DE">
      <w:start w:val="1"/>
      <w:numFmt w:val="bullet"/>
      <w:lvlText w:val="●"/>
      <w:lvlJc w:val="left"/>
      <w:pPr>
        <w:ind w:left="6480" w:hanging="360"/>
      </w:pPr>
    </w:lvl>
  </w:abstractNum>
  <w:num w:numId="1">
    <w:abstractNumId w:val="6"/>
  </w:num>
  <w:num w:numId="2">
    <w:abstractNumId w:val="5"/>
  </w:num>
  <w:num w:numId="3">
    <w:abstractNumId w:val="11"/>
  </w:num>
  <w:num w:numId="4">
    <w:abstractNumId w:val="2"/>
  </w:num>
  <w:num w:numId="5">
    <w:abstractNumId w:val="10"/>
  </w:num>
  <w:num w:numId="6">
    <w:abstractNumId w:val="3"/>
  </w:num>
  <w:num w:numId="7">
    <w:abstractNumId w:val="7"/>
  </w:num>
  <w:num w:numId="8">
    <w:abstractNumId w:val="4"/>
  </w:num>
  <w:num w:numId="9">
    <w:abstractNumId w:val="9"/>
  </w:num>
  <w:num w:numId="10">
    <w:abstractNumId w:val="8"/>
  </w:num>
  <w:num w:numId="11">
    <w:abstractNumId w:val="1"/>
  </w:num>
  <w:num w:numId="12">
    <w:abstractNumId w:val="12"/>
  </w:num>
  <w:num w:numId="13">
    <w:abstractNumId w:val="13"/>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FA"/>
    <w:rsid w:val="00073F8C"/>
    <w:rsid w:val="00092098"/>
    <w:rsid w:val="00097323"/>
    <w:rsid w:val="000C27A6"/>
    <w:rsid w:val="001757CC"/>
    <w:rsid w:val="00184CFB"/>
    <w:rsid w:val="002857F6"/>
    <w:rsid w:val="002C4468"/>
    <w:rsid w:val="002E4E38"/>
    <w:rsid w:val="00300CD5"/>
    <w:rsid w:val="00326222"/>
    <w:rsid w:val="003C61D9"/>
    <w:rsid w:val="00563F08"/>
    <w:rsid w:val="0059503C"/>
    <w:rsid w:val="005A4C0C"/>
    <w:rsid w:val="0063274E"/>
    <w:rsid w:val="006A4DE9"/>
    <w:rsid w:val="0070661C"/>
    <w:rsid w:val="00715F93"/>
    <w:rsid w:val="007B3D86"/>
    <w:rsid w:val="007F0E39"/>
    <w:rsid w:val="008656D9"/>
    <w:rsid w:val="00875ACC"/>
    <w:rsid w:val="00892F4D"/>
    <w:rsid w:val="008A6EA5"/>
    <w:rsid w:val="008F6AFA"/>
    <w:rsid w:val="009455F2"/>
    <w:rsid w:val="009B0BAD"/>
    <w:rsid w:val="009B36CA"/>
    <w:rsid w:val="009C0D40"/>
    <w:rsid w:val="00A32913"/>
    <w:rsid w:val="00A33235"/>
    <w:rsid w:val="00AB185A"/>
    <w:rsid w:val="00B00B7F"/>
    <w:rsid w:val="00B2120D"/>
    <w:rsid w:val="00B569E5"/>
    <w:rsid w:val="00BC0C7B"/>
    <w:rsid w:val="00C0109D"/>
    <w:rsid w:val="00C20B32"/>
    <w:rsid w:val="00CF0358"/>
    <w:rsid w:val="00D733CE"/>
    <w:rsid w:val="00E45578"/>
    <w:rsid w:val="00E646EA"/>
    <w:rsid w:val="00EA1E0E"/>
    <w:rsid w:val="00EA319A"/>
    <w:rsid w:val="00F35CA4"/>
    <w:rsid w:val="00F921AE"/>
    <w:rsid w:val="00FD7F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C2A1"/>
  <w15:docId w15:val="{03889865-834F-40A8-9AE1-C2FFD12F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eastAsia="SimSun"/>
      <w:kern w:val="0"/>
      <w:lang w:val="fr-CA"/>
    </w:r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E74B5"/>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Calibri Light" w:eastAsia="Times New Roman" w:hAnsi="Calibri Light" w:cs="Times New Roman"/>
      <w:color w:val="2E74B5"/>
      <w:sz w:val="40"/>
      <w:szCs w:val="40"/>
      <w:lang w:val="fr-CA"/>
    </w:rPr>
  </w:style>
  <w:style w:type="character" w:customStyle="1" w:styleId="Heading2Char">
    <w:name w:val="Heading 2 Char"/>
    <w:basedOn w:val="Policepardfaut"/>
    <w:rPr>
      <w:rFonts w:ascii="Calibri Light" w:eastAsia="Times New Roman" w:hAnsi="Calibri Light" w:cs="Times New Roman"/>
      <w:color w:val="2E74B5"/>
      <w:sz w:val="32"/>
      <w:szCs w:val="32"/>
      <w:lang w:val="fr-CA"/>
    </w:rPr>
  </w:style>
  <w:style w:type="character" w:customStyle="1" w:styleId="Heading3Char">
    <w:name w:val="Heading 3 Char"/>
    <w:basedOn w:val="Policepardfaut"/>
    <w:rPr>
      <w:rFonts w:eastAsia="Times New Roman" w:cs="Times New Roman"/>
      <w:color w:val="2E74B5"/>
      <w:sz w:val="28"/>
      <w:szCs w:val="28"/>
      <w:lang w:val="fr-CA"/>
    </w:rPr>
  </w:style>
  <w:style w:type="character" w:customStyle="1" w:styleId="Heading4Char">
    <w:name w:val="Heading 4 Char"/>
    <w:basedOn w:val="Policepardfaut"/>
    <w:rPr>
      <w:rFonts w:eastAsia="Times New Roman" w:cs="Times New Roman"/>
      <w:i/>
      <w:iCs/>
      <w:color w:val="2E74B5"/>
      <w:lang w:val="fr-CA"/>
    </w:rPr>
  </w:style>
  <w:style w:type="character" w:customStyle="1" w:styleId="Heading5Char">
    <w:name w:val="Heading 5 Char"/>
    <w:basedOn w:val="Policepardfaut"/>
    <w:rPr>
      <w:rFonts w:eastAsia="Times New Roman" w:cs="Times New Roman"/>
      <w:color w:val="2E74B5"/>
      <w:lang w:val="fr-CA"/>
    </w:rPr>
  </w:style>
  <w:style w:type="character" w:customStyle="1" w:styleId="Heading6Char">
    <w:name w:val="Heading 6 Char"/>
    <w:basedOn w:val="Policepardfaut"/>
    <w:rPr>
      <w:rFonts w:eastAsia="Times New Roman" w:cs="Times New Roman"/>
      <w:i/>
      <w:iCs/>
      <w:color w:val="595959"/>
      <w:lang w:val="fr-CA"/>
    </w:rPr>
  </w:style>
  <w:style w:type="character" w:customStyle="1" w:styleId="Heading7Char">
    <w:name w:val="Heading 7 Char"/>
    <w:basedOn w:val="Policepardfaut"/>
    <w:rPr>
      <w:rFonts w:eastAsia="Times New Roman" w:cs="Times New Roman"/>
      <w:color w:val="595959"/>
      <w:lang w:val="fr-CA"/>
    </w:rPr>
  </w:style>
  <w:style w:type="character" w:customStyle="1" w:styleId="Heading8Char">
    <w:name w:val="Heading 8 Char"/>
    <w:basedOn w:val="Policepardfaut"/>
    <w:rPr>
      <w:rFonts w:eastAsia="Times New Roman" w:cs="Times New Roman"/>
      <w:i/>
      <w:iCs/>
      <w:color w:val="272727"/>
      <w:lang w:val="fr-CA"/>
    </w:rPr>
  </w:style>
  <w:style w:type="character" w:customStyle="1" w:styleId="Heading9Char">
    <w:name w:val="Heading 9 Char"/>
    <w:basedOn w:val="Policepardfaut"/>
    <w:rPr>
      <w:rFonts w:eastAsia="Times New Roman" w:cs="Times New Roman"/>
      <w:color w:val="272727"/>
      <w:lang w:val="fr-CA"/>
    </w:rPr>
  </w:style>
  <w:style w:type="paragraph" w:styleId="Titre">
    <w:name w:val="Title"/>
    <w:basedOn w:val="Normal"/>
    <w:next w:val="Normal"/>
    <w:uiPriority w:val="10"/>
    <w:qFormat/>
    <w:pPr>
      <w:spacing w:after="80" w:line="240" w:lineRule="auto"/>
    </w:pPr>
    <w:rPr>
      <w:rFonts w:ascii="Calibri Light" w:eastAsia="Times New Roman" w:hAnsi="Calibri Light"/>
      <w:spacing w:val="-10"/>
      <w:kern w:val="3"/>
      <w:sz w:val="56"/>
      <w:szCs w:val="56"/>
    </w:rPr>
  </w:style>
  <w:style w:type="character" w:customStyle="1" w:styleId="TitleChar">
    <w:name w:val="Title Char"/>
    <w:basedOn w:val="Policepardfaut"/>
    <w:rPr>
      <w:rFonts w:ascii="Calibri Light" w:eastAsia="Times New Roman" w:hAnsi="Calibri Light" w:cs="Times New Roman"/>
      <w:spacing w:val="-10"/>
      <w:kern w:val="3"/>
      <w:sz w:val="56"/>
      <w:szCs w:val="56"/>
      <w:lang w:val="fr-CA"/>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Policepardfaut"/>
    <w:rPr>
      <w:rFonts w:eastAsia="Times New Roman" w:cs="Times New Roman"/>
      <w:color w:val="595959"/>
      <w:spacing w:val="15"/>
      <w:sz w:val="28"/>
      <w:szCs w:val="28"/>
      <w:lang w:val="fr-CA"/>
    </w:rPr>
  </w:style>
  <w:style w:type="paragraph" w:styleId="Citation">
    <w:name w:val="Quote"/>
    <w:basedOn w:val="Normal"/>
    <w:next w:val="Normal"/>
    <w:pPr>
      <w:spacing w:before="160"/>
      <w:jc w:val="center"/>
    </w:pPr>
    <w:rPr>
      <w:i/>
      <w:iCs/>
      <w:color w:val="404040"/>
    </w:rPr>
  </w:style>
  <w:style w:type="character" w:customStyle="1" w:styleId="QuoteChar">
    <w:name w:val="Quote Char"/>
    <w:basedOn w:val="Policepardfaut"/>
    <w:rPr>
      <w:i/>
      <w:iCs/>
      <w:color w:val="404040"/>
      <w:lang w:val="fr-CA"/>
    </w:rPr>
  </w:style>
  <w:style w:type="paragraph" w:styleId="Paragraphedeliste">
    <w:name w:val="List Paragraph"/>
    <w:basedOn w:val="Normal"/>
    <w:pPr>
      <w:ind w:left="720"/>
    </w:pPr>
  </w:style>
  <w:style w:type="character" w:styleId="Emphaseintense">
    <w:name w:val="Intense Emphasis"/>
    <w:basedOn w:val="Policepardfaut"/>
    <w:rPr>
      <w:i/>
      <w:iCs/>
      <w:color w:val="2E74B5"/>
    </w:rPr>
  </w:style>
  <w:style w:type="paragraph" w:styleId="Citationintens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Policepardfaut"/>
    <w:rPr>
      <w:i/>
      <w:iCs/>
      <w:color w:val="2E74B5"/>
      <w:lang w:val="fr-CA"/>
    </w:rPr>
  </w:style>
  <w:style w:type="character" w:styleId="Rfrenceintense">
    <w:name w:val="Intense Reference"/>
    <w:basedOn w:val="Policepardfaut"/>
    <w:rPr>
      <w:b/>
      <w:bCs/>
      <w:smallCaps/>
      <w:color w:val="2E74B5"/>
      <w:spacing w:val="5"/>
    </w:rPr>
  </w:style>
  <w:style w:type="paragraph" w:styleId="Lgende">
    <w:name w:val="caption"/>
    <w:basedOn w:val="Normal"/>
    <w:next w:val="Normal"/>
    <w:pPr>
      <w:spacing w:after="200" w:line="240" w:lineRule="auto"/>
    </w:pPr>
    <w:rPr>
      <w:i/>
      <w:iCs/>
      <w:color w:val="44546A"/>
      <w:sz w:val="18"/>
      <w:szCs w:val="18"/>
      <w:lang w:val="fr"/>
    </w:rPr>
  </w:style>
  <w:style w:type="character" w:customStyle="1" w:styleId="CaptionChar">
    <w:name w:val="Caption Char"/>
    <w:basedOn w:val="Policepardfaut"/>
    <w:rPr>
      <w:rFonts w:eastAsia="SimSun"/>
      <w:i/>
      <w:iCs/>
      <w:color w:val="44546A"/>
      <w:kern w:val="0"/>
      <w:sz w:val="18"/>
      <w:szCs w:val="18"/>
      <w:lang w:val="fr"/>
    </w:rPr>
  </w:style>
  <w:style w:type="paragraph" w:styleId="Pieddepage">
    <w:name w:val="footer"/>
    <w:basedOn w:val="Normal"/>
    <w:pPr>
      <w:tabs>
        <w:tab w:val="center" w:pos="4536"/>
        <w:tab w:val="right" w:pos="9072"/>
      </w:tabs>
      <w:spacing w:after="0" w:line="240" w:lineRule="auto"/>
    </w:pPr>
  </w:style>
  <w:style w:type="character" w:customStyle="1" w:styleId="FooterChar">
    <w:name w:val="Footer Char"/>
    <w:basedOn w:val="Policepardfaut"/>
    <w:rPr>
      <w:rFonts w:eastAsia="SimSun"/>
      <w:kern w:val="0"/>
      <w:lang w:val="fr-CA"/>
    </w:rPr>
  </w:style>
  <w:style w:type="numbering" w:customStyle="1" w:styleId="ERMBulletList6">
    <w:name w:val="ERMBulletList6"/>
    <w:basedOn w:val="Aucuneliste"/>
    <w:pPr>
      <w:numPr>
        <w:numId w:val="1"/>
      </w:numPr>
    </w:pPr>
  </w:style>
  <w:style w:type="table" w:styleId="Grilledutableau">
    <w:name w:val="Table Grid"/>
    <w:basedOn w:val="TableauNormal"/>
    <w:uiPriority w:val="39"/>
    <w:rsid w:val="00EA3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faolex.fao.org/docs/pdf/Gui174333.pdf" TargetMode="External"/><Relationship Id="rId4" Type="http://schemas.openxmlformats.org/officeDocument/2006/relationships/settings" Target="settings.xml"/><Relationship Id="rId9" Type="http://schemas.openxmlformats.org/officeDocument/2006/relationships/hyperlink" Target="https://faolex.fao.org/docs/pdf/gui202867.pd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EB07E-BCBB-49D1-9396-48D22166B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40</Pages>
  <Words>15171</Words>
  <Characters>83444</Characters>
  <Application>Microsoft Office Word</Application>
  <DocSecurity>0</DocSecurity>
  <Lines>695</Lines>
  <Paragraphs>196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CAMA</dc:creator>
  <dc:description/>
  <cp:lastModifiedBy>IB-OKAPI</cp:lastModifiedBy>
  <cp:revision>5</cp:revision>
  <dcterms:created xsi:type="dcterms:W3CDTF">2026-07-14T12:04:00Z</dcterms:created>
  <dcterms:modified xsi:type="dcterms:W3CDTF">2026-07-14T12:37:00Z</dcterms:modified>
</cp:coreProperties>
</file>