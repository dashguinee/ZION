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F424" w14:textId="71AC8E68" w:rsidR="001D526C" w:rsidRPr="00AD1E08" w:rsidRDefault="00F91133" w:rsidP="00AD1E08">
      <w:pPr>
        <w:pStyle w:val="Title"/>
        <w:spacing w:after="300" w:line="276" w:lineRule="auto"/>
        <w:jc w:val="both"/>
        <w:rPr>
          <w:rFonts w:ascii="Arial" w:hAnsi="Arial" w:cs="Arial"/>
          <w:sz w:val="21"/>
          <w:szCs w:val="21"/>
        </w:rPr>
      </w:pPr>
      <w:r>
        <w:rPr>
          <w:rFonts w:ascii="Arial" w:eastAsia="Calibri" w:hAnsi="Arial" w:cs="Arial"/>
          <w:b/>
          <w:bCs/>
          <w:sz w:val="21"/>
          <w:szCs w:val="21"/>
        </w:rPr>
        <w:t>21. PLAN DE RÉHABILITATION ET DE FERMETURE</w:t>
      </w:r>
    </w:p>
    <w:p w14:paraId="1F4DCE18" w14:textId="77777777" w:rsidR="001D526C" w:rsidRPr="001D526C" w:rsidRDefault="001D526C" w:rsidP="001D526C">
      <w:pPr>
        <w:rPr>
          <w:rFonts w:eastAsia="Calibri"/>
        </w:rPr>
      </w:pPr>
    </w:p>
    <w:p w14:paraId="757A17C0" w14:textId="7D56BA37" w:rsidR="0093157E" w:rsidRPr="001D526C" w:rsidRDefault="00F91133" w:rsidP="001D526C">
      <w:pPr>
        <w:pStyle w:val="ListParagraph"/>
        <w:numPr>
          <w:ilvl w:val="1"/>
          <w:numId w:val="9"/>
        </w:numPr>
        <w:spacing w:line="276" w:lineRule="auto"/>
        <w:ind w:left="0" w:firstLine="0"/>
        <w:jc w:val="both"/>
        <w:rPr>
          <w:rFonts w:ascii="Arial" w:hAnsi="Arial" w:cs="Arial"/>
          <w:b/>
          <w:bCs/>
          <w:sz w:val="21"/>
          <w:szCs w:val="21"/>
        </w:rPr>
      </w:pPr>
      <w:r>
        <w:rPr>
          <w:rFonts w:ascii="Arial" w:hAnsi="Arial" w:cs="Arial"/>
          <w:b/>
          <w:bCs/>
          <w:sz w:val="21"/>
          <w:szCs w:val="21"/>
        </w:rPr>
        <w:t>Introduction et Objectifs</w:t>
      </w:r>
    </w:p>
    <w:p w14:paraId="4C922D9D" w14:textId="77777777" w:rsidR="001D526C" w:rsidRDefault="001D526C" w:rsidP="00107124">
      <w:pPr>
        <w:spacing w:after="160" w:line="276" w:lineRule="auto"/>
        <w:jc w:val="both"/>
        <w:rPr>
          <w:rFonts w:ascii="Arial" w:eastAsia="Calibri" w:hAnsi="Arial" w:cs="Arial"/>
          <w:sz w:val="21"/>
          <w:szCs w:val="21"/>
        </w:rPr>
      </w:pPr>
    </w:p>
    <w:p w14:paraId="67EE24EC" w14:textId="0332BD3B"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Ce chapitre présente le cadre de réhabilitation et de fermeture applicable au projet de construction et d'exploitation de la raffinerie d'alumine du Winning Consortium Alumina Guinea (WCAG - SAU), situé à Dobali, Sous-préfecture de Kanfarandé, Préfecture de Boké, en République de Guinée. Le Projet comprend notamment la raffinerie d'alumine (procédé Bayer), une centrale électrique et une station de gazéification du charbon, une installation de stockage des résidus de boues rouges, un port dédié à l'alumine, des ouvrages d'adduction et de stockage d'eau, des zones résidentielles et administratives, ainsi que les infrastructures de transport et de soutien associées.</w:t>
      </w:r>
    </w:p>
    <w:p w14:paraId="360B5B76" w14:textId="77777777" w:rsidR="0093157E" w:rsidRPr="00A92095" w:rsidRDefault="00F91133" w:rsidP="00107124">
      <w:pPr>
        <w:spacing w:after="160" w:line="276" w:lineRule="auto"/>
        <w:jc w:val="both"/>
        <w:rPr>
          <w:rFonts w:ascii="Arial" w:hAnsi="Arial" w:cs="Arial"/>
          <w:strike/>
          <w:sz w:val="21"/>
          <w:szCs w:val="21"/>
        </w:rPr>
      </w:pPr>
      <w:commentRangeStart w:id="0"/>
      <w:r>
        <w:rPr>
          <w:rFonts w:ascii="Arial" w:eastAsia="Calibri" w:hAnsi="Arial" w:cs="Arial"/>
          <w:strike/>
          <w:sz w:val="21"/>
          <w:szCs w:val="21"/>
        </w:rPr>
        <w:t>Il est précisé que le Projet WCAG constitue une installation de traitement industriel (raffinerie), et non une exploitation minière : aucune activité d'extraction minière n'est conduite sur le site du Projet. En conséquence, la terminologie et les approches propres aux opérations minières (par exemple « fermeture de mine », « activités minières ») ne sont pas directement applicables au Projet et ont été écartées au profit d'une terminologie adaptée au contexte d'une installation de transformation industrielle. Les mesures de gestion présentées dans ce chapitre ont été revues afin de correspondre à la nature réelle des composantes du Projet.</w:t>
      </w:r>
      <w:commentRangeEnd w:id="0"/>
      <w:r>
        <w:rPr>
          <w:rStyle w:val="CommentReference"/>
          <w:rFonts w:ascii="Arial" w:hAnsi="Arial" w:cs="Arial"/>
          <w:strike/>
          <w:sz w:val="21"/>
          <w:szCs w:val="21"/>
        </w:rPr>
        <w:commentReference w:id="0"/>
      </w:r>
    </w:p>
    <w:p w14:paraId="6CC07CA8"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À ce stade de l'EIES, la planification de la fermeture a pour objectifs de :</w:t>
      </w:r>
    </w:p>
    <w:p w14:paraId="2F7B1B1D"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Poser les principes garantissant la sécurité des infrastructures du Projet, pendant l'exploitation et à l'issue de sa vie opérationnelle ;</w:t>
      </w:r>
    </w:p>
    <w:p w14:paraId="20CBF889"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Établir le cadre de gestion des risques environnementaux et sociaux résiduels associés aux installations et infrastructures temporaires du Projet ;</w:t>
      </w:r>
    </w:p>
    <w:p w14:paraId="4C0A60CF"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Définir une approche indicative de gestion du foncier et des infrastructures en fin d'usage, en cohérence avec les orientations des autorités compétentes et des parties prenantes concernées.</w:t>
      </w:r>
    </w:p>
    <w:p w14:paraId="4530B227"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Ce chapitre aborde ainsi :</w:t>
      </w:r>
    </w:p>
    <w:p w14:paraId="782F4A8C"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 cadre légal et réglementaire applicable ;</w:t>
      </w:r>
    </w:p>
    <w:p w14:paraId="494BC888"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Les principes de réhabilitation progressive au cours des opérations ;</w:t>
      </w:r>
    </w:p>
    <w:p w14:paraId="7B58E3FE"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Les principes généraux applicables aux activités de fermeture, par grande composante du Projet, incluant les aspects socio-économiques et l'engagement des parties prenantes ;</w:t>
      </w:r>
    </w:p>
    <w:p w14:paraId="1C2F7845"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Les principes de surveillance et de maintenance post-fermeture ;</w:t>
      </w:r>
    </w:p>
    <w:p w14:paraId="64259F3E"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Les principes de provisionnement financier pour les obligations de fermeture ;</w:t>
      </w:r>
    </w:p>
    <w:p w14:paraId="125B05DD"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Les modalités de révision et de mise à jour du présent Plan.</w:t>
      </w:r>
    </w:p>
    <w:p w14:paraId="48FC97D2" w14:textId="7D896BBB" w:rsidR="0093157E" w:rsidRDefault="00F91133" w:rsidP="00107124">
      <w:pPr>
        <w:spacing w:after="160" w:line="276" w:lineRule="auto"/>
        <w:jc w:val="both"/>
        <w:rPr>
          <w:rFonts w:ascii="Arial" w:eastAsia="Calibri" w:hAnsi="Arial" w:cs="Arial"/>
          <w:sz w:val="21"/>
          <w:szCs w:val="21"/>
        </w:rPr>
      </w:pPr>
      <w:commentRangeStart w:id="206"/>
      <w:r>
        <w:rPr>
          <w:rFonts w:ascii="Arial" w:eastAsia="Calibri" w:hAnsi="Arial" w:cs="Arial"/>
          <w:sz w:val="21"/>
          <w:szCs w:val="21"/>
        </w:rPr>
        <w:t>La stratégie de fermeture du Projet vise à garantir que la cessation éventuelle des opérations, à long terme, ne laisse pas un héritage de risques environnementaux ou sociaux non gérés. Le Projet entend intégrer la planification de la fermeture tout au long de son cycle de vie, en s'inspirant des bonnes pratiques internationales applicables, et en les adaptant à la nature spécifique d'une installation</w:t>
      </w:r>
      <w:commentRangeEnd w:id="206"/>
      <w:r>
        <w:rPr>
          <w:rStyle w:val="Marquedecommentaire"/>
        </w:rPr>
        <w:commentReference w:id="206"/>
      </w:r>
      <w:commentRangeStart w:id="1"/>
      <w:r>
        <w:rPr>
          <w:rFonts w:ascii="Arial" w:eastAsia="Calibri" w:hAnsi="Arial" w:cs="Arial"/>
          <w:strike/>
          <w:sz w:val="21"/>
          <w:szCs w:val="21"/>
        </w:rPr>
        <w:t xml:space="preserve"> de raffinage plutôt que d'une exploitation minière</w:t>
      </w:r>
      <w:commentRangeEnd w:id="1"/>
      <w:r>
        <w:rPr>
          <w:rStyle w:val="CommentReference"/>
          <w:rFonts w:ascii="Arial" w:eastAsia="Calibri" w:hAnsi="Arial" w:cs="Arial"/>
          <w:sz w:val="21"/>
          <w:szCs w:val="21"/>
        </w:rPr>
        <w:commentReference w:id="1"/>
      </w:r>
      <w:r>
        <w:rPr>
          <w:rFonts w:ascii="Arial" w:eastAsia="Calibri" w:hAnsi="Arial" w:cs="Arial"/>
          <w:sz w:val="21"/>
          <w:szCs w:val="21"/>
        </w:rPr>
        <w:t>.</w:t>
      </w:r>
    </w:p>
    <w:p w14:paraId="1BF6E8A9" w14:textId="1EECCE2F" w:rsidR="001D526C" w:rsidRDefault="001D526C" w:rsidP="00107124">
      <w:pPr>
        <w:spacing w:after="160" w:line="276" w:lineRule="auto"/>
        <w:jc w:val="both"/>
        <w:rPr>
          <w:rFonts w:ascii="Arial" w:eastAsia="Calibri" w:hAnsi="Arial" w:cs="Arial"/>
          <w:sz w:val="21"/>
          <w:szCs w:val="21"/>
        </w:rPr>
      </w:pPr>
    </w:p>
    <w:p w14:paraId="7DAEAC00" w14:textId="31096E6B" w:rsidR="001D526C" w:rsidRDefault="001D526C" w:rsidP="00107124">
      <w:pPr>
        <w:spacing w:after="160" w:line="276" w:lineRule="auto"/>
        <w:jc w:val="both"/>
        <w:rPr>
          <w:rFonts w:ascii="Arial" w:eastAsia="Calibri" w:hAnsi="Arial" w:cs="Arial"/>
          <w:sz w:val="21"/>
          <w:szCs w:val="21"/>
        </w:rPr>
      </w:pPr>
    </w:p>
    <w:p w14:paraId="51DDC06F" w14:textId="432C39B1" w:rsidR="001D526C" w:rsidRDefault="001D526C" w:rsidP="00107124">
      <w:pPr>
        <w:spacing w:after="160" w:line="276" w:lineRule="auto"/>
        <w:jc w:val="both"/>
        <w:rPr>
          <w:rFonts w:ascii="Arial" w:eastAsia="Calibri" w:hAnsi="Arial" w:cs="Arial"/>
          <w:sz w:val="21"/>
          <w:szCs w:val="21"/>
        </w:rPr>
      </w:pPr>
    </w:p>
    <w:p w14:paraId="12AE0D33" w14:textId="77777777" w:rsidR="001D526C" w:rsidRDefault="001D526C" w:rsidP="00107124">
      <w:pPr>
        <w:spacing w:after="160" w:line="276" w:lineRule="auto"/>
        <w:jc w:val="both"/>
        <w:rPr>
          <w:rFonts w:ascii="Arial" w:eastAsia="Calibri" w:hAnsi="Arial" w:cs="Arial"/>
          <w:sz w:val="21"/>
          <w:szCs w:val="21"/>
        </w:rPr>
      </w:pPr>
    </w:p>
    <w:p w14:paraId="0A08A19F" w14:textId="77777777" w:rsidR="001D526C" w:rsidRPr="001D526C" w:rsidRDefault="001D526C" w:rsidP="001D526C">
      <w:pPr>
        <w:pStyle w:val="ListParagraph"/>
        <w:numPr>
          <w:ilvl w:val="1"/>
          <w:numId w:val="9"/>
        </w:numPr>
        <w:spacing w:line="276" w:lineRule="auto"/>
        <w:ind w:left="0" w:firstLine="0"/>
        <w:jc w:val="both"/>
        <w:rPr>
          <w:rFonts w:ascii="Arial" w:hAnsi="Arial" w:cs="Arial"/>
          <w:b/>
          <w:bCs/>
          <w:sz w:val="21"/>
          <w:szCs w:val="21"/>
        </w:rPr>
      </w:pPr>
      <w:r>
        <w:rPr>
          <w:rFonts w:ascii="Arial" w:hAnsi="Arial" w:cs="Arial"/>
          <w:b/>
          <w:bCs/>
          <w:sz w:val="21"/>
          <w:szCs w:val="21"/>
        </w:rPr>
        <w:lastRenderedPageBreak/>
        <w:t xml:space="preserve">Cadre juridique spécifique au plan de fermeture  </w:t>
      </w:r>
    </w:p>
    <w:p w14:paraId="082D0FA1" w14:textId="77777777" w:rsidR="001D526C" w:rsidRPr="001D526C" w:rsidRDefault="001D526C" w:rsidP="001D526C">
      <w:pPr>
        <w:spacing w:line="276" w:lineRule="auto"/>
        <w:jc w:val="both"/>
        <w:rPr>
          <w:rFonts w:ascii="Arial" w:hAnsi="Arial" w:cs="Arial"/>
          <w:b/>
          <w:bCs/>
          <w:sz w:val="21"/>
          <w:szCs w:val="21"/>
        </w:rPr>
      </w:pPr>
    </w:p>
    <w:p w14:paraId="43BD562D" w14:textId="6F534631" w:rsidR="001D526C" w:rsidRPr="001D526C" w:rsidRDefault="001D526C" w:rsidP="001D526C">
      <w:pPr>
        <w:spacing w:line="276" w:lineRule="auto"/>
        <w:jc w:val="both"/>
        <w:rPr>
          <w:rFonts w:ascii="Arial" w:hAnsi="Arial" w:cs="Arial" w:hint="eastAsia"/>
          <w:sz w:val="21"/>
          <w:szCs w:val="21"/>
          <w:lang w:eastAsia="zh-CN"/>
        </w:rPr>
      </w:pPr>
      <w:commentRangeStart w:id="2"/>
      <w:commentRangeStart w:id="3"/>
      <w:r>
        <w:rPr>
          <w:rFonts w:ascii="Arial" w:hAnsi="Arial" w:cs="Arial"/>
          <w:strike/>
          <w:sz w:val="21"/>
          <w:szCs w:val="21"/>
          <w:lang w:eastAsia="zh-CN"/>
          <w:rPrChange w:id="4" w:author="Zhou Zilai" w:date="2026-07-21T17:15:00Z" w16du:dateUtc="2026-07-21T09:15:00Z">
            <w:rPr>
              <w:rFonts w:ascii="Arial" w:hAnsi="Arial" w:cs="Arial"/>
              <w:sz w:val="21"/>
              <w:szCs w:val="21"/>
              <w:lang w:eastAsia="zh-CN"/>
            </w:rPr>
          </w:rPrChange>
        </w:rPr>
        <w:t xml:space="preserve">Le présent Plan de Réhabilitation et de Fermeture s'inscrit dans un cadre juridique et réglementaire qui combine, d'une part, le droit national de la République de Guinée – seul cadre auquel le Projet est légalement et contractuellement soumis – et, d'autre part, des références de bonnes pratiques internationales, mobilisées à titre indicatif et non contraignant. </w:t>
      </w:r>
      <w:r>
        <w:rPr>
          <w:rFonts w:ascii="Arial" w:hAnsi="Arial" w:cs="Arial"/>
          <w:strike/>
          <w:sz w:val="21"/>
          <w:szCs w:val="21"/>
          <w:rPrChange w:id="5" w:author="Zhou Zilai" w:date="2026-07-21T17:15:00Z" w16du:dateUtc="2026-07-21T09:15:00Z">
            <w:rPr>
              <w:rFonts w:ascii="Arial" w:hAnsi="Arial" w:cs="Arial"/>
              <w:sz w:val="21"/>
              <w:szCs w:val="21"/>
            </w:rPr>
          </w:rPrChange>
        </w:rPr>
        <w:t xml:space="preserve">Le Projet n'est pas engagé contractuellement vis-à-vis de standards de performance de bailleurs internationaux (notamment les Normes de Performance de la Société Financière Internationale). </w:t>
      </w:r>
      <w:commentRangeEnd w:id="2"/>
      <w:r>
        <w:rPr>
          <w:rStyle w:val="CommentReference"/>
          <w:rFonts w:ascii="Arial" w:hAnsi="Arial" w:cs="Arial"/>
          <w:sz w:val="21"/>
          <w:szCs w:val="21"/>
        </w:rPr>
        <w:commentReference w:id="2"/>
      </w:r>
      <w:commentRangeEnd w:id="3"/>
      <w:r>
        <w:rPr>
          <w:rStyle w:val="CommentReference"/>
          <w:rFonts w:ascii="Arial" w:hAnsi="Arial" w:cs="Arial"/>
          <w:sz w:val="21"/>
          <w:szCs w:val="21"/>
        </w:rPr>
        <w:commentReference w:id="3"/>
      </w:r>
      <w:ins w:id="6" w:author="Zhou Zilai" w:date="2026-07-21T15:40:00Z" w16du:dateUtc="2026-07-21T07:40:00Z">
        <w:commentRangeStart w:id="208"/>
        <w:r>
          <w:rPr>
            <w:rFonts w:ascii="Arial" w:hAnsi="Arial" w:cs="Arial"/>
            <w:sz w:val="21"/>
            <w:szCs w:val="21"/>
          </w:rPr>
          <w:t xml:space="preserve">The Project shall comply with the applicable </w:t>
        </w:r>
        <w:commentRangeEnd w:id="208"/>
        <w:r>
          <w:rPr>
            <w:rStyle w:val="Marquedecommentaire"/>
          </w:rPr>
          <w:commentReference w:id="208"/>
        </w:r>
      </w:ins>
      <w:ins w:id="7" w:author="Zhou Zilai" w:date="2026-07-20T15:22:00Z" w16du:dateUtc="2026-07-20T07:22:00Z">
        <w:r>
          <w:rPr>
            <w:rFonts w:ascii="Arial" w:hAnsi="Arial" w:cs="Arial"/>
            <w:sz w:val="21"/>
            <w:szCs w:val="21"/>
          </w:rPr>
          <w:t>applicable legal and regulatory requirements of the Republic of Guinea, which constitute the Project’s mandatory compliance framework. Relevant international good-practice guidance has also been considered, where appropriate, to support the development of technically sound and context-appropriate rehabilitation and closure measures.</w:t>
        </w:r>
      </w:ins>
      <w:ins w:id="8" w:author="Zhou Zilai" w:date="2026-07-21T15:40:00Z" w16du:dateUtc="2026-07-21T07:40:00Z">
        <w:r>
          <w:rPr>
            <w:rFonts w:ascii="Arial" w:hAnsi="Arial" w:cs="Arial"/>
            <w:sz w:val="21"/>
            <w:szCs w:val="21"/>
          </w:rPr>
          <w:t>The requirements of the Project Convention provide the overarching basis</w:t>
        </w:r>
      </w:ins>
      <w:ins w:id="9" w:author="Zhou Zilai" w:date="2026-07-21T15:41:00Z" w16du:dateUtc="2026-07-21T07:41:00Z">
        <w:r>
          <w:rPr>
            <w:rFonts w:ascii="Arial" w:hAnsi="Arial" w:cs="Arial" w:hint="eastAsia"/>
            <w:sz w:val="21"/>
            <w:szCs w:val="21"/>
            <w:lang w:eastAsia="zh-CN"/>
          </w:rPr>
          <w:t xml:space="preserve"> and guide for future </w:t>
        </w:r>
      </w:ins>
      <w:ins w:id="10" w:author="Zhou Zilai" w:date="2026-07-21T15:40:00Z" w16du:dateUtc="2026-07-21T07:40:00Z">
        <w:r>
          <w:rPr>
            <w:rFonts w:ascii="Arial" w:hAnsi="Arial" w:cs="Arial"/>
            <w:sz w:val="21"/>
            <w:szCs w:val="21"/>
          </w:rPr>
          <w:t>closure and rehabilitation activities</w:t>
        </w:r>
      </w:ins>
      <w:ins w:id="11" w:author="Zhou Zilai" w:date="2026-07-21T15:41:00Z" w16du:dateUtc="2026-07-21T07:41:00Z">
        <w:r>
          <w:rPr>
            <w:rFonts w:ascii="Arial" w:hAnsi="Arial" w:cs="Arial" w:hint="eastAsia"/>
            <w:sz w:val="21"/>
            <w:szCs w:val="21"/>
            <w:lang w:eastAsia="zh-CN"/>
          </w:rPr>
          <w:t>.</w:t>
        </w:r>
      </w:ins>
    </w:p>
    <w:p w14:paraId="519FC926" w14:textId="77777777" w:rsidR="001D526C" w:rsidRPr="001D526C" w:rsidRDefault="001D526C" w:rsidP="001D526C">
      <w:pPr>
        <w:spacing w:line="276" w:lineRule="auto"/>
        <w:jc w:val="both"/>
        <w:rPr>
          <w:rFonts w:ascii="Arial" w:hAnsi="Arial" w:cs="Arial"/>
          <w:sz w:val="21"/>
          <w:szCs w:val="21"/>
        </w:rPr>
      </w:pPr>
    </w:p>
    <w:p w14:paraId="79F4979C" w14:textId="77777777" w:rsidR="001D526C" w:rsidRPr="00F80ADF" w:rsidRDefault="001D526C" w:rsidP="001D526C">
      <w:pPr>
        <w:spacing w:line="276" w:lineRule="auto"/>
        <w:jc w:val="both"/>
        <w:rPr>
          <w:rFonts w:ascii="Arial" w:hAnsi="Arial" w:cs="Arial"/>
          <w:strike/>
          <w:sz w:val="21"/>
          <w:szCs w:val="21"/>
          <w:rPrChange w:id="12" w:author="Zhou Zilai" w:date="2026-07-21T16:23:00Z" w16du:dateUtc="2026-07-21T08:23:00Z">
            <w:rPr>
              <w:rFonts w:ascii="Arial" w:hAnsi="Arial" w:cs="Arial"/>
              <w:sz w:val="21"/>
              <w:szCs w:val="21"/>
            </w:rPr>
          </w:rPrChange>
        </w:rPr>
      </w:pPr>
      <w:commentRangeStart w:id="207"/>
      <w:r>
        <w:rPr>
          <w:rFonts w:ascii="Arial" w:hAnsi="Arial" w:cs="Arial"/>
          <w:strike/>
          <w:sz w:val="21"/>
          <w:szCs w:val="21"/>
          <w:rPrChange w:id="13" w:author="Zhou Zilai" w:date="2026-07-21T16:23:00Z" w16du:dateUtc="2026-07-21T08:23:00Z">
            <w:rPr>
              <w:rFonts w:ascii="Arial" w:hAnsi="Arial" w:cs="Arial"/>
              <w:sz w:val="21"/>
              <w:szCs w:val="21"/>
            </w:rPr>
          </w:rPrChange>
        </w:rPr>
        <w:t xml:space="preserve">Pour ne pas revenir sur le cadre juridique interne et international global déjà abordés en détail dans le chapitre 7, cette section traite spécifiquement, le cadre juridique applicable au plan de fermeture. </w:t>
      </w:r>
      <w:commentRangeEnd w:id="207"/>
      <w:r>
        <w:rPr>
          <w:rStyle w:val="Marquedecommentaire"/>
        </w:rPr>
        <w:commentReference w:id="207"/>
      </w:r>
    </w:p>
    <w:p w14:paraId="37692F96" w14:textId="77777777" w:rsidR="001D526C" w:rsidRPr="00F80ADF" w:rsidRDefault="001D526C" w:rsidP="001D526C">
      <w:pPr>
        <w:spacing w:line="276" w:lineRule="auto"/>
        <w:jc w:val="both"/>
        <w:rPr>
          <w:rFonts w:ascii="Arial" w:hAnsi="Arial" w:cs="Arial"/>
          <w:strike/>
          <w:sz w:val="21"/>
          <w:szCs w:val="21"/>
          <w:rPrChange w:id="14" w:author="Zhou Zilai" w:date="2026-07-21T16:23:00Z" w16du:dateUtc="2026-07-21T08:23:00Z">
            <w:rPr>
              <w:rFonts w:ascii="Arial" w:hAnsi="Arial" w:cs="Arial"/>
              <w:sz w:val="21"/>
              <w:szCs w:val="21"/>
            </w:rPr>
          </w:rPrChange>
        </w:rPr>
      </w:pPr>
    </w:p>
    <w:p w14:paraId="59536754" w14:textId="77777777" w:rsidR="001D526C" w:rsidRPr="00F80ADF" w:rsidRDefault="001D526C" w:rsidP="001D526C">
      <w:pPr>
        <w:spacing w:line="276" w:lineRule="auto"/>
        <w:jc w:val="both"/>
        <w:rPr>
          <w:rFonts w:ascii="Arial" w:hAnsi="Arial" w:cs="Arial"/>
          <w:strike/>
          <w:sz w:val="21"/>
          <w:szCs w:val="21"/>
          <w:lang w:eastAsia="zh-CN"/>
          <w:rPrChange w:id="15" w:author="Zhou Zilai" w:date="2026-07-21T16:23:00Z" w16du:dateUtc="2026-07-21T08:23:00Z">
            <w:rPr>
              <w:rFonts w:ascii="Arial" w:hAnsi="Arial" w:cs="Arial"/>
              <w:sz w:val="21"/>
              <w:szCs w:val="21"/>
              <w:lang w:eastAsia="zh-CN"/>
            </w:rPr>
          </w:rPrChange>
        </w:rPr>
      </w:pPr>
      <w:commentRangeStart w:id="209"/>
      <w:r>
        <w:rPr>
          <w:rFonts w:ascii="Arial" w:hAnsi="Arial" w:cs="Arial"/>
          <w:strike/>
          <w:sz w:val="21"/>
          <w:szCs w:val="21"/>
          <w:rPrChange w:id="16" w:author="Zhou Zilai" w:date="2026-07-21T16:23:00Z" w16du:dateUtc="2026-07-21T08:23:00Z">
            <w:rPr>
              <w:rFonts w:ascii="Arial" w:hAnsi="Arial" w:cs="Arial"/>
              <w:sz w:val="21"/>
              <w:szCs w:val="21"/>
            </w:rPr>
          </w:rPrChange>
        </w:rPr>
        <w:t>Certes, les installations liées à la raffinerie sont des installations industrielles mais la bauxite transformée en alumine provient de la Mine de ce fait, le code minier intervient.</w:t>
      </w:r>
      <w:commentRangeEnd w:id="209"/>
      <w:r>
        <w:rPr>
          <w:rStyle w:val="Marquedecommentaire"/>
        </w:rPr>
        <w:commentReference w:id="209"/>
      </w:r>
    </w:p>
    <w:p w14:paraId="6FAFF98C" w14:textId="77777777" w:rsidR="001D526C" w:rsidRPr="001D526C" w:rsidRDefault="001D526C" w:rsidP="001D526C">
      <w:pPr>
        <w:spacing w:line="276" w:lineRule="auto"/>
        <w:jc w:val="both"/>
        <w:rPr>
          <w:rFonts w:ascii="Arial" w:hAnsi="Arial" w:cs="Arial"/>
          <w:b/>
          <w:bCs/>
          <w:sz w:val="21"/>
          <w:szCs w:val="21"/>
        </w:rPr>
      </w:pPr>
    </w:p>
    <w:p w14:paraId="4D056F9D" w14:textId="77777777" w:rsidR="001D526C" w:rsidRPr="002C5FA0" w:rsidRDefault="001D526C" w:rsidP="001D526C">
      <w:pPr>
        <w:pStyle w:val="ListParagraph"/>
        <w:numPr>
          <w:ilvl w:val="2"/>
          <w:numId w:val="9"/>
        </w:numPr>
        <w:spacing w:line="276" w:lineRule="auto"/>
        <w:ind w:left="0" w:firstLine="0"/>
        <w:jc w:val="both"/>
        <w:rPr>
          <w:rFonts w:ascii="Arial" w:hAnsi="Arial" w:cs="Arial"/>
          <w:b/>
          <w:bCs/>
          <w:strike/>
          <w:sz w:val="21"/>
          <w:szCs w:val="21"/>
          <w:rPrChange w:id="17" w:author="Zhou Zilai" w:date="2026-07-21T16:21:00Z" w16du:dateUtc="2026-07-21T08:21:00Z">
            <w:rPr>
              <w:rFonts w:ascii="Arial" w:hAnsi="Arial" w:cs="Arial"/>
              <w:b/>
              <w:bCs/>
              <w:sz w:val="21"/>
              <w:szCs w:val="21"/>
            </w:rPr>
          </w:rPrChange>
        </w:rPr>
      </w:pPr>
      <w:r>
        <w:rPr>
          <w:rFonts w:ascii="Arial" w:hAnsi="Arial" w:cs="Arial"/>
          <w:b/>
          <w:bCs/>
          <w:strike/>
          <w:sz w:val="21"/>
          <w:szCs w:val="21"/>
          <w:rPrChange w:id="18" w:author="Zhou Zilai" w:date="2026-07-21T16:21:00Z" w16du:dateUtc="2026-07-21T08:21:00Z">
            <w:rPr>
              <w:rFonts w:ascii="Arial" w:hAnsi="Arial" w:cs="Arial"/>
              <w:b/>
              <w:bCs/>
              <w:sz w:val="21"/>
              <w:szCs w:val="21"/>
            </w:rPr>
          </w:rPrChange>
        </w:rPr>
        <w:t>Cadre juridique interne</w:t>
      </w:r>
    </w:p>
    <w:p w14:paraId="6497A855" w14:textId="77777777" w:rsidR="001D526C" w:rsidRPr="002C5FA0" w:rsidRDefault="001D526C" w:rsidP="001D526C">
      <w:pPr>
        <w:spacing w:line="276" w:lineRule="auto"/>
        <w:jc w:val="both"/>
        <w:rPr>
          <w:rFonts w:ascii="Arial" w:hAnsi="Arial" w:cs="Arial"/>
          <w:strike/>
          <w:sz w:val="21"/>
          <w:szCs w:val="21"/>
          <w:u w:val="single"/>
          <w:rPrChange w:id="19" w:author="Zhou Zilai" w:date="2026-07-21T16:21:00Z" w16du:dateUtc="2026-07-21T08:21:00Z">
            <w:rPr>
              <w:rFonts w:ascii="Arial" w:hAnsi="Arial" w:cs="Arial"/>
              <w:sz w:val="21"/>
              <w:szCs w:val="21"/>
              <w:u w:val="single"/>
            </w:rPr>
          </w:rPrChange>
        </w:rPr>
      </w:pPr>
    </w:p>
    <w:p w14:paraId="2921BDF7" w14:textId="77777777" w:rsidR="001D526C" w:rsidRPr="002C5FA0" w:rsidRDefault="001D526C" w:rsidP="001D526C">
      <w:pPr>
        <w:spacing w:line="276" w:lineRule="auto"/>
        <w:jc w:val="both"/>
        <w:rPr>
          <w:rFonts w:ascii="Arial" w:hAnsi="Arial" w:cs="Arial"/>
          <w:strike/>
          <w:sz w:val="21"/>
          <w:szCs w:val="21"/>
          <w:u w:val="single"/>
          <w:rPrChange w:id="20" w:author="Zhou Zilai" w:date="2026-07-21T16:21:00Z" w16du:dateUtc="2026-07-21T08:21:00Z">
            <w:rPr>
              <w:rFonts w:ascii="Arial" w:hAnsi="Arial" w:cs="Arial"/>
              <w:sz w:val="21"/>
              <w:szCs w:val="21"/>
              <w:u w:val="single"/>
            </w:rPr>
          </w:rPrChange>
        </w:rPr>
      </w:pPr>
      <w:r>
        <w:rPr>
          <w:rFonts w:ascii="Arial" w:hAnsi="Arial" w:cs="Arial"/>
          <w:strike/>
          <w:sz w:val="21"/>
          <w:szCs w:val="21"/>
          <w:u w:val="single"/>
          <w:lang w:eastAsia="zh-CN"/>
          <w:rPrChange w:id="21" w:author="Zhou Zilai" w:date="2026-07-21T16:21:00Z" w16du:dateUtc="2026-07-21T08:21:00Z">
            <w:rPr>
              <w:rFonts w:ascii="Arial" w:hAnsi="Arial" w:cs="Arial"/>
              <w:sz w:val="21"/>
              <w:szCs w:val="21"/>
              <w:u w:val="single"/>
              <w:lang w:eastAsia="zh-CN"/>
            </w:rPr>
          </w:rPrChange>
        </w:rPr>
        <w:t>Loi L/2014/072/CNT du 10 janvier 2014 portant Code du Trav</w:t>
      </w:r>
      <w:r>
        <w:rPr>
          <w:rFonts w:ascii="Arial" w:hAnsi="Arial" w:cs="Arial"/>
          <w:strike/>
          <w:sz w:val="21"/>
          <w:szCs w:val="21"/>
          <w:u w:val="single"/>
          <w:rPrChange w:id="22" w:author="Zhou Zilai" w:date="2026-07-21T16:21:00Z" w16du:dateUtc="2026-07-21T08:21:00Z">
            <w:rPr>
              <w:rFonts w:ascii="Arial" w:hAnsi="Arial" w:cs="Arial"/>
              <w:sz w:val="21"/>
              <w:szCs w:val="21"/>
              <w:u w:val="single"/>
            </w:rPr>
          </w:rPrChange>
        </w:rPr>
        <w:t>ail de la République de Guinée</w:t>
      </w:r>
    </w:p>
    <w:p w14:paraId="0E817497" w14:textId="77777777" w:rsidR="001D526C" w:rsidRPr="002C5FA0" w:rsidRDefault="001D526C" w:rsidP="001D526C">
      <w:pPr>
        <w:spacing w:line="276" w:lineRule="auto"/>
        <w:jc w:val="both"/>
        <w:rPr>
          <w:rFonts w:ascii="Arial" w:hAnsi="Arial" w:cs="Arial"/>
          <w:strike/>
          <w:sz w:val="21"/>
          <w:szCs w:val="21"/>
          <w:u w:val="single"/>
          <w:lang w:eastAsia="zh-CN"/>
          <w:rPrChange w:id="23" w:author="Zhou Zilai" w:date="2026-07-21T16:21:00Z" w16du:dateUtc="2026-07-21T08:21:00Z">
            <w:rPr>
              <w:rFonts w:ascii="Arial" w:hAnsi="Arial" w:cs="Arial"/>
              <w:sz w:val="21"/>
              <w:szCs w:val="21"/>
              <w:u w:val="single"/>
              <w:lang w:eastAsia="zh-CN"/>
            </w:rPr>
          </w:rPrChange>
        </w:rPr>
      </w:pPr>
    </w:p>
    <w:p w14:paraId="17627FC0" w14:textId="77777777" w:rsidR="001D526C" w:rsidRPr="002C5FA0" w:rsidRDefault="001D526C" w:rsidP="001D526C">
      <w:pPr>
        <w:spacing w:line="276" w:lineRule="auto"/>
        <w:jc w:val="both"/>
        <w:rPr>
          <w:rFonts w:ascii="Arial" w:hAnsi="Arial" w:cs="Arial"/>
          <w:strike/>
          <w:sz w:val="21"/>
          <w:szCs w:val="21"/>
          <w:rPrChange w:id="24" w:author="Zhou Zilai" w:date="2026-07-21T16:21:00Z" w16du:dateUtc="2026-07-21T08:21:00Z">
            <w:rPr>
              <w:rFonts w:ascii="Arial" w:hAnsi="Arial" w:cs="Arial"/>
              <w:sz w:val="21"/>
              <w:szCs w:val="21"/>
            </w:rPr>
          </w:rPrChange>
        </w:rPr>
      </w:pPr>
      <w:r>
        <w:rPr>
          <w:rFonts w:ascii="Arial" w:hAnsi="Arial" w:cs="Arial"/>
          <w:strike/>
          <w:sz w:val="21"/>
          <w:szCs w:val="21"/>
          <w:lang w:eastAsia="zh-CN"/>
          <w:rPrChange w:id="25" w:author="Zhou Zilai" w:date="2026-07-21T16:21:00Z" w16du:dateUtc="2026-07-21T08:21:00Z">
            <w:rPr>
              <w:rFonts w:ascii="Arial" w:hAnsi="Arial" w:cs="Arial"/>
              <w:sz w:val="21"/>
              <w:szCs w:val="21"/>
              <w:lang w:eastAsia="zh-CN"/>
            </w:rPr>
          </w:rPrChange>
        </w:rPr>
        <w:t xml:space="preserve">Ce texte fixe les procédures de licenciement pour motif économique (consultation des représentants des travailleurs, information de l'Inspection du Travail, priorité de réembauche, indemnités de préavis et de licenciement). Il encadre la démobilisation de personnel liée à la réhabilitation progressive ou à une éventuelle fermeture, notamment les procédures collectives applicables en cas de restructuration ou de cessation </w:t>
      </w:r>
      <w:r>
        <w:rPr>
          <w:rFonts w:ascii="Arial" w:hAnsi="Arial" w:cs="Arial"/>
          <w:strike/>
          <w:sz w:val="21"/>
          <w:szCs w:val="21"/>
          <w:rPrChange w:id="26" w:author="Zhou Zilai" w:date="2026-07-21T16:21:00Z" w16du:dateUtc="2026-07-21T08:21:00Z">
            <w:rPr>
              <w:rFonts w:ascii="Arial" w:hAnsi="Arial" w:cs="Arial"/>
              <w:sz w:val="21"/>
              <w:szCs w:val="21"/>
            </w:rPr>
          </w:rPrChange>
        </w:rPr>
        <w:t>d'activité (articles 172 et suivants du Code du Travail), les obligations de consultation, de notification de l'Inspection du Travail et de calcul des indemnités.</w:t>
      </w:r>
    </w:p>
    <w:p w14:paraId="38CBB9C0" w14:textId="77777777" w:rsidR="001D526C" w:rsidRPr="002C5FA0" w:rsidRDefault="001D526C" w:rsidP="001D526C">
      <w:pPr>
        <w:spacing w:after="100" w:line="276" w:lineRule="auto"/>
        <w:jc w:val="both"/>
        <w:rPr>
          <w:rFonts w:ascii="Arial" w:hAnsi="Arial" w:cs="Arial"/>
          <w:strike/>
          <w:sz w:val="21"/>
          <w:szCs w:val="21"/>
          <w:rPrChange w:id="27" w:author="Zhou Zilai" w:date="2026-07-21T16:21:00Z" w16du:dateUtc="2026-07-21T08:21:00Z">
            <w:rPr>
              <w:rFonts w:ascii="Arial" w:hAnsi="Arial" w:cs="Arial"/>
              <w:sz w:val="21"/>
              <w:szCs w:val="21"/>
            </w:rPr>
          </w:rPrChange>
        </w:rPr>
      </w:pPr>
    </w:p>
    <w:p w14:paraId="7AA1BBC9" w14:textId="77777777" w:rsidR="001D526C" w:rsidRPr="002C5FA0" w:rsidRDefault="001D526C" w:rsidP="001D526C">
      <w:pPr>
        <w:spacing w:line="276" w:lineRule="auto"/>
        <w:jc w:val="both"/>
        <w:rPr>
          <w:rFonts w:ascii="Arial" w:hAnsi="Arial" w:cs="Arial"/>
          <w:strike/>
          <w:sz w:val="21"/>
          <w:szCs w:val="21"/>
          <w:u w:val="single"/>
          <w:rPrChange w:id="28" w:author="Zhou Zilai" w:date="2026-07-21T16:21:00Z" w16du:dateUtc="2026-07-21T08:21:00Z">
            <w:rPr>
              <w:rFonts w:ascii="Arial" w:hAnsi="Arial" w:cs="Arial"/>
              <w:sz w:val="21"/>
              <w:szCs w:val="21"/>
              <w:u w:val="single"/>
            </w:rPr>
          </w:rPrChange>
        </w:rPr>
      </w:pPr>
      <w:r>
        <w:rPr>
          <w:rFonts w:ascii="Arial" w:hAnsi="Arial" w:cs="Arial"/>
          <w:strike/>
          <w:sz w:val="21"/>
          <w:szCs w:val="21"/>
          <w:u w:val="single"/>
          <w:rPrChange w:id="29" w:author="Zhou Zilai" w:date="2026-07-21T16:21:00Z" w16du:dateUtc="2026-07-21T08:21:00Z">
            <w:rPr>
              <w:rFonts w:ascii="Arial" w:hAnsi="Arial" w:cs="Arial"/>
              <w:sz w:val="21"/>
              <w:szCs w:val="21"/>
              <w:u w:val="single"/>
            </w:rPr>
          </w:rPrChange>
        </w:rPr>
        <w:t>Loi L/94/005/CTRN du 14 février 1994 portant Code de l'Eau de la République de Guinée</w:t>
      </w:r>
    </w:p>
    <w:p w14:paraId="29AE0156" w14:textId="77777777" w:rsidR="001D526C" w:rsidRPr="002C5FA0" w:rsidRDefault="001D526C" w:rsidP="001D526C">
      <w:pPr>
        <w:spacing w:line="276" w:lineRule="auto"/>
        <w:jc w:val="both"/>
        <w:rPr>
          <w:rFonts w:ascii="Arial" w:hAnsi="Arial" w:cs="Arial"/>
          <w:strike/>
          <w:sz w:val="21"/>
          <w:szCs w:val="21"/>
          <w:u w:val="single"/>
          <w:rPrChange w:id="30" w:author="Zhou Zilai" w:date="2026-07-21T16:21:00Z" w16du:dateUtc="2026-07-21T08:21:00Z">
            <w:rPr>
              <w:rFonts w:ascii="Arial" w:hAnsi="Arial" w:cs="Arial"/>
              <w:sz w:val="21"/>
              <w:szCs w:val="21"/>
              <w:u w:val="single"/>
            </w:rPr>
          </w:rPrChange>
        </w:rPr>
      </w:pPr>
    </w:p>
    <w:p w14:paraId="137608B3" w14:textId="462749C8" w:rsidR="001D526C" w:rsidRPr="002C5FA0" w:rsidRDefault="001D526C" w:rsidP="001D526C">
      <w:pPr>
        <w:spacing w:line="276" w:lineRule="auto"/>
        <w:jc w:val="both"/>
        <w:rPr>
          <w:rFonts w:ascii="Arial" w:hAnsi="Arial" w:cs="Arial"/>
          <w:strike/>
          <w:sz w:val="21"/>
          <w:szCs w:val="21"/>
          <w:rPrChange w:id="31" w:author="Zhou Zilai" w:date="2026-07-21T16:21:00Z" w16du:dateUtc="2026-07-21T08:21:00Z">
            <w:rPr>
              <w:rFonts w:ascii="Arial" w:hAnsi="Arial" w:cs="Arial"/>
              <w:sz w:val="21"/>
              <w:szCs w:val="21"/>
            </w:rPr>
          </w:rPrChange>
        </w:rPr>
      </w:pPr>
      <w:r>
        <w:rPr>
          <w:rFonts w:ascii="Arial" w:hAnsi="Arial" w:cs="Arial"/>
          <w:strike/>
          <w:sz w:val="21"/>
          <w:szCs w:val="21"/>
          <w:rPrChange w:id="32" w:author="Zhou Zilai" w:date="2026-07-21T16:21:00Z" w16du:dateUtc="2026-07-21T08:21:00Z">
            <w:rPr>
              <w:rFonts w:ascii="Arial" w:hAnsi="Arial" w:cs="Arial"/>
              <w:sz w:val="21"/>
              <w:szCs w:val="21"/>
            </w:rPr>
          </w:rPrChange>
        </w:rPr>
        <w:t xml:space="preserve">L’ouvrage hydraulique prévu dans le cadre de ce Projet est soumis au régime d’autorisation du code de l’eau. Le devenir de cet ouvrage à la fermeture </w:t>
      </w:r>
      <w:r>
        <w:rPr>
          <w:rFonts w:ascii="Arial" w:hAnsi="Arial" w:cs="Arial"/>
          <w:strike/>
          <w:sz w:val="21"/>
          <w:szCs w:val="21"/>
          <w:lang w:eastAsia="zh-CN"/>
          <w:rPrChange w:id="33" w:author="Zhou Zilai" w:date="2026-07-21T16:21:00Z" w16du:dateUtc="2026-07-21T08:21:00Z">
            <w:rPr>
              <w:rFonts w:ascii="Arial" w:hAnsi="Arial" w:cs="Arial"/>
              <w:sz w:val="21"/>
              <w:szCs w:val="21"/>
              <w:lang w:eastAsia="zh-CN"/>
            </w:rPr>
          </w:rPrChange>
        </w:rPr>
        <w:t>–</w:t>
      </w:r>
      <w:r>
        <w:rPr>
          <w:rFonts w:ascii="Arial" w:hAnsi="Arial" w:cs="Arial"/>
          <w:strike/>
          <w:sz w:val="21"/>
          <w:szCs w:val="21"/>
          <w:rPrChange w:id="34" w:author="Zhou Zilai" w:date="2026-07-21T16:21:00Z" w16du:dateUtc="2026-07-21T08:21:00Z">
            <w:rPr>
              <w:rFonts w:ascii="Arial" w:hAnsi="Arial" w:cs="Arial"/>
              <w:sz w:val="21"/>
              <w:szCs w:val="21"/>
            </w:rPr>
          </w:rPrChange>
        </w:rPr>
        <w:t xml:space="preserve"> maintien à des fins d'approvisionnement en eau communautaire, ou démantèlement </w:t>
      </w:r>
      <w:r>
        <w:rPr>
          <w:rFonts w:ascii="Arial" w:hAnsi="Arial" w:cs="Arial"/>
          <w:strike/>
          <w:sz w:val="21"/>
          <w:szCs w:val="21"/>
          <w:lang w:eastAsia="zh-CN"/>
          <w:rPrChange w:id="35" w:author="Zhou Zilai" w:date="2026-07-21T16:21:00Z" w16du:dateUtc="2026-07-21T08:21:00Z">
            <w:rPr>
              <w:rFonts w:ascii="Arial" w:hAnsi="Arial" w:cs="Arial"/>
              <w:sz w:val="21"/>
              <w:szCs w:val="21"/>
              <w:lang w:eastAsia="zh-CN"/>
            </w:rPr>
          </w:rPrChange>
        </w:rPr>
        <w:t>–</w:t>
      </w:r>
      <w:r>
        <w:rPr>
          <w:rFonts w:ascii="Arial" w:hAnsi="Arial" w:cs="Arial"/>
          <w:strike/>
          <w:sz w:val="21"/>
          <w:szCs w:val="21"/>
          <w:rPrChange w:id="36" w:author="Zhou Zilai" w:date="2026-07-21T16:21:00Z" w16du:dateUtc="2026-07-21T08:21:00Z">
            <w:rPr>
              <w:rFonts w:ascii="Arial" w:hAnsi="Arial" w:cs="Arial"/>
              <w:sz w:val="21"/>
              <w:szCs w:val="21"/>
            </w:rPr>
          </w:rPrChange>
        </w:rPr>
        <w:t xml:space="preserve"> devra faire l'objet d'un accord avec le Ministère chargé de l'Hydraulique et le Service National des Points d'Eau (SNAPE).</w:t>
      </w:r>
    </w:p>
    <w:p w14:paraId="3238874E" w14:textId="77777777" w:rsidR="001D526C" w:rsidRPr="002C5FA0" w:rsidRDefault="001D526C" w:rsidP="001D526C">
      <w:pPr>
        <w:spacing w:line="276" w:lineRule="auto"/>
        <w:jc w:val="both"/>
        <w:rPr>
          <w:rFonts w:ascii="Arial" w:hAnsi="Arial" w:cs="Arial"/>
          <w:strike/>
          <w:sz w:val="21"/>
          <w:szCs w:val="21"/>
          <w:lang w:eastAsia="zh-CN"/>
          <w:rPrChange w:id="37" w:author="Zhou Zilai" w:date="2026-07-21T16:21:00Z" w16du:dateUtc="2026-07-21T08:21:00Z">
            <w:rPr>
              <w:rFonts w:ascii="Arial" w:hAnsi="Arial" w:cs="Arial"/>
              <w:sz w:val="21"/>
              <w:szCs w:val="21"/>
              <w:lang w:eastAsia="zh-CN"/>
            </w:rPr>
          </w:rPrChange>
        </w:rPr>
      </w:pPr>
    </w:p>
    <w:p w14:paraId="3DAB91BB" w14:textId="77777777" w:rsidR="001D526C" w:rsidRPr="002C5FA0" w:rsidRDefault="001D526C" w:rsidP="001D526C">
      <w:pPr>
        <w:spacing w:line="276" w:lineRule="auto"/>
        <w:jc w:val="both"/>
        <w:rPr>
          <w:rFonts w:ascii="Arial" w:hAnsi="Arial" w:cs="Arial"/>
          <w:strike/>
          <w:sz w:val="21"/>
          <w:szCs w:val="21"/>
          <w:u w:val="single"/>
          <w:rPrChange w:id="38" w:author="Zhou Zilai" w:date="2026-07-21T16:21:00Z" w16du:dateUtc="2026-07-21T08:21:00Z">
            <w:rPr>
              <w:rFonts w:ascii="Arial" w:hAnsi="Arial" w:cs="Arial"/>
              <w:sz w:val="21"/>
              <w:szCs w:val="21"/>
              <w:u w:val="single"/>
            </w:rPr>
          </w:rPrChange>
        </w:rPr>
      </w:pPr>
      <w:r>
        <w:rPr>
          <w:rFonts w:ascii="Arial" w:hAnsi="Arial" w:cs="Arial"/>
          <w:strike/>
          <w:sz w:val="21"/>
          <w:szCs w:val="21"/>
          <w:u w:val="single"/>
          <w:lang w:eastAsia="zh-CN"/>
          <w:rPrChange w:id="39" w:author="Zhou Zilai" w:date="2026-07-21T16:21:00Z" w16du:dateUtc="2026-07-21T08:21:00Z">
            <w:rPr>
              <w:rFonts w:ascii="Arial" w:hAnsi="Arial" w:cs="Arial"/>
              <w:sz w:val="21"/>
              <w:szCs w:val="21"/>
              <w:u w:val="single"/>
              <w:lang w:eastAsia="zh-CN"/>
            </w:rPr>
          </w:rPrChange>
        </w:rPr>
        <w:t xml:space="preserve">Ordonnance n°0/92/019/PRG/SGG du 30 mars 1992 portant Code Foncier et Domanial de la République de Guinée, </w:t>
      </w:r>
    </w:p>
    <w:p w14:paraId="7A0276F7" w14:textId="77777777" w:rsidR="001D526C" w:rsidRPr="002C5FA0" w:rsidRDefault="001D526C" w:rsidP="001D526C">
      <w:pPr>
        <w:spacing w:line="276" w:lineRule="auto"/>
        <w:jc w:val="both"/>
        <w:rPr>
          <w:rFonts w:ascii="Arial" w:hAnsi="Arial" w:cs="Arial"/>
          <w:strike/>
          <w:sz w:val="21"/>
          <w:szCs w:val="21"/>
          <w:u w:val="single"/>
          <w:lang w:eastAsia="zh-CN"/>
          <w:rPrChange w:id="40" w:author="Zhou Zilai" w:date="2026-07-21T16:21:00Z" w16du:dateUtc="2026-07-21T08:21:00Z">
            <w:rPr>
              <w:rFonts w:ascii="Arial" w:hAnsi="Arial" w:cs="Arial"/>
              <w:sz w:val="21"/>
              <w:szCs w:val="21"/>
              <w:u w:val="single"/>
              <w:lang w:eastAsia="zh-CN"/>
            </w:rPr>
          </w:rPrChange>
        </w:rPr>
      </w:pPr>
    </w:p>
    <w:p w14:paraId="4B9ADF3C" w14:textId="77777777" w:rsidR="001D526C" w:rsidRPr="002C5FA0" w:rsidRDefault="001D526C" w:rsidP="001D526C">
      <w:pPr>
        <w:spacing w:line="276" w:lineRule="auto"/>
        <w:jc w:val="both"/>
        <w:rPr>
          <w:rFonts w:ascii="Arial" w:hAnsi="Arial" w:cs="Arial"/>
          <w:strike/>
          <w:sz w:val="21"/>
          <w:szCs w:val="21"/>
          <w:rPrChange w:id="41" w:author="Zhou Zilai" w:date="2026-07-21T16:21:00Z" w16du:dateUtc="2026-07-21T08:21:00Z">
            <w:rPr>
              <w:rFonts w:ascii="Arial" w:hAnsi="Arial" w:cs="Arial"/>
              <w:sz w:val="21"/>
              <w:szCs w:val="21"/>
            </w:rPr>
          </w:rPrChange>
        </w:rPr>
      </w:pPr>
      <w:r>
        <w:rPr>
          <w:rFonts w:ascii="Arial" w:hAnsi="Arial" w:cs="Arial"/>
          <w:strike/>
          <w:sz w:val="21"/>
          <w:szCs w:val="21"/>
          <w:rPrChange w:id="42" w:author="Zhou Zilai" w:date="2026-07-21T16:21:00Z" w16du:dateUtc="2026-07-21T08:21:00Z">
            <w:rPr>
              <w:rFonts w:ascii="Arial" w:hAnsi="Arial" w:cs="Arial"/>
              <w:sz w:val="21"/>
              <w:szCs w:val="21"/>
            </w:rPr>
          </w:rPrChange>
        </w:rPr>
        <w:t xml:space="preserve">Ce texte est applicable aux emprises foncières acquises pour les besoins du Projet et encadrera, le cas échéant, toute rétrocession, réaffectation ou tout changement d'usage des terrains libérés à l'issue de la fermeture, en particulier si une restitution à l'État ou aux collectivités locales est envisagée. </w:t>
      </w:r>
    </w:p>
    <w:p w14:paraId="45AA6055" w14:textId="77777777" w:rsidR="001D526C" w:rsidRPr="002C5FA0" w:rsidRDefault="001D526C" w:rsidP="001D526C">
      <w:pPr>
        <w:spacing w:line="276" w:lineRule="auto"/>
        <w:jc w:val="both"/>
        <w:rPr>
          <w:rFonts w:ascii="Arial" w:hAnsi="Arial" w:cs="Arial"/>
          <w:strike/>
          <w:sz w:val="21"/>
          <w:szCs w:val="21"/>
          <w:rPrChange w:id="43" w:author="Zhou Zilai" w:date="2026-07-21T16:21:00Z" w16du:dateUtc="2026-07-21T08:21:00Z">
            <w:rPr>
              <w:rFonts w:ascii="Arial" w:hAnsi="Arial" w:cs="Arial"/>
              <w:sz w:val="21"/>
              <w:szCs w:val="21"/>
            </w:rPr>
          </w:rPrChange>
        </w:rPr>
      </w:pPr>
    </w:p>
    <w:p w14:paraId="343E7FDC" w14:textId="77777777" w:rsidR="001D526C" w:rsidRPr="002C5FA0" w:rsidRDefault="001D526C" w:rsidP="001D526C">
      <w:pPr>
        <w:spacing w:line="276" w:lineRule="auto"/>
        <w:jc w:val="both"/>
        <w:rPr>
          <w:rFonts w:ascii="Arial" w:hAnsi="Arial" w:cs="Arial"/>
          <w:strike/>
          <w:sz w:val="21"/>
          <w:szCs w:val="21"/>
          <w:rPrChange w:id="44" w:author="Zhou Zilai" w:date="2026-07-21T16:21:00Z" w16du:dateUtc="2026-07-21T08:21:00Z">
            <w:rPr>
              <w:rFonts w:ascii="Arial" w:hAnsi="Arial" w:cs="Arial"/>
              <w:sz w:val="21"/>
              <w:szCs w:val="21"/>
            </w:rPr>
          </w:rPrChange>
        </w:rPr>
      </w:pPr>
    </w:p>
    <w:p w14:paraId="5CBBF2BD" w14:textId="77777777" w:rsidR="001D526C" w:rsidRPr="002C5FA0" w:rsidRDefault="001D526C" w:rsidP="001D526C">
      <w:pPr>
        <w:pStyle w:val="ListParagraph"/>
        <w:numPr>
          <w:ilvl w:val="2"/>
          <w:numId w:val="9"/>
        </w:numPr>
        <w:spacing w:line="276" w:lineRule="auto"/>
        <w:ind w:left="0" w:firstLine="0"/>
        <w:jc w:val="both"/>
        <w:rPr>
          <w:rFonts w:ascii="Arial" w:hAnsi="Arial" w:cs="Arial"/>
          <w:b/>
          <w:bCs/>
          <w:strike/>
          <w:sz w:val="21"/>
          <w:szCs w:val="21"/>
          <w:rPrChange w:id="45" w:author="Zhou Zilai" w:date="2026-07-21T16:21:00Z" w16du:dateUtc="2026-07-21T08:21:00Z">
            <w:rPr>
              <w:rFonts w:ascii="Arial" w:hAnsi="Arial" w:cs="Arial"/>
              <w:b/>
              <w:bCs/>
              <w:sz w:val="21"/>
              <w:szCs w:val="21"/>
            </w:rPr>
          </w:rPrChange>
        </w:rPr>
      </w:pPr>
      <w:commentRangeStart w:id="46"/>
      <w:r>
        <w:rPr>
          <w:rFonts w:ascii="Arial" w:hAnsi="Arial" w:cs="Arial"/>
          <w:b/>
          <w:bCs/>
          <w:strike/>
          <w:sz w:val="21"/>
          <w:szCs w:val="21"/>
          <w:rPrChange w:id="47" w:author="Zhou Zilai" w:date="2026-07-21T16:21:00Z" w16du:dateUtc="2026-07-21T08:21:00Z">
            <w:rPr>
              <w:rFonts w:ascii="Arial" w:hAnsi="Arial" w:cs="Arial"/>
              <w:b/>
              <w:bCs/>
              <w:sz w:val="21"/>
              <w:szCs w:val="21"/>
            </w:rPr>
          </w:rPrChange>
        </w:rPr>
        <w:t>Conventions Internationales Ratifiées par la République de Guinée</w:t>
      </w:r>
      <w:commentRangeEnd w:id="46"/>
      <w:r>
        <w:rPr>
          <w:rStyle w:val="CommentReference"/>
          <w:rFonts w:ascii="Arial" w:hAnsi="Arial" w:cs="Arial"/>
          <w:b/>
          <w:bCs/>
          <w:strike/>
          <w:sz w:val="21"/>
          <w:szCs w:val="21"/>
          <w:rPrChange w:id="48" w:author="Zhou Zilai" w:date="2026-07-21T16:21:00Z" w16du:dateUtc="2026-07-21T08:21:00Z">
            <w:rPr>
              <w:rStyle w:val="CommentReference"/>
              <w:rFonts w:ascii="Arial" w:hAnsi="Arial" w:cs="Arial"/>
              <w:b/>
              <w:bCs/>
              <w:sz w:val="21"/>
              <w:szCs w:val="21"/>
            </w:rPr>
          </w:rPrChange>
        </w:rPr>
        <w:commentReference w:id="46"/>
      </w:r>
    </w:p>
    <w:p w14:paraId="315C1201" w14:textId="77777777" w:rsidR="001D526C" w:rsidRPr="00D74B20" w:rsidRDefault="001D526C" w:rsidP="001D526C">
      <w:pPr>
        <w:spacing w:line="276" w:lineRule="auto"/>
        <w:jc w:val="both"/>
        <w:rPr>
          <w:rFonts w:ascii="Arial" w:hAnsi="Arial" w:cs="Arial"/>
          <w:strike/>
          <w:sz w:val="21"/>
          <w:szCs w:val="21"/>
          <w:rPrChange w:id="49" w:author="Zhou Zilai" w:date="2026-07-21T15:42:00Z" w16du:dateUtc="2026-07-21T07:42:00Z">
            <w:rPr>
              <w:rFonts w:ascii="Arial" w:hAnsi="Arial" w:cs="Arial"/>
              <w:sz w:val="21"/>
              <w:szCs w:val="21"/>
            </w:rPr>
          </w:rPrChange>
        </w:rPr>
      </w:pPr>
    </w:p>
    <w:p w14:paraId="342B85EF" w14:textId="116980AF" w:rsidR="001D526C" w:rsidRPr="00D74B20" w:rsidRDefault="001D526C" w:rsidP="001D526C">
      <w:pPr>
        <w:spacing w:line="276" w:lineRule="auto"/>
        <w:jc w:val="both"/>
        <w:rPr>
          <w:rFonts w:ascii="Arial" w:hAnsi="Arial" w:cs="Arial"/>
          <w:strike/>
          <w:sz w:val="21"/>
          <w:szCs w:val="21"/>
          <w:lang w:eastAsia="zh-CN"/>
          <w:rPrChange w:id="50" w:author="Zhou Zilai" w:date="2026-07-21T15:42:00Z" w16du:dateUtc="2026-07-21T07:42:00Z">
            <w:rPr>
              <w:rFonts w:ascii="Arial" w:hAnsi="Arial" w:cs="Arial"/>
              <w:sz w:val="21"/>
              <w:szCs w:val="21"/>
              <w:lang w:eastAsia="zh-CN"/>
            </w:rPr>
          </w:rPrChange>
        </w:rPr>
      </w:pPr>
      <w:r>
        <w:rPr>
          <w:rFonts w:ascii="Arial" w:hAnsi="Arial" w:cs="Arial"/>
          <w:strike/>
          <w:sz w:val="21"/>
          <w:szCs w:val="21"/>
          <w:lang w:eastAsia="zh-CN"/>
          <w:rPrChange w:id="51" w:author="Zhou Zilai" w:date="2026-07-21T15:42:00Z" w16du:dateUtc="2026-07-21T07:42:00Z">
            <w:rPr>
              <w:rFonts w:ascii="Arial" w:hAnsi="Arial" w:cs="Arial"/>
              <w:sz w:val="21"/>
              <w:szCs w:val="21"/>
              <w:lang w:eastAsia="zh-CN"/>
            </w:rPr>
          </w:rPrChange>
        </w:rPr>
        <w:t>Les conventions internationales ratifiées par la République de Guinée sont intégrées à l'ordre juridique national et constituent, à ce titre, des instruments contraignants pour le Projet, au même titre que la législation interne. Les principales conventions pertinentes pour le présent Plan sont synthétisées ci-après.</w:t>
      </w:r>
    </w:p>
    <w:p w14:paraId="177A6A5B" w14:textId="77777777" w:rsidR="001D526C" w:rsidRPr="00D74B20" w:rsidRDefault="001D526C" w:rsidP="001D526C">
      <w:pPr>
        <w:spacing w:line="276" w:lineRule="auto"/>
        <w:jc w:val="both"/>
        <w:rPr>
          <w:rFonts w:ascii="Arial" w:hAnsi="Arial" w:cs="Arial"/>
          <w:strike/>
          <w:sz w:val="21"/>
          <w:szCs w:val="21"/>
          <w:lang w:eastAsia="zh-CN"/>
          <w:rPrChange w:id="52" w:author="Zhou Zilai" w:date="2026-07-21T15:42:00Z" w16du:dateUtc="2026-07-21T07:42:00Z">
            <w:rPr>
              <w:rFonts w:ascii="Arial" w:hAnsi="Arial" w:cs="Arial"/>
              <w:sz w:val="21"/>
              <w:szCs w:val="21"/>
              <w:lang w:eastAsia="zh-CN"/>
            </w:rPr>
          </w:rPrChange>
        </w:rPr>
      </w:pPr>
    </w:p>
    <w:p w14:paraId="04BDE5F0" w14:textId="77777777" w:rsidR="001D526C" w:rsidRPr="00D74B20" w:rsidRDefault="001D526C" w:rsidP="001D526C">
      <w:pPr>
        <w:spacing w:line="276" w:lineRule="auto"/>
        <w:jc w:val="both"/>
        <w:rPr>
          <w:rFonts w:ascii="Arial" w:hAnsi="Arial" w:cs="Arial"/>
          <w:strike/>
          <w:sz w:val="21"/>
          <w:szCs w:val="21"/>
          <w:rPrChange w:id="53" w:author="Zhou Zilai" w:date="2026-07-21T15:42:00Z" w16du:dateUtc="2026-07-21T07:42:00Z">
            <w:rPr>
              <w:rFonts w:ascii="Arial" w:hAnsi="Arial" w:cs="Arial"/>
              <w:sz w:val="21"/>
              <w:szCs w:val="21"/>
            </w:rPr>
          </w:rPrChange>
        </w:rPr>
      </w:pPr>
    </w:p>
    <w:tbl>
      <w:tblPr>
        <w:tblW w:w="36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1"/>
        <w:gridCol w:w="3894"/>
      </w:tblGrid>
      <w:tr w:rsidR="001D526C" w:rsidRPr="00D74B20" w14:paraId="032B1B1F" w14:textId="77777777" w:rsidTr="00073142">
        <w:trPr>
          <w:tblHeader/>
          <w:jc w:val="center"/>
        </w:trPr>
        <w:tc>
          <w:tcPr>
            <w:tcW w:w="0" w:type="auto"/>
            <w:tcMar>
              <w:top w:w="80" w:type="dxa"/>
              <w:left w:w="100" w:type="dxa"/>
              <w:bottom w:w="80" w:type="dxa"/>
              <w:right w:w="100" w:type="dxa"/>
            </w:tcMar>
          </w:tcPr>
          <w:p w14:paraId="042ADFF0" w14:textId="243B18E7" w:rsidR="001D526C" w:rsidRPr="00D74B20" w:rsidRDefault="001D526C" w:rsidP="00073142">
            <w:pPr>
              <w:rPr>
                <w:rFonts w:ascii="Arial" w:hAnsi="Arial" w:cs="Arial"/>
                <w:b/>
                <w:bCs/>
                <w:strike/>
                <w:sz w:val="18"/>
                <w:szCs w:val="18"/>
                <w:lang w:val="en-SG" w:eastAsia="zh-CN"/>
                <w:rPrChange w:id="54" w:author="Zhou Zilai" w:date="2026-07-21T15:42:00Z" w16du:dateUtc="2026-07-21T07:42:00Z">
                  <w:rPr>
                    <w:rFonts w:ascii="Arial" w:hAnsi="Arial" w:cs="Arial"/>
                    <w:b/>
                    <w:bCs/>
                    <w:sz w:val="18"/>
                    <w:szCs w:val="18"/>
                    <w:lang w:val="en-SG" w:eastAsia="zh-CN"/>
                  </w:rPr>
                </w:rPrChange>
              </w:rPr>
            </w:pPr>
            <w:r>
              <w:rPr>
                <w:rFonts w:ascii="Arial" w:hAnsi="Arial" w:cs="Arial"/>
                <w:b/>
                <w:bCs/>
                <w:strike/>
                <w:sz w:val="18"/>
                <w:szCs w:val="18"/>
                <w:lang w:val="en-SG" w:eastAsia="zh-CN"/>
                <w:rPrChange w:id="55" w:author="Zhou Zilai" w:date="2026-07-21T15:42:00Z" w16du:dateUtc="2026-07-21T07:42:00Z">
                  <w:rPr>
                    <w:rFonts w:ascii="Arial" w:hAnsi="Arial" w:cs="Arial"/>
                    <w:b/>
                    <w:bCs/>
                    <w:sz w:val="18"/>
                    <w:szCs w:val="18"/>
                    <w:lang w:val="en-SG" w:eastAsia="zh-CN"/>
                  </w:rPr>
                </w:rPrChange>
              </w:rPr>
              <w:t>Convention Internationale</w:t>
            </w:r>
          </w:p>
        </w:tc>
        <w:tc>
          <w:tcPr>
            <w:tcW w:w="0" w:type="auto"/>
            <w:tcMar>
              <w:top w:w="80" w:type="dxa"/>
              <w:left w:w="100" w:type="dxa"/>
              <w:bottom w:w="80" w:type="dxa"/>
              <w:right w:w="100" w:type="dxa"/>
            </w:tcMar>
          </w:tcPr>
          <w:p w14:paraId="7BDDB30E" w14:textId="77777777" w:rsidR="001D526C" w:rsidRPr="00D74B20" w:rsidRDefault="001D526C" w:rsidP="00073142">
            <w:pPr>
              <w:rPr>
                <w:rFonts w:ascii="Arial" w:hAnsi="Arial" w:cs="Arial"/>
                <w:b/>
                <w:bCs/>
                <w:strike/>
                <w:sz w:val="18"/>
                <w:szCs w:val="18"/>
                <w:lang w:eastAsia="zh-CN"/>
                <w:rPrChange w:id="56" w:author="Zhou Zilai" w:date="2026-07-21T15:42:00Z" w16du:dateUtc="2026-07-21T07:42:00Z">
                  <w:rPr>
                    <w:rFonts w:ascii="Arial" w:hAnsi="Arial" w:cs="Arial"/>
                    <w:b/>
                    <w:bCs/>
                    <w:sz w:val="18"/>
                    <w:szCs w:val="18"/>
                    <w:lang w:eastAsia="zh-CN"/>
                  </w:rPr>
                </w:rPrChange>
              </w:rPr>
            </w:pPr>
            <w:r>
              <w:rPr>
                <w:rFonts w:ascii="Arial" w:hAnsi="Arial" w:cs="Arial"/>
                <w:b/>
                <w:bCs/>
                <w:strike/>
                <w:sz w:val="18"/>
                <w:szCs w:val="18"/>
                <w:lang w:eastAsia="zh-CN"/>
                <w:rPrChange w:id="57" w:author="Zhou Zilai" w:date="2026-07-21T15:42:00Z" w16du:dateUtc="2026-07-21T07:42:00Z">
                  <w:rPr>
                    <w:rFonts w:ascii="Arial" w:hAnsi="Arial" w:cs="Arial"/>
                    <w:b/>
                    <w:bCs/>
                    <w:sz w:val="18"/>
                    <w:szCs w:val="18"/>
                    <w:lang w:eastAsia="zh-CN"/>
                  </w:rPr>
                </w:rPrChange>
              </w:rPr>
              <w:t>Pertinence pour le Plan de Fermeture</w:t>
            </w:r>
          </w:p>
        </w:tc>
      </w:tr>
      <w:tr w:rsidR="001D526C" w:rsidRPr="00D74B20" w14:paraId="2537F9D7" w14:textId="77777777" w:rsidTr="00073142">
        <w:trPr>
          <w:jc w:val="center"/>
        </w:trPr>
        <w:tc>
          <w:tcPr>
            <w:tcW w:w="0" w:type="auto"/>
            <w:tcMar>
              <w:top w:w="80" w:type="dxa"/>
              <w:left w:w="100" w:type="dxa"/>
              <w:bottom w:w="80" w:type="dxa"/>
              <w:right w:w="100" w:type="dxa"/>
            </w:tcMar>
          </w:tcPr>
          <w:p w14:paraId="27BC31A1" w14:textId="77777777" w:rsidR="001D526C" w:rsidRPr="00D74B20" w:rsidRDefault="001D526C" w:rsidP="00073142">
            <w:pPr>
              <w:rPr>
                <w:rFonts w:ascii="Arial" w:hAnsi="Arial" w:cs="Arial"/>
                <w:strike/>
                <w:sz w:val="18"/>
                <w:szCs w:val="18"/>
                <w:rPrChange w:id="58" w:author="Zhou Zilai" w:date="2026-07-21T15:42:00Z" w16du:dateUtc="2026-07-21T07:42:00Z">
                  <w:rPr>
                    <w:rFonts w:ascii="Arial" w:hAnsi="Arial" w:cs="Arial"/>
                    <w:sz w:val="18"/>
                    <w:szCs w:val="18"/>
                  </w:rPr>
                </w:rPrChange>
              </w:rPr>
            </w:pPr>
            <w:r>
              <w:rPr>
                <w:rFonts w:ascii="Arial" w:eastAsia="Calibri" w:hAnsi="Arial" w:cs="Arial"/>
                <w:strike/>
                <w:sz w:val="18"/>
                <w:szCs w:val="18"/>
                <w:rPrChange w:id="59" w:author="Zhou Zilai" w:date="2026-07-21T15:42:00Z" w16du:dateUtc="2026-07-21T07:42:00Z">
                  <w:rPr>
                    <w:rFonts w:ascii="Arial" w:eastAsia="Calibri" w:hAnsi="Arial" w:cs="Arial"/>
                    <w:sz w:val="18"/>
                    <w:szCs w:val="18"/>
                  </w:rPr>
                </w:rPrChange>
              </w:rPr>
              <w:t>Convention de Bâle sur le contrôle des mouvements transfrontières de déchets dangereux et de leur élimination (1989)</w:t>
            </w:r>
          </w:p>
        </w:tc>
        <w:tc>
          <w:tcPr>
            <w:tcW w:w="0" w:type="auto"/>
            <w:tcMar>
              <w:top w:w="80" w:type="dxa"/>
              <w:left w:w="100" w:type="dxa"/>
              <w:bottom w:w="80" w:type="dxa"/>
              <w:right w:w="100" w:type="dxa"/>
            </w:tcMar>
          </w:tcPr>
          <w:p w14:paraId="79C8BE43" w14:textId="77777777" w:rsidR="001D526C" w:rsidRPr="00D74B20" w:rsidRDefault="001D526C" w:rsidP="00073142">
            <w:pPr>
              <w:rPr>
                <w:rFonts w:ascii="Arial" w:hAnsi="Arial" w:cs="Arial"/>
                <w:strike/>
                <w:sz w:val="18"/>
                <w:szCs w:val="18"/>
                <w:rPrChange w:id="60" w:author="Zhou Zilai" w:date="2026-07-21T15:42:00Z" w16du:dateUtc="2026-07-21T07:42:00Z">
                  <w:rPr>
                    <w:rFonts w:ascii="Arial" w:hAnsi="Arial" w:cs="Arial"/>
                    <w:sz w:val="18"/>
                    <w:szCs w:val="18"/>
                  </w:rPr>
                </w:rPrChange>
              </w:rPr>
            </w:pPr>
            <w:r>
              <w:rPr>
                <w:rFonts w:ascii="Arial" w:eastAsia="Calibri" w:hAnsi="Arial" w:cs="Arial"/>
                <w:strike/>
                <w:sz w:val="18"/>
                <w:szCs w:val="18"/>
                <w:rPrChange w:id="61" w:author="Zhou Zilai" w:date="2026-07-21T15:42:00Z" w16du:dateUtc="2026-07-21T07:42:00Z">
                  <w:rPr>
                    <w:rFonts w:ascii="Arial" w:eastAsia="Calibri" w:hAnsi="Arial" w:cs="Arial"/>
                    <w:sz w:val="18"/>
                    <w:szCs w:val="18"/>
                  </w:rPr>
                </w:rPrChange>
              </w:rPr>
              <w:t>Gestion et, le cas échéant, mouvement transfrontière de déchets dangereux issus du démantèlement des installations.</w:t>
            </w:r>
          </w:p>
        </w:tc>
      </w:tr>
      <w:tr w:rsidR="001D526C" w:rsidRPr="00D74B20" w14:paraId="1C703907" w14:textId="77777777" w:rsidTr="00073142">
        <w:trPr>
          <w:jc w:val="center"/>
        </w:trPr>
        <w:tc>
          <w:tcPr>
            <w:tcW w:w="0" w:type="auto"/>
            <w:tcMar>
              <w:top w:w="80" w:type="dxa"/>
              <w:left w:w="100" w:type="dxa"/>
              <w:bottom w:w="80" w:type="dxa"/>
              <w:right w:w="100" w:type="dxa"/>
            </w:tcMar>
          </w:tcPr>
          <w:p w14:paraId="6F787D5A" w14:textId="733DDA9E" w:rsidR="001D526C" w:rsidRPr="00D74B20" w:rsidRDefault="001D526C" w:rsidP="00073142">
            <w:pPr>
              <w:rPr>
                <w:rFonts w:ascii="Arial" w:hAnsi="Arial" w:cs="Arial"/>
                <w:strike/>
                <w:sz w:val="18"/>
                <w:szCs w:val="18"/>
                <w:rPrChange w:id="62" w:author="Zhou Zilai" w:date="2026-07-21T15:42:00Z" w16du:dateUtc="2026-07-21T07:42:00Z">
                  <w:rPr>
                    <w:rFonts w:ascii="Arial" w:hAnsi="Arial" w:cs="Arial"/>
                    <w:sz w:val="18"/>
                    <w:szCs w:val="18"/>
                  </w:rPr>
                </w:rPrChange>
              </w:rPr>
            </w:pPr>
            <w:r>
              <w:rPr>
                <w:rFonts w:ascii="Arial" w:eastAsia="Calibri" w:hAnsi="Arial" w:cs="Arial"/>
                <w:strike/>
                <w:sz w:val="18"/>
                <w:szCs w:val="18"/>
                <w:rPrChange w:id="63" w:author="Zhou Zilai" w:date="2026-07-21T15:42:00Z" w16du:dateUtc="2026-07-21T07:42:00Z">
                  <w:rPr>
                    <w:rFonts w:ascii="Arial" w:eastAsia="Calibri" w:hAnsi="Arial" w:cs="Arial"/>
                    <w:sz w:val="18"/>
                    <w:szCs w:val="18"/>
                  </w:rPr>
                </w:rPrChange>
              </w:rPr>
              <w:t>Amendement d'interdiction (Convention de Bâle)</w:t>
            </w:r>
          </w:p>
        </w:tc>
        <w:tc>
          <w:tcPr>
            <w:tcW w:w="0" w:type="auto"/>
            <w:tcMar>
              <w:top w:w="80" w:type="dxa"/>
              <w:left w:w="100" w:type="dxa"/>
              <w:bottom w:w="80" w:type="dxa"/>
              <w:right w:w="100" w:type="dxa"/>
            </w:tcMar>
          </w:tcPr>
          <w:p w14:paraId="7C6DD423" w14:textId="77777777" w:rsidR="001D526C" w:rsidRPr="00D74B20" w:rsidRDefault="001D526C" w:rsidP="00073142">
            <w:pPr>
              <w:rPr>
                <w:rFonts w:ascii="Arial" w:hAnsi="Arial" w:cs="Arial"/>
                <w:strike/>
                <w:sz w:val="18"/>
                <w:szCs w:val="18"/>
                <w:rPrChange w:id="64" w:author="Zhou Zilai" w:date="2026-07-21T15:42:00Z" w16du:dateUtc="2026-07-21T07:42:00Z">
                  <w:rPr>
                    <w:rFonts w:ascii="Arial" w:hAnsi="Arial" w:cs="Arial"/>
                    <w:sz w:val="18"/>
                    <w:szCs w:val="18"/>
                  </w:rPr>
                </w:rPrChange>
              </w:rPr>
            </w:pPr>
            <w:r>
              <w:rPr>
                <w:rFonts w:ascii="Arial" w:eastAsia="Calibri" w:hAnsi="Arial" w:cs="Arial"/>
                <w:strike/>
                <w:sz w:val="18"/>
                <w:szCs w:val="18"/>
                <w:rPrChange w:id="65" w:author="Zhou Zilai" w:date="2026-07-21T15:42:00Z" w16du:dateUtc="2026-07-21T07:42:00Z">
                  <w:rPr>
                    <w:rFonts w:ascii="Arial" w:eastAsia="Calibri" w:hAnsi="Arial" w:cs="Arial"/>
                    <w:sz w:val="18"/>
                    <w:szCs w:val="18"/>
                  </w:rPr>
                </w:rPrChange>
              </w:rPr>
              <w:t>Interdiction du transfert transfrontière de déchets dangereux à des fins d'élimination.</w:t>
            </w:r>
          </w:p>
        </w:tc>
      </w:tr>
      <w:tr w:rsidR="001D526C" w:rsidRPr="00D74B20" w14:paraId="7F443150" w14:textId="77777777" w:rsidTr="00073142">
        <w:trPr>
          <w:jc w:val="center"/>
        </w:trPr>
        <w:tc>
          <w:tcPr>
            <w:tcW w:w="0" w:type="auto"/>
            <w:tcMar>
              <w:top w:w="80" w:type="dxa"/>
              <w:left w:w="100" w:type="dxa"/>
              <w:bottom w:w="80" w:type="dxa"/>
              <w:right w:w="100" w:type="dxa"/>
            </w:tcMar>
          </w:tcPr>
          <w:p w14:paraId="18489431" w14:textId="77777777" w:rsidR="001D526C" w:rsidRPr="00D74B20" w:rsidRDefault="001D526C" w:rsidP="00073142">
            <w:pPr>
              <w:rPr>
                <w:rFonts w:ascii="Arial" w:hAnsi="Arial" w:cs="Arial"/>
                <w:strike/>
                <w:sz w:val="18"/>
                <w:szCs w:val="18"/>
                <w:rPrChange w:id="66" w:author="Zhou Zilai" w:date="2026-07-21T15:42:00Z" w16du:dateUtc="2026-07-21T07:42:00Z">
                  <w:rPr>
                    <w:rFonts w:ascii="Arial" w:hAnsi="Arial" w:cs="Arial"/>
                    <w:sz w:val="18"/>
                    <w:szCs w:val="18"/>
                  </w:rPr>
                </w:rPrChange>
              </w:rPr>
            </w:pPr>
            <w:r>
              <w:rPr>
                <w:rFonts w:ascii="Arial" w:eastAsia="Calibri" w:hAnsi="Arial" w:cs="Arial"/>
                <w:strike/>
                <w:sz w:val="18"/>
                <w:szCs w:val="18"/>
                <w:rPrChange w:id="67" w:author="Zhou Zilai" w:date="2026-07-21T15:42:00Z" w16du:dateUtc="2026-07-21T07:42:00Z">
                  <w:rPr>
                    <w:rFonts w:ascii="Arial" w:eastAsia="Calibri" w:hAnsi="Arial" w:cs="Arial"/>
                    <w:sz w:val="18"/>
                    <w:szCs w:val="18"/>
                  </w:rPr>
                </w:rPrChange>
              </w:rPr>
              <w:t>Convention de Stockholm sur les polluants organiques persistants (POP) (2001)</w:t>
            </w:r>
          </w:p>
        </w:tc>
        <w:tc>
          <w:tcPr>
            <w:tcW w:w="0" w:type="auto"/>
            <w:tcMar>
              <w:top w:w="80" w:type="dxa"/>
              <w:left w:w="100" w:type="dxa"/>
              <w:bottom w:w="80" w:type="dxa"/>
              <w:right w:w="100" w:type="dxa"/>
            </w:tcMar>
          </w:tcPr>
          <w:p w14:paraId="3369DCB1" w14:textId="77777777" w:rsidR="001D526C" w:rsidRPr="00D74B20" w:rsidRDefault="001D526C" w:rsidP="00073142">
            <w:pPr>
              <w:rPr>
                <w:rFonts w:ascii="Arial" w:hAnsi="Arial" w:cs="Arial"/>
                <w:strike/>
                <w:sz w:val="18"/>
                <w:szCs w:val="18"/>
                <w:rPrChange w:id="68" w:author="Zhou Zilai" w:date="2026-07-21T15:42:00Z" w16du:dateUtc="2026-07-21T07:42:00Z">
                  <w:rPr>
                    <w:rFonts w:ascii="Arial" w:hAnsi="Arial" w:cs="Arial"/>
                    <w:sz w:val="18"/>
                    <w:szCs w:val="18"/>
                  </w:rPr>
                </w:rPrChange>
              </w:rPr>
            </w:pPr>
            <w:r>
              <w:rPr>
                <w:rFonts w:ascii="Arial" w:eastAsia="Calibri" w:hAnsi="Arial" w:cs="Arial"/>
                <w:strike/>
                <w:sz w:val="18"/>
                <w:szCs w:val="18"/>
                <w:rPrChange w:id="69" w:author="Zhou Zilai" w:date="2026-07-21T15:42:00Z" w16du:dateUtc="2026-07-21T07:42:00Z">
                  <w:rPr>
                    <w:rFonts w:ascii="Arial" w:eastAsia="Calibri" w:hAnsi="Arial" w:cs="Arial"/>
                    <w:sz w:val="18"/>
                    <w:szCs w:val="18"/>
                  </w:rPr>
                </w:rPrChange>
              </w:rPr>
              <w:t>Gestion et élimination des équipements susceptibles de contenir des PCB (transformateurs, condensateurs) lors du démantèlement des installations électriques.</w:t>
            </w:r>
          </w:p>
        </w:tc>
      </w:tr>
      <w:tr w:rsidR="001D526C" w:rsidRPr="00D74B20" w14:paraId="02F2AFCB" w14:textId="77777777" w:rsidTr="00073142">
        <w:trPr>
          <w:jc w:val="center"/>
        </w:trPr>
        <w:tc>
          <w:tcPr>
            <w:tcW w:w="0" w:type="auto"/>
            <w:tcMar>
              <w:top w:w="80" w:type="dxa"/>
              <w:left w:w="100" w:type="dxa"/>
              <w:bottom w:w="80" w:type="dxa"/>
              <w:right w:w="100" w:type="dxa"/>
            </w:tcMar>
          </w:tcPr>
          <w:p w14:paraId="7624C10C" w14:textId="77777777" w:rsidR="001D526C" w:rsidRPr="00D74B20" w:rsidRDefault="001D526C" w:rsidP="00073142">
            <w:pPr>
              <w:rPr>
                <w:rFonts w:ascii="Arial" w:hAnsi="Arial" w:cs="Arial"/>
                <w:strike/>
                <w:sz w:val="18"/>
                <w:szCs w:val="18"/>
                <w:rPrChange w:id="70" w:author="Zhou Zilai" w:date="2026-07-21T15:42:00Z" w16du:dateUtc="2026-07-21T07:42:00Z">
                  <w:rPr>
                    <w:rFonts w:ascii="Arial" w:hAnsi="Arial" w:cs="Arial"/>
                    <w:sz w:val="18"/>
                    <w:szCs w:val="18"/>
                  </w:rPr>
                </w:rPrChange>
              </w:rPr>
            </w:pPr>
            <w:r>
              <w:rPr>
                <w:rFonts w:ascii="Arial" w:eastAsia="Calibri" w:hAnsi="Arial" w:cs="Arial"/>
                <w:strike/>
                <w:sz w:val="18"/>
                <w:szCs w:val="18"/>
                <w:rPrChange w:id="71" w:author="Zhou Zilai" w:date="2026-07-21T15:42:00Z" w16du:dateUtc="2026-07-21T07:42:00Z">
                  <w:rPr>
                    <w:rFonts w:ascii="Arial" w:eastAsia="Calibri" w:hAnsi="Arial" w:cs="Arial"/>
                    <w:sz w:val="18"/>
                    <w:szCs w:val="18"/>
                  </w:rPr>
                </w:rPrChange>
              </w:rPr>
              <w:t>Convention africaine sur la conservation de la nature et des ressources naturelles</w:t>
            </w:r>
          </w:p>
        </w:tc>
        <w:tc>
          <w:tcPr>
            <w:tcW w:w="0" w:type="auto"/>
            <w:tcMar>
              <w:top w:w="80" w:type="dxa"/>
              <w:left w:w="100" w:type="dxa"/>
              <w:bottom w:w="80" w:type="dxa"/>
              <w:right w:w="100" w:type="dxa"/>
            </w:tcMar>
          </w:tcPr>
          <w:p w14:paraId="7B0ED447" w14:textId="77777777" w:rsidR="001D526C" w:rsidRPr="00D74B20" w:rsidRDefault="001D526C" w:rsidP="00073142">
            <w:pPr>
              <w:rPr>
                <w:rFonts w:ascii="Arial" w:hAnsi="Arial" w:cs="Arial"/>
                <w:strike/>
                <w:sz w:val="18"/>
                <w:szCs w:val="18"/>
                <w:rPrChange w:id="72" w:author="Zhou Zilai" w:date="2026-07-21T15:42:00Z" w16du:dateUtc="2026-07-21T07:42:00Z">
                  <w:rPr>
                    <w:rFonts w:ascii="Arial" w:hAnsi="Arial" w:cs="Arial"/>
                    <w:sz w:val="18"/>
                    <w:szCs w:val="18"/>
                  </w:rPr>
                </w:rPrChange>
              </w:rPr>
            </w:pPr>
            <w:r>
              <w:rPr>
                <w:rFonts w:ascii="Arial" w:eastAsia="Calibri" w:hAnsi="Arial" w:cs="Arial"/>
                <w:strike/>
                <w:sz w:val="18"/>
                <w:szCs w:val="18"/>
                <w:rPrChange w:id="73" w:author="Zhou Zilai" w:date="2026-07-21T15:42:00Z" w16du:dateUtc="2026-07-21T07:42:00Z">
                  <w:rPr>
                    <w:rFonts w:ascii="Arial" w:eastAsia="Calibri" w:hAnsi="Arial" w:cs="Arial"/>
                    <w:sz w:val="18"/>
                    <w:szCs w:val="18"/>
                  </w:rPr>
                </w:rPrChange>
              </w:rPr>
              <w:t>Principes généraux de conservation applicables à la définition de l'usage post-fermeture des terres.</w:t>
            </w:r>
          </w:p>
        </w:tc>
      </w:tr>
      <w:tr w:rsidR="001D526C" w:rsidRPr="00D74B20" w14:paraId="289DD190" w14:textId="77777777" w:rsidTr="00073142">
        <w:trPr>
          <w:jc w:val="center"/>
        </w:trPr>
        <w:tc>
          <w:tcPr>
            <w:tcW w:w="0" w:type="auto"/>
            <w:tcMar>
              <w:top w:w="80" w:type="dxa"/>
              <w:left w:w="100" w:type="dxa"/>
              <w:bottom w:w="80" w:type="dxa"/>
              <w:right w:w="100" w:type="dxa"/>
            </w:tcMar>
          </w:tcPr>
          <w:p w14:paraId="334EA5EF" w14:textId="77777777" w:rsidR="001D526C" w:rsidRPr="00D74B20" w:rsidRDefault="001D526C" w:rsidP="00073142">
            <w:pPr>
              <w:rPr>
                <w:rFonts w:ascii="Arial" w:hAnsi="Arial" w:cs="Arial"/>
                <w:strike/>
                <w:sz w:val="18"/>
                <w:szCs w:val="18"/>
                <w:rPrChange w:id="74" w:author="Zhou Zilai" w:date="2026-07-21T15:42:00Z" w16du:dateUtc="2026-07-21T07:42:00Z">
                  <w:rPr>
                    <w:rFonts w:ascii="Arial" w:hAnsi="Arial" w:cs="Arial"/>
                    <w:sz w:val="18"/>
                    <w:szCs w:val="18"/>
                  </w:rPr>
                </w:rPrChange>
              </w:rPr>
            </w:pPr>
            <w:r>
              <w:rPr>
                <w:rFonts w:ascii="Arial" w:eastAsia="Calibri" w:hAnsi="Arial" w:cs="Arial"/>
                <w:strike/>
                <w:sz w:val="18"/>
                <w:szCs w:val="18"/>
                <w:rPrChange w:id="75" w:author="Zhou Zilai" w:date="2026-07-21T15:42:00Z" w16du:dateUtc="2026-07-21T07:42:00Z">
                  <w:rPr>
                    <w:rFonts w:ascii="Arial" w:eastAsia="Calibri" w:hAnsi="Arial" w:cs="Arial"/>
                    <w:sz w:val="18"/>
                    <w:szCs w:val="18"/>
                  </w:rPr>
                </w:rPrChange>
              </w:rPr>
              <w:t>Accord de Paris (CCNUCC)</w:t>
            </w:r>
          </w:p>
        </w:tc>
        <w:tc>
          <w:tcPr>
            <w:tcW w:w="0" w:type="auto"/>
            <w:tcMar>
              <w:top w:w="80" w:type="dxa"/>
              <w:left w:w="100" w:type="dxa"/>
              <w:bottom w:w="80" w:type="dxa"/>
              <w:right w:w="100" w:type="dxa"/>
            </w:tcMar>
          </w:tcPr>
          <w:p w14:paraId="6B409B97" w14:textId="77777777" w:rsidR="001D526C" w:rsidRPr="00D74B20" w:rsidRDefault="001D526C" w:rsidP="00073142">
            <w:pPr>
              <w:rPr>
                <w:rFonts w:ascii="Arial" w:hAnsi="Arial" w:cs="Arial"/>
                <w:strike/>
                <w:sz w:val="18"/>
                <w:szCs w:val="18"/>
                <w:rPrChange w:id="76" w:author="Zhou Zilai" w:date="2026-07-21T15:42:00Z" w16du:dateUtc="2026-07-21T07:42:00Z">
                  <w:rPr>
                    <w:rFonts w:ascii="Arial" w:hAnsi="Arial" w:cs="Arial"/>
                    <w:sz w:val="18"/>
                    <w:szCs w:val="18"/>
                  </w:rPr>
                </w:rPrChange>
              </w:rPr>
            </w:pPr>
            <w:r>
              <w:rPr>
                <w:rFonts w:ascii="Arial" w:eastAsia="Calibri" w:hAnsi="Arial" w:cs="Arial"/>
                <w:strike/>
                <w:sz w:val="18"/>
                <w:szCs w:val="18"/>
                <w:rPrChange w:id="77" w:author="Zhou Zilai" w:date="2026-07-21T15:42:00Z" w16du:dateUtc="2026-07-21T07:42:00Z">
                  <w:rPr>
                    <w:rFonts w:ascii="Arial" w:eastAsia="Calibri" w:hAnsi="Arial" w:cs="Arial"/>
                    <w:sz w:val="18"/>
                    <w:szCs w:val="18"/>
                  </w:rPr>
                </w:rPrChange>
              </w:rPr>
              <w:t>Cadre climatique général, pertinent pour les choix d'usage des terres après fermeture et la gestion à long terme des installations.</w:t>
            </w:r>
          </w:p>
        </w:tc>
      </w:tr>
    </w:tbl>
    <w:p w14:paraId="497D55C2" w14:textId="77777777" w:rsidR="001D526C" w:rsidRPr="001D526C" w:rsidRDefault="001D526C" w:rsidP="001D526C">
      <w:pPr>
        <w:spacing w:line="276" w:lineRule="auto"/>
        <w:jc w:val="both"/>
        <w:rPr>
          <w:rFonts w:ascii="Arial" w:hAnsi="Arial" w:cs="Arial"/>
          <w:sz w:val="21"/>
          <w:szCs w:val="21"/>
        </w:rPr>
      </w:pPr>
    </w:p>
    <w:p w14:paraId="684FC226" w14:textId="77777777" w:rsidR="001D526C" w:rsidRPr="001D526C" w:rsidRDefault="001D526C" w:rsidP="001D526C">
      <w:pPr>
        <w:spacing w:line="276" w:lineRule="auto"/>
        <w:jc w:val="both"/>
        <w:rPr>
          <w:rFonts w:ascii="Arial" w:hAnsi="Arial" w:cs="Arial"/>
          <w:sz w:val="21"/>
          <w:szCs w:val="21"/>
        </w:rPr>
      </w:pPr>
    </w:p>
    <w:p w14:paraId="56D8215E" w14:textId="77777777" w:rsidR="001D526C" w:rsidRPr="001D526C" w:rsidRDefault="001D526C" w:rsidP="001D526C">
      <w:pPr>
        <w:spacing w:line="276" w:lineRule="auto"/>
        <w:jc w:val="both"/>
        <w:rPr>
          <w:rFonts w:ascii="Arial" w:hAnsi="Arial" w:cs="Arial"/>
          <w:sz w:val="21"/>
          <w:szCs w:val="21"/>
          <w:u w:val="single"/>
        </w:rPr>
      </w:pPr>
      <w:r>
        <w:rPr>
          <w:rFonts w:ascii="Arial" w:hAnsi="Arial" w:cs="Arial"/>
          <w:sz w:val="21"/>
          <w:szCs w:val="21"/>
          <w:u w:val="single"/>
        </w:rPr>
        <w:t>Bonnes pratiques internationales de référence</w:t>
      </w:r>
    </w:p>
    <w:p w14:paraId="3C84ECC3" w14:textId="77777777" w:rsidR="001D526C" w:rsidRPr="001D526C" w:rsidRDefault="001D526C" w:rsidP="001D526C">
      <w:pPr>
        <w:spacing w:line="276" w:lineRule="auto"/>
        <w:jc w:val="both"/>
        <w:rPr>
          <w:rFonts w:ascii="Arial" w:hAnsi="Arial" w:cs="Arial"/>
          <w:sz w:val="21"/>
          <w:szCs w:val="21"/>
        </w:rPr>
      </w:pPr>
    </w:p>
    <w:p w14:paraId="527BD7F8" w14:textId="77777777" w:rsidR="001D526C" w:rsidRPr="00C15A36" w:rsidRDefault="001D526C" w:rsidP="001D526C">
      <w:pPr>
        <w:spacing w:line="276" w:lineRule="auto"/>
        <w:jc w:val="both"/>
        <w:rPr>
          <w:rFonts w:ascii="Arial" w:hAnsi="Arial" w:cs="Arial"/>
          <w:strike/>
          <w:sz w:val="21"/>
          <w:szCs w:val="21"/>
          <w:rPrChange w:id="78" w:author="Zhou Zilai" w:date="2026-07-20T15:37:00Z" w16du:dateUtc="2026-07-20T07:37:00Z">
            <w:rPr>
              <w:rFonts w:ascii="Arial" w:hAnsi="Arial" w:cs="Arial"/>
              <w:sz w:val="21"/>
              <w:szCs w:val="21"/>
            </w:rPr>
          </w:rPrChange>
        </w:rPr>
      </w:pPr>
      <w:r>
        <w:rPr>
          <w:rFonts w:ascii="Arial" w:hAnsi="Arial" w:cs="Arial"/>
          <w:sz w:val="21"/>
          <w:szCs w:val="21"/>
          <w:lang w:eastAsia="zh-CN"/>
        </w:rPr>
        <w:t>Indépendamment du cadre juridique national et conventionnel ex</w:t>
      </w:r>
      <w:r>
        <w:rPr>
          <w:rFonts w:ascii="Arial" w:hAnsi="Arial" w:cs="Arial"/>
          <w:sz w:val="21"/>
          <w:szCs w:val="21"/>
        </w:rPr>
        <w:t xml:space="preserve">posé ci-dessus </w:t>
      </w:r>
      <w:commentRangeStart w:id="79"/>
      <w:r>
        <w:rPr>
          <w:rFonts w:ascii="Arial" w:hAnsi="Arial" w:cs="Arial"/>
          <w:strike/>
          <w:sz w:val="21"/>
          <w:szCs w:val="21"/>
          <w:rPrChange w:id="80" w:author="Zhou Zilai" w:date="2026-07-20T15:29:00Z" w16du:dateUtc="2026-07-20T07:29:00Z">
            <w:rPr>
              <w:rFonts w:ascii="Arial" w:hAnsi="Arial" w:cs="Arial"/>
              <w:sz w:val="21"/>
              <w:szCs w:val="21"/>
            </w:rPr>
          </w:rPrChange>
        </w:rPr>
        <w:t>-</w:t>
      </w:r>
      <w:r>
        <w:rPr>
          <w:rFonts w:ascii="Arial" w:hAnsi="Arial" w:cs="Arial"/>
          <w:strike/>
          <w:sz w:val="21"/>
          <w:szCs w:val="21"/>
          <w:lang w:eastAsia="zh-CN"/>
          <w:rPrChange w:id="81" w:author="Zhou Zilai" w:date="2026-07-20T15:29:00Z" w16du:dateUtc="2026-07-20T07:29:00Z">
            <w:rPr>
              <w:rFonts w:ascii="Arial" w:hAnsi="Arial" w:cs="Arial"/>
              <w:sz w:val="21"/>
              <w:szCs w:val="21"/>
              <w:lang w:eastAsia="zh-CN"/>
            </w:rPr>
          </w:rPrChange>
        </w:rPr>
        <w:t xml:space="preserve"> seul cad</w:t>
      </w:r>
      <w:r>
        <w:rPr>
          <w:rFonts w:ascii="Arial" w:hAnsi="Arial" w:cs="Arial"/>
          <w:strike/>
          <w:sz w:val="21"/>
          <w:szCs w:val="21"/>
          <w:rPrChange w:id="82" w:author="Zhou Zilai" w:date="2026-07-20T15:29:00Z" w16du:dateUtc="2026-07-20T07:29:00Z">
            <w:rPr>
              <w:rFonts w:ascii="Arial" w:hAnsi="Arial" w:cs="Arial"/>
              <w:sz w:val="21"/>
              <w:szCs w:val="21"/>
            </w:rPr>
          </w:rPrChange>
        </w:rPr>
        <w:t>re contraignant pour le Projet -</w:t>
      </w:r>
      <w:r>
        <w:rPr>
          <w:rFonts w:ascii="Arial" w:hAnsi="Arial" w:cs="Arial"/>
          <w:strike/>
          <w:sz w:val="21"/>
          <w:szCs w:val="21"/>
          <w:lang w:eastAsia="zh-CN"/>
          <w:rPrChange w:id="83" w:author="Zhou Zilai" w:date="2026-07-20T15:29:00Z" w16du:dateUtc="2026-07-20T07:29:00Z">
            <w:rPr>
              <w:rFonts w:ascii="Arial" w:hAnsi="Arial" w:cs="Arial"/>
              <w:sz w:val="21"/>
              <w:szCs w:val="21"/>
              <w:lang w:eastAsia="zh-CN"/>
            </w:rPr>
          </w:rPrChange>
        </w:rPr>
        <w:t xml:space="preserve"> </w:t>
      </w:r>
      <w:commentRangeEnd w:id="79"/>
      <w:r>
        <w:rPr>
          <w:rStyle w:val="CommentReference"/>
          <w:rFonts w:ascii="Arial" w:hAnsi="Arial" w:cs="Arial"/>
          <w:sz w:val="21"/>
          <w:szCs w:val="21"/>
          <w:lang w:eastAsia="zh-CN"/>
        </w:rPr>
        <w:commentReference w:id="79"/>
      </w:r>
      <w:r>
        <w:rPr>
          <w:rFonts w:ascii="Arial" w:hAnsi="Arial" w:cs="Arial"/>
          <w:sz w:val="21"/>
          <w:szCs w:val="21"/>
          <w:lang w:eastAsia="zh-CN"/>
        </w:rPr>
        <w:t xml:space="preserve">certaines références de bonnes pratiques internationales sont mobilisées à titre indicatif pour éclairer la méthodologie générale de planification de la fermeture. </w:t>
      </w:r>
      <w:commentRangeStart w:id="84"/>
      <w:r>
        <w:rPr>
          <w:rFonts w:ascii="Arial" w:hAnsi="Arial" w:cs="Arial"/>
          <w:strike/>
          <w:sz w:val="21"/>
          <w:szCs w:val="21"/>
          <w:lang w:eastAsia="zh-CN"/>
          <w:rPrChange w:id="85" w:author="Zhou Zilai" w:date="2026-07-20T15:37:00Z" w16du:dateUtc="2026-07-20T07:37:00Z">
            <w:rPr>
              <w:rFonts w:ascii="Arial" w:hAnsi="Arial" w:cs="Arial"/>
              <w:sz w:val="21"/>
              <w:szCs w:val="21"/>
              <w:lang w:eastAsia="zh-CN"/>
            </w:rPr>
          </w:rPrChange>
        </w:rPr>
        <w:t>Ce</w:t>
      </w:r>
      <w:r>
        <w:rPr>
          <w:rFonts w:ascii="Arial" w:hAnsi="Arial" w:cs="Arial"/>
          <w:strike/>
          <w:sz w:val="21"/>
          <w:szCs w:val="21"/>
          <w:rPrChange w:id="86" w:author="Zhou Zilai" w:date="2026-07-20T15:37:00Z" w16du:dateUtc="2026-07-20T07:37:00Z">
            <w:rPr>
              <w:rFonts w:ascii="Arial" w:hAnsi="Arial" w:cs="Arial"/>
              <w:sz w:val="21"/>
              <w:szCs w:val="21"/>
            </w:rPr>
          </w:rPrChange>
        </w:rPr>
        <w:t xml:space="preserve">s références ne créent aucun cadre contraignant. </w:t>
      </w:r>
      <w:commentRangeEnd w:id="84"/>
      <w:r>
        <w:rPr>
          <w:rStyle w:val="CommentReference"/>
          <w:rFonts w:ascii="Arial" w:hAnsi="Arial" w:cs="Arial"/>
          <w:strike/>
          <w:sz w:val="21"/>
          <w:szCs w:val="21"/>
          <w:rPrChange w:id="87" w:author="Zhou Zilai" w:date="2026-07-20T15:37:00Z" w16du:dateUtc="2026-07-20T07:37:00Z">
            <w:rPr>
              <w:rStyle w:val="CommentReference"/>
              <w:rFonts w:ascii="Arial" w:hAnsi="Arial" w:cs="Arial"/>
              <w:sz w:val="21"/>
              <w:szCs w:val="21"/>
            </w:rPr>
          </w:rPrChange>
        </w:rPr>
        <w:commentReference w:id="84"/>
      </w:r>
    </w:p>
    <w:p w14:paraId="74192AD8" w14:textId="77777777" w:rsidR="001D526C" w:rsidRPr="001D526C" w:rsidRDefault="001D526C" w:rsidP="001D526C">
      <w:pPr>
        <w:spacing w:line="276" w:lineRule="auto"/>
        <w:jc w:val="both"/>
        <w:rPr>
          <w:rFonts w:ascii="Arial" w:hAnsi="Arial" w:cs="Arial"/>
          <w:sz w:val="21"/>
          <w:szCs w:val="21"/>
          <w:lang w:eastAsia="zh-CN"/>
        </w:rPr>
      </w:pPr>
    </w:p>
    <w:p w14:paraId="048D93F0" w14:textId="77777777" w:rsidR="001D526C" w:rsidRPr="001D526C" w:rsidRDefault="001D526C" w:rsidP="001D526C">
      <w:pPr>
        <w:rPr>
          <w:rFonts w:ascii="Arial" w:hAnsi="Arial" w:cs="Arial"/>
          <w:sz w:val="21"/>
          <w:szCs w:val="21"/>
          <w:u w:val="single"/>
        </w:rPr>
      </w:pPr>
      <w:r>
        <w:rPr>
          <w:rFonts w:ascii="Arial" w:hAnsi="Arial" w:cs="Arial"/>
          <w:sz w:val="21"/>
          <w:szCs w:val="21"/>
          <w:u w:val="single"/>
          <w:lang w:eastAsia="zh-CN"/>
        </w:rPr>
        <w:t>Lignes directrices de l'ICMM relatives à la fermeture minière</w:t>
      </w:r>
      <w:r>
        <w:rPr>
          <w:rFonts w:ascii="Arial" w:hAnsi="Arial" w:cs="Arial"/>
          <w:sz w:val="21"/>
          <w:szCs w:val="21"/>
          <w:u w:val="single"/>
        </w:rPr>
        <w:t xml:space="preserve"> </w:t>
      </w:r>
    </w:p>
    <w:p w14:paraId="46710E37" w14:textId="77777777" w:rsidR="001D526C" w:rsidRPr="001D526C" w:rsidRDefault="001D526C" w:rsidP="001D526C">
      <w:pPr>
        <w:rPr>
          <w:rFonts w:ascii="Arial" w:hAnsi="Arial" w:cs="Arial"/>
          <w:sz w:val="21"/>
          <w:szCs w:val="21"/>
          <w:lang w:eastAsia="zh-CN"/>
        </w:rPr>
      </w:pPr>
    </w:p>
    <w:p w14:paraId="7A3B3E60" w14:textId="77777777" w:rsidR="001D526C" w:rsidRPr="001D526C" w:rsidRDefault="001D526C" w:rsidP="001D526C">
      <w:pPr>
        <w:spacing w:line="276" w:lineRule="auto"/>
        <w:jc w:val="both"/>
        <w:rPr>
          <w:rFonts w:ascii="Arial" w:hAnsi="Arial" w:cs="Arial"/>
          <w:sz w:val="21"/>
          <w:szCs w:val="21"/>
        </w:rPr>
      </w:pPr>
      <w:commentRangeStart w:id="210"/>
      <w:r>
        <w:rPr>
          <w:rFonts w:ascii="Arial" w:hAnsi="Arial" w:cs="Arial"/>
          <w:sz w:val="21"/>
          <w:szCs w:val="21"/>
          <w:lang w:eastAsia="zh-CN"/>
        </w:rPr>
        <w:t>Le guide de bonnes pratiques « Integrated Mine Closure: Good Practice Guide » (3ème édition, mise à jour de février 2025, faisant suite à la 2ème édition de 2019), publié par l'International Council on Mining and Metals (ICMM), est un document destiné aux sociétés minières membres de l'ICMM et à l'industrie minière au sens large. Le Projet WCAG étant une installation autonome de raffinage d'alumine, sans titre minier associé, les dispositions de cette guide propre à l'exploitation minière proprement dite (caractérisation de gisement, fermeture de fosses ou de galeries, gestion des stériles miniers) ne lui sont pas directement applicables et ne sont pas retenues dans le présent Plan.</w:t>
      </w:r>
      <w:commentRangeEnd w:id="210"/>
      <w:r>
        <w:rPr>
          <w:rStyle w:val="Marquedecommentaire"/>
        </w:rPr>
        <w:commentReference w:id="210"/>
      </w:r>
    </w:p>
    <w:p w14:paraId="4DD4E661" w14:textId="77777777" w:rsidR="001D526C" w:rsidRPr="001D526C" w:rsidRDefault="001D526C" w:rsidP="001D526C">
      <w:pPr>
        <w:spacing w:line="276" w:lineRule="auto"/>
        <w:jc w:val="both"/>
        <w:rPr>
          <w:rFonts w:ascii="Arial" w:hAnsi="Arial" w:cs="Arial"/>
          <w:sz w:val="21"/>
          <w:szCs w:val="21"/>
        </w:rPr>
      </w:pPr>
    </w:p>
    <w:p w14:paraId="7B96FAAA" w14:textId="5C210DB1" w:rsidR="001D526C" w:rsidRPr="001D526C" w:rsidRDefault="001D526C" w:rsidP="001D526C">
      <w:pPr>
        <w:spacing w:line="276" w:lineRule="auto"/>
        <w:jc w:val="both"/>
        <w:rPr>
          <w:rFonts w:ascii="Arial" w:hAnsi="Arial" w:cs="Arial"/>
          <w:sz w:val="21"/>
          <w:szCs w:val="21"/>
        </w:rPr>
      </w:pPr>
      <w:r>
        <w:rPr>
          <w:rFonts w:ascii="Arial" w:hAnsi="Arial" w:cs="Arial"/>
          <w:sz w:val="21"/>
          <w:szCs w:val="21"/>
          <w:lang w:eastAsia="zh-CN"/>
        </w:rPr>
        <w:t xml:space="preserve">La référence à ce guide est, dans le présent chapitre, volontairement circonscrite aux seuls principes de planification de la fermeture applicables, par analogie, à une installation de stockage de résidus assimilable à un parc à résidus minier – en l'occurrence, le Parc à Boues (installation de stockage des résidus de bauxite) – dont la logique de conception et de fermeture (systèmes de couverture, gestion géotechnique, revégétalisation) présente des similitudes avec celle d'un parc à résidus minier. En dehors de ce périmètre limité, ce guide est utilisé comme une simple source d'inspiration méthodologique et non comme un référentiel de conformité pour le reste du Projet.</w:t>
      </w:r>
      <w:ins w:id="88" w:author="Zhou Zilai" w:date="2026-07-20T15:45:00Z" w16du:dateUtc="2026-07-20T07:45:00Z">
        <w:r>
          <w:rPr>
            <w:rFonts w:ascii="Arial" w:hAnsi="Arial" w:cs="Arial" w:hint="eastAsia"/>
            <w:sz w:val="21"/>
            <w:szCs w:val="21"/>
            <w:lang w:eastAsia="zh-CN"/>
          </w:rPr>
          <w:t xml:space="preserve">  </w:t>
        </w:r>
      </w:ins>
    </w:p>
    <w:p w14:paraId="6A1B4D62" w14:textId="77777777" w:rsidR="001D526C" w:rsidRPr="001D526C" w:rsidRDefault="001D526C" w:rsidP="001D526C">
      <w:pPr>
        <w:spacing w:line="276" w:lineRule="auto"/>
        <w:jc w:val="both"/>
        <w:rPr>
          <w:rFonts w:ascii="Arial" w:hAnsi="Arial" w:cs="Arial"/>
          <w:sz w:val="21"/>
          <w:szCs w:val="21"/>
          <w:lang w:eastAsia="zh-CN"/>
        </w:rPr>
      </w:pPr>
    </w:p>
    <w:p w14:paraId="34748BBC" w14:textId="77777777" w:rsidR="001D526C" w:rsidRPr="006A5C40" w:rsidRDefault="001D526C" w:rsidP="001D526C">
      <w:pPr>
        <w:pStyle w:val="ListParagraph"/>
        <w:numPr>
          <w:ilvl w:val="2"/>
          <w:numId w:val="9"/>
        </w:numPr>
        <w:spacing w:line="276" w:lineRule="auto"/>
        <w:ind w:left="0" w:firstLine="0"/>
        <w:jc w:val="both"/>
        <w:rPr>
          <w:rFonts w:ascii="Arial" w:hAnsi="Arial" w:cs="Arial"/>
          <w:b/>
          <w:bCs/>
          <w:strike/>
          <w:sz w:val="21"/>
          <w:szCs w:val="21"/>
          <w:rPrChange w:id="89" w:author="Zhou Zilai" w:date="2026-07-20T15:46:00Z" w16du:dateUtc="2026-07-20T07:46:00Z">
            <w:rPr>
              <w:rFonts w:ascii="Arial" w:hAnsi="Arial" w:cs="Arial"/>
              <w:b/>
              <w:bCs/>
              <w:sz w:val="21"/>
              <w:szCs w:val="21"/>
            </w:rPr>
          </w:rPrChange>
        </w:rPr>
      </w:pPr>
      <w:commentRangeStart w:id="90"/>
      <w:r>
        <w:rPr>
          <w:rFonts w:ascii="Arial" w:hAnsi="Arial" w:cs="Arial"/>
          <w:b/>
          <w:bCs/>
          <w:strike/>
          <w:sz w:val="21"/>
          <w:szCs w:val="21"/>
          <w:lang w:eastAsia="zh-CN"/>
          <w:rPrChange w:id="91" w:author="Zhou Zilai" w:date="2026-07-20T15:46:00Z" w16du:dateUtc="2026-07-20T07:46:00Z">
            <w:rPr>
              <w:rFonts w:ascii="Arial" w:hAnsi="Arial" w:cs="Arial"/>
              <w:b/>
              <w:bCs/>
              <w:sz w:val="21"/>
              <w:szCs w:val="21"/>
              <w:lang w:eastAsia="zh-CN"/>
            </w:rPr>
          </w:rPrChange>
        </w:rPr>
        <w:t>Précision relative aux standards de performance de bailleurs internationaux</w:t>
      </w:r>
      <w:r>
        <w:rPr>
          <w:rFonts w:ascii="Arial" w:hAnsi="Arial" w:cs="Arial"/>
          <w:b/>
          <w:bCs/>
          <w:strike/>
          <w:sz w:val="21"/>
          <w:szCs w:val="21"/>
          <w:rPrChange w:id="92" w:author="Zhou Zilai" w:date="2026-07-20T15:46:00Z" w16du:dateUtc="2026-07-20T07:46:00Z">
            <w:rPr>
              <w:rFonts w:ascii="Arial" w:hAnsi="Arial" w:cs="Arial"/>
              <w:b/>
              <w:bCs/>
              <w:sz w:val="21"/>
              <w:szCs w:val="21"/>
            </w:rPr>
          </w:rPrChange>
        </w:rPr>
        <w:t xml:space="preserve"> </w:t>
      </w:r>
    </w:p>
    <w:p w14:paraId="76216AAF" w14:textId="77777777" w:rsidR="001D526C" w:rsidRPr="006A5C40" w:rsidRDefault="001D526C" w:rsidP="001D526C">
      <w:pPr>
        <w:rPr>
          <w:rFonts w:ascii="Arial" w:hAnsi="Arial" w:cs="Arial"/>
          <w:strike/>
          <w:sz w:val="21"/>
          <w:szCs w:val="21"/>
          <w:lang w:eastAsia="zh-CN"/>
          <w:rPrChange w:id="93" w:author="Zhou Zilai" w:date="2026-07-20T15:46:00Z" w16du:dateUtc="2026-07-20T07:46:00Z">
            <w:rPr>
              <w:rFonts w:ascii="Arial" w:hAnsi="Arial" w:cs="Arial"/>
              <w:sz w:val="21"/>
              <w:szCs w:val="21"/>
              <w:lang w:eastAsia="zh-CN"/>
            </w:rPr>
          </w:rPrChange>
        </w:rPr>
      </w:pPr>
    </w:p>
    <w:p w14:paraId="7B06AF09" w14:textId="77777777" w:rsidR="001D526C" w:rsidRPr="006A5C40" w:rsidRDefault="001D526C" w:rsidP="001D526C">
      <w:pPr>
        <w:spacing w:line="276" w:lineRule="auto"/>
        <w:jc w:val="both"/>
        <w:rPr>
          <w:rFonts w:ascii="Arial" w:hAnsi="Arial" w:cs="Arial"/>
          <w:strike/>
          <w:sz w:val="21"/>
          <w:szCs w:val="21"/>
          <w:rPrChange w:id="94" w:author="Zhou Zilai" w:date="2026-07-20T15:46:00Z" w16du:dateUtc="2026-07-20T07:46:00Z">
            <w:rPr>
              <w:rFonts w:ascii="Arial" w:hAnsi="Arial" w:cs="Arial"/>
              <w:sz w:val="21"/>
              <w:szCs w:val="21"/>
            </w:rPr>
          </w:rPrChange>
        </w:rPr>
      </w:pPr>
      <w:commentRangeStart w:id="211"/>
      <w:r>
        <w:rPr>
          <w:rFonts w:ascii="Arial" w:hAnsi="Arial" w:cs="Arial"/>
          <w:strike/>
          <w:sz w:val="21"/>
          <w:szCs w:val="21"/>
          <w:lang w:eastAsia="zh-CN"/>
          <w:rPrChange w:id="95" w:author="Zhou Zilai" w:date="2026-07-20T15:46:00Z" w16du:dateUtc="2026-07-20T07:46:00Z">
            <w:rPr>
              <w:rFonts w:ascii="Arial" w:hAnsi="Arial" w:cs="Arial"/>
              <w:sz w:val="21"/>
              <w:szCs w:val="21"/>
              <w:lang w:eastAsia="zh-CN"/>
            </w:rPr>
          </w:rPrChange>
        </w:rPr>
        <w:t>Il est précisé que le Projet WCAG n'est pas engagé, à ce stade, vis-à-vis des Normes de Performance de la Société Financière Internationale (SFI/IFC) ni d'aucun autre cadre de sauvegarde environnementale et sociale de bailleur de fonds international. Les seules obligations contraignantes du Projet en matière environnementale, sociale et de fermeture sont celles résultant de la régle</w:t>
      </w:r>
      <w:commentRangeEnd w:id="211"/>
      <w:r>
        <w:rPr>
          <w:rStyle w:val="Marquedecommentaire"/>
        </w:rPr>
        <w:commentReference w:id="211"/>
      </w:r>
      <w:r>
        <w:rPr>
          <w:rFonts w:ascii="Arial" w:hAnsi="Arial" w:cs="Arial"/>
          <w:strike/>
          <w:sz w:val="21"/>
          <w:szCs w:val="21"/>
          <w:rPrChange w:id="96" w:author="Zhou Zilai" w:date="2026-07-20T15:46:00Z" w16du:dateUtc="2026-07-20T07:46:00Z">
            <w:rPr>
              <w:rFonts w:ascii="Arial" w:hAnsi="Arial" w:cs="Arial"/>
              <w:sz w:val="21"/>
              <w:szCs w:val="21"/>
            </w:rPr>
          </w:rPrChange>
        </w:rPr>
        <w:t>mentation guinéenne applicable</w:t>
      </w:r>
      <w:r>
        <w:rPr>
          <w:rFonts w:ascii="Arial" w:hAnsi="Arial" w:cs="Arial"/>
          <w:strike/>
          <w:sz w:val="21"/>
          <w:szCs w:val="21"/>
          <w:lang w:eastAsia="zh-CN"/>
          <w:rPrChange w:id="97" w:author="Zhou Zilai" w:date="2026-07-20T15:46:00Z" w16du:dateUtc="2026-07-20T07:46:00Z">
            <w:rPr>
              <w:rFonts w:ascii="Arial" w:hAnsi="Arial" w:cs="Arial"/>
              <w:sz w:val="21"/>
              <w:szCs w:val="21"/>
              <w:lang w:eastAsia="zh-CN"/>
            </w:rPr>
          </w:rPrChange>
        </w:rPr>
        <w:t xml:space="preserve"> et des conventions internationales ratifi</w:t>
      </w:r>
      <w:r>
        <w:rPr>
          <w:rFonts w:ascii="Arial" w:hAnsi="Arial" w:cs="Arial"/>
          <w:strike/>
          <w:sz w:val="21"/>
          <w:szCs w:val="21"/>
          <w:rPrChange w:id="98" w:author="Zhou Zilai" w:date="2026-07-20T15:46:00Z" w16du:dateUtc="2026-07-20T07:46:00Z">
            <w:rPr>
              <w:rFonts w:ascii="Arial" w:hAnsi="Arial" w:cs="Arial"/>
              <w:sz w:val="21"/>
              <w:szCs w:val="21"/>
            </w:rPr>
          </w:rPrChange>
        </w:rPr>
        <w:t>ées par la République de Guinée.</w:t>
      </w:r>
      <w:commentRangeEnd w:id="90"/>
      <w:r>
        <w:rPr>
          <w:rStyle w:val="CommentReference"/>
          <w:rFonts w:ascii="Arial" w:hAnsi="Arial" w:cs="Arial"/>
          <w:strike/>
          <w:sz w:val="21"/>
          <w:szCs w:val="21"/>
          <w:rPrChange w:id="99" w:author="Zhou Zilai" w:date="2026-07-20T15:46:00Z" w16du:dateUtc="2026-07-20T07:46:00Z">
            <w:rPr>
              <w:rStyle w:val="CommentReference"/>
              <w:rFonts w:ascii="Arial" w:hAnsi="Arial" w:cs="Arial"/>
              <w:sz w:val="21"/>
              <w:szCs w:val="21"/>
            </w:rPr>
          </w:rPrChange>
        </w:rPr>
        <w:commentReference w:id="90"/>
      </w:r>
    </w:p>
    <w:p w14:paraId="476C0005" w14:textId="15499251" w:rsidR="00B27BA7" w:rsidRPr="00B27BA7" w:rsidRDefault="00B27BA7" w:rsidP="00B27BA7">
      <w:pPr>
        <w:rPr>
          <w:rFonts w:eastAsia="Calibri"/>
        </w:rPr>
      </w:pPr>
    </w:p>
    <w:p w14:paraId="427EE061" w14:textId="77777777" w:rsidR="00B27BA7" w:rsidRPr="00B27BA7" w:rsidRDefault="00B27BA7" w:rsidP="00B27BA7">
      <w:pPr>
        <w:rPr>
          <w:rFonts w:eastAsia="Calibri"/>
        </w:rPr>
      </w:pPr>
    </w:p>
    <w:p w14:paraId="2B78B178" w14:textId="1872B07F" w:rsidR="0093157E"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21.3 Réhabilitation Progressive pendant les Opérations</w:t>
      </w:r>
    </w:p>
    <w:p w14:paraId="02E9C804" w14:textId="77777777" w:rsidR="00B27BA7" w:rsidRPr="00B27BA7" w:rsidRDefault="00B27BA7" w:rsidP="00B27BA7">
      <w:pPr>
        <w:rPr>
          <w:rFonts w:eastAsia="Calibri"/>
        </w:rPr>
      </w:pPr>
    </w:p>
    <w:p w14:paraId="503D0117"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La réhabilitation progressive constitue un principe de gestion environnementale que le Projet WCAG entend appliquer tout au long de sa phase d'exploitation. Elle consiste à réhabiliter les zones perturbées dès qu'elles ne sont plus nécessaires aux opérations actives, plutôt que d'attendre la fermeture définitive du Projet. Cette approche permet, de façon générale, de réduire l'empreinte de sol exposé, de limiter la génération de poussières et de réduire progressivement le passif environnemental à gérer lors de la fermeture finale.</w:t>
      </w:r>
    </w:p>
    <w:p w14:paraId="4F5FA78C"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À titre indicatif, les catégories d'activités suivantes pourront être mises en œuvre au fur et à mesure de l'avancement du Projet, selon les besoins opérationnels :</w:t>
      </w:r>
    </w:p>
    <w:p w14:paraId="23AB77AF" w14:textId="77777777" w:rsidR="0093157E" w:rsidRPr="00107124" w:rsidRDefault="00F91133" w:rsidP="00B27BA7">
      <w:pPr>
        <w:pStyle w:val="ListParagraph"/>
        <w:numPr>
          <w:ilvl w:val="0"/>
          <w:numId w:val="4"/>
        </w:numPr>
        <w:spacing w:after="100" w:line="276" w:lineRule="auto"/>
        <w:jc w:val="both"/>
        <w:rPr>
          <w:rFonts w:ascii="Arial" w:hAnsi="Arial" w:cs="Arial"/>
          <w:sz w:val="21"/>
          <w:szCs w:val="21"/>
        </w:rPr>
      </w:pPr>
      <w:r>
        <w:rPr>
          <w:rFonts w:ascii="Arial" w:eastAsia="Calibri" w:hAnsi="Arial" w:cs="Arial"/>
          <w:sz w:val="21"/>
          <w:szCs w:val="21"/>
        </w:rPr>
        <w:t>Conservation et stockage du sol de surface décapé, en vue d'une réutilisation ultérieure dans les travaux de revégétalisation ;</w:t>
      </w:r>
    </w:p>
    <w:p w14:paraId="041B358B" w14:textId="77777777" w:rsidR="0093157E" w:rsidRPr="006B3E63" w:rsidRDefault="00F91133" w:rsidP="00B27BA7">
      <w:pPr>
        <w:pStyle w:val="ListParagraph"/>
        <w:numPr>
          <w:ilvl w:val="0"/>
          <w:numId w:val="4"/>
        </w:numPr>
        <w:spacing w:after="100" w:line="276" w:lineRule="auto"/>
        <w:jc w:val="both"/>
        <w:rPr>
          <w:rFonts w:ascii="Arial" w:hAnsi="Arial" w:cs="Arial"/>
          <w:strike/>
          <w:sz w:val="21"/>
          <w:szCs w:val="21"/>
          <w:rPrChange w:id="100" w:author="Zhou Zilai" w:date="2026-07-21T16:28:00Z" w16du:dateUtc="2026-07-21T08:28:00Z">
            <w:rPr>
              <w:rFonts w:ascii="Arial" w:hAnsi="Arial" w:cs="Arial"/>
              <w:sz w:val="21"/>
              <w:szCs w:val="21"/>
            </w:rPr>
          </w:rPrChange>
        </w:rPr>
      </w:pPr>
      <w:commentRangeStart w:id="212"/>
      <w:r>
        <w:rPr>
          <w:rFonts w:ascii="Arial" w:eastAsia="Calibri" w:hAnsi="Arial" w:cs="Arial"/>
          <w:strike/>
          <w:sz w:val="21"/>
          <w:szCs w:val="21"/>
          <w:rPrChange w:id="101" w:author="Zhou Zilai" w:date="2026-07-21T16:28:00Z" w16du:dateUtc="2026-07-21T08:28:00Z">
            <w:rPr>
              <w:rFonts w:ascii="Arial" w:eastAsia="Calibri" w:hAnsi="Arial" w:cs="Arial"/>
              <w:sz w:val="21"/>
              <w:szCs w:val="21"/>
            </w:rPr>
          </w:rPrChange>
        </w:rPr>
        <w:t xml:space="preserve">Revégétalisation progressive des sections de l'installation de </w:t>
      </w:r>
      <w:commentRangeEnd w:id="212"/>
      <w:r>
        <w:rPr>
          <w:rStyle w:val="Marquedecommentaire"/>
        </w:rPr>
        <w:commentReference w:id="212"/>
      </w:r>
      <w:commentRangeStart w:id="102"/>
      <w:commentRangeStart w:id="103"/>
      <w:r>
        <w:rPr>
          <w:rFonts w:ascii="Arial" w:eastAsia="Calibri" w:hAnsi="Arial" w:cs="Arial"/>
          <w:strike/>
          <w:sz w:val="21"/>
          <w:szCs w:val="21"/>
          <w:rPrChange w:id="104" w:author="Zhou Zilai" w:date="2026-07-21T16:28:00Z" w16du:dateUtc="2026-07-21T08:28:00Z">
            <w:rPr>
              <w:rFonts w:ascii="Arial" w:eastAsia="Calibri" w:hAnsi="Arial" w:cs="Arial"/>
              <w:sz w:val="21"/>
              <w:szCs w:val="21"/>
            </w:rPr>
          </w:rPrChange>
        </w:rPr>
        <w:t>stockage des résidus</w:t>
      </w:r>
      <w:commentRangeEnd w:id="102"/>
      <w:r>
        <w:rPr>
          <w:rStyle w:val="CommentReference"/>
          <w:rFonts w:ascii="Arial" w:eastAsia="Calibri" w:hAnsi="Arial" w:cs="Arial"/>
          <w:strike/>
          <w:sz w:val="21"/>
          <w:szCs w:val="21"/>
          <w:rPrChange w:id="105" w:author="Zhou Zilai" w:date="2026-07-21T16:28:00Z" w16du:dateUtc="2026-07-21T08:28:00Z">
            <w:rPr>
              <w:rStyle w:val="CommentReference"/>
              <w:rFonts w:ascii="Arial" w:eastAsia="Calibri" w:hAnsi="Arial" w:cs="Arial"/>
              <w:sz w:val="21"/>
              <w:szCs w:val="21"/>
            </w:rPr>
          </w:rPrChange>
        </w:rPr>
        <w:commentReference w:id="102"/>
      </w:r>
      <w:commentRangeEnd w:id="103"/>
      <w:r>
        <w:rPr>
          <w:rStyle w:val="CommentReference"/>
          <w:rFonts w:ascii="Arial" w:eastAsia="Calibri" w:hAnsi="Arial" w:cs="Arial"/>
          <w:strike/>
          <w:sz w:val="21"/>
          <w:szCs w:val="21"/>
          <w:rPrChange w:id="106" w:author="Zhou Zilai" w:date="2026-07-21T16:28:00Z" w16du:dateUtc="2026-07-21T08:28:00Z">
            <w:rPr>
              <w:rStyle w:val="CommentReference"/>
              <w:rFonts w:ascii="Arial" w:eastAsia="Calibri" w:hAnsi="Arial" w:cs="Arial"/>
              <w:sz w:val="21"/>
              <w:szCs w:val="21"/>
            </w:rPr>
          </w:rPrChange>
        </w:rPr>
        <w:commentReference w:id="103"/>
      </w:r>
      <w:r>
        <w:rPr>
          <w:rFonts w:ascii="Arial" w:eastAsia="Calibri" w:hAnsi="Arial" w:cs="Arial"/>
          <w:strike/>
          <w:sz w:val="21"/>
          <w:szCs w:val="21"/>
          <w:rPrChange w:id="107" w:author="Zhou Zilai" w:date="2026-07-21T16:28:00Z" w16du:dateUtc="2026-07-21T08:28:00Z">
            <w:rPr>
              <w:rFonts w:ascii="Arial" w:eastAsia="Calibri" w:hAnsi="Arial" w:cs="Arial"/>
              <w:sz w:val="21"/>
              <w:szCs w:val="21"/>
            </w:rPr>
          </w:rPrChange>
        </w:rPr>
        <w:t xml:space="preserve"> dont l'exploitation est achevée ;</w:t>
      </w:r>
    </w:p>
    <w:p w14:paraId="22E1B51E" w14:textId="77777777" w:rsidR="0093157E" w:rsidRPr="00107124" w:rsidRDefault="00F91133" w:rsidP="00B27BA7">
      <w:pPr>
        <w:pStyle w:val="ListParagraph"/>
        <w:numPr>
          <w:ilvl w:val="0"/>
          <w:numId w:val="4"/>
        </w:numPr>
        <w:spacing w:after="100" w:line="276" w:lineRule="auto"/>
        <w:jc w:val="both"/>
        <w:rPr>
          <w:rFonts w:ascii="Arial" w:hAnsi="Arial" w:cs="Arial"/>
          <w:sz w:val="21"/>
          <w:szCs w:val="21"/>
        </w:rPr>
      </w:pPr>
      <w:r>
        <w:rPr>
          <w:rFonts w:ascii="Arial" w:eastAsia="Calibri" w:hAnsi="Arial" w:cs="Arial"/>
          <w:sz w:val="21"/>
          <w:szCs w:val="21"/>
        </w:rPr>
        <w:t>Réhabilitation des zones d'emprunt de matériaux une fois l'extraction terminée ;</w:t>
      </w:r>
    </w:p>
    <w:p w14:paraId="47EE0C66" w14:textId="77777777" w:rsidR="0093157E" w:rsidRPr="00107124" w:rsidRDefault="00F91133" w:rsidP="00B27BA7">
      <w:pPr>
        <w:pStyle w:val="ListParagraph"/>
        <w:numPr>
          <w:ilvl w:val="0"/>
          <w:numId w:val="4"/>
        </w:numPr>
        <w:spacing w:after="100" w:line="276" w:lineRule="auto"/>
        <w:jc w:val="both"/>
        <w:rPr>
          <w:rFonts w:ascii="Arial" w:hAnsi="Arial" w:cs="Arial"/>
          <w:sz w:val="21"/>
          <w:szCs w:val="21"/>
        </w:rPr>
      </w:pPr>
      <w:r>
        <w:rPr>
          <w:rFonts w:ascii="Arial" w:eastAsia="Calibri" w:hAnsi="Arial" w:cs="Arial"/>
          <w:sz w:val="21"/>
          <w:szCs w:val="21"/>
        </w:rPr>
        <w:t>Fermeture et remise en état des installations et zones de stockage temporaires liées à la phase de construction, dès qu'elles ne sont plus nécessaires à l'exploitation ;</w:t>
      </w:r>
    </w:p>
    <w:p w14:paraId="125E905B" w14:textId="77777777" w:rsidR="0093157E" w:rsidRPr="00107124" w:rsidRDefault="00F91133" w:rsidP="00B27BA7">
      <w:pPr>
        <w:pStyle w:val="ListParagraph"/>
        <w:numPr>
          <w:ilvl w:val="0"/>
          <w:numId w:val="4"/>
        </w:numPr>
        <w:spacing w:after="100" w:line="276" w:lineRule="auto"/>
        <w:jc w:val="both"/>
        <w:rPr>
          <w:rFonts w:ascii="Arial" w:hAnsi="Arial" w:cs="Arial"/>
          <w:sz w:val="21"/>
          <w:szCs w:val="21"/>
        </w:rPr>
      </w:pPr>
      <w:r>
        <w:rPr>
          <w:rFonts w:ascii="Arial" w:eastAsia="Calibri" w:hAnsi="Arial" w:cs="Arial"/>
          <w:sz w:val="21"/>
          <w:szCs w:val="21"/>
        </w:rPr>
        <w:t>Mise en place d'essais de revégétalisation sur des parcelles dédiées, permettant d'orienter les choix d'espèces et d'amendements de sol pour les phases ultérieures ;</w:t>
      </w:r>
    </w:p>
    <w:p w14:paraId="50D4AABB" w14:textId="77777777" w:rsidR="0093157E" w:rsidRPr="00107124" w:rsidRDefault="00F91133" w:rsidP="00B27BA7">
      <w:pPr>
        <w:pStyle w:val="ListParagraph"/>
        <w:numPr>
          <w:ilvl w:val="0"/>
          <w:numId w:val="4"/>
        </w:numPr>
        <w:spacing w:after="100" w:line="276" w:lineRule="auto"/>
        <w:jc w:val="both"/>
        <w:rPr>
          <w:rFonts w:ascii="Arial" w:hAnsi="Arial" w:cs="Arial"/>
          <w:sz w:val="21"/>
          <w:szCs w:val="21"/>
        </w:rPr>
      </w:pPr>
      <w:r>
        <w:rPr>
          <w:rFonts w:ascii="Arial" w:eastAsia="Calibri" w:hAnsi="Arial" w:cs="Arial"/>
          <w:sz w:val="21"/>
          <w:szCs w:val="21"/>
        </w:rPr>
        <w:t>Mesures de suppression des poussières sur les surfaces exposées, en tant que de besoin.</w:t>
      </w:r>
    </w:p>
    <w:p w14:paraId="09A6A034" w14:textId="149BBAF4" w:rsidR="0093157E" w:rsidRDefault="00F91133" w:rsidP="00107124">
      <w:pPr>
        <w:spacing w:after="160" w:line="276" w:lineRule="auto"/>
        <w:jc w:val="both"/>
        <w:rPr>
          <w:rFonts w:ascii="Arial" w:eastAsia="Calibri" w:hAnsi="Arial" w:cs="Arial"/>
          <w:sz w:val="21"/>
          <w:szCs w:val="21"/>
        </w:rPr>
      </w:pPr>
      <w:commentRangeStart w:id="213"/>
      <w:r>
        <w:rPr>
          <w:rFonts w:ascii="Arial" w:eastAsia="Calibri" w:hAnsi="Arial" w:cs="Arial"/>
          <w:sz w:val="21"/>
          <w:szCs w:val="21"/>
        </w:rPr>
        <w:t xml:space="preserve">Les objectifs quantitatifs, calendriers détaillés et méthodes techniques associés à ces activités (par exemple les surfaces à réhabiliter par période, les espèces végétales retenues ou les taux de couverture visés) seront définis et affinés au cours des phases de conception détaillée et d'exploitation, sur la base du retour d'expérience des essais de revégétalisation, des conditions constatées sur site et de la réglementation applicable. </w:t>
      </w:r>
      <w:commentRangeEnd w:id="213"/>
      <w:r>
        <w:rPr>
          <w:rStyle w:val="Marquedecommentaire"/>
        </w:rPr>
        <w:commentReference w:id="213"/>
      </w:r>
      <w:r>
        <w:rPr>
          <w:rFonts w:ascii="Arial" w:eastAsia="Calibri" w:hAnsi="Arial" w:cs="Arial"/>
          <w:strike/>
          <w:sz w:val="21"/>
          <w:szCs w:val="21"/>
          <w:rPrChange w:id="108" w:author="Zhou Zilai" w:date="2026-07-20T16:07:00Z" w16du:dateUtc="2026-07-20T08:07:00Z">
            <w:rPr>
              <w:rFonts w:ascii="Arial" w:eastAsia="Calibri" w:hAnsi="Arial" w:cs="Arial"/>
              <w:sz w:val="21"/>
              <w:szCs w:val="21"/>
            </w:rPr>
          </w:rPrChange>
        </w:rPr>
        <w:t>Ils ne sont pas figés au présent stade de l'EIES.</w:t>
      </w:r>
    </w:p>
    <w:p w14:paraId="355FE780" w14:textId="77777777" w:rsidR="00B27BA7" w:rsidRPr="00107124" w:rsidRDefault="00B27BA7" w:rsidP="00B27BA7">
      <w:pPr>
        <w:spacing w:line="276" w:lineRule="auto"/>
        <w:jc w:val="both"/>
        <w:rPr>
          <w:rFonts w:ascii="Arial" w:hAnsi="Arial" w:cs="Arial"/>
          <w:sz w:val="21"/>
          <w:szCs w:val="21"/>
        </w:rPr>
      </w:pPr>
    </w:p>
    <w:p w14:paraId="585C9D51" w14:textId="77777777" w:rsidR="0093157E" w:rsidRPr="00B27BA7"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 Activités de Fermeture</w:t>
      </w:r>
    </w:p>
    <w:p w14:paraId="4559C710" w14:textId="77777777" w:rsidR="00B27BA7" w:rsidRDefault="00B27BA7" w:rsidP="00B27BA7">
      <w:pPr>
        <w:spacing w:line="276" w:lineRule="auto"/>
        <w:jc w:val="both"/>
        <w:rPr>
          <w:rFonts w:ascii="Arial" w:eastAsia="Calibri" w:hAnsi="Arial" w:cs="Arial"/>
          <w:sz w:val="21"/>
          <w:szCs w:val="21"/>
        </w:rPr>
      </w:pPr>
    </w:p>
    <w:p w14:paraId="740C0FA1" w14:textId="3B40F091" w:rsidR="0093157E" w:rsidRPr="00107124" w:rsidRDefault="00F91133" w:rsidP="00107124">
      <w:pPr>
        <w:spacing w:after="160" w:line="276" w:lineRule="auto"/>
        <w:jc w:val="both"/>
        <w:rPr>
          <w:rFonts w:ascii="Arial" w:hAnsi="Arial" w:cs="Arial"/>
          <w:sz w:val="21"/>
          <w:szCs w:val="21"/>
        </w:rPr>
      </w:pPr>
      <w:commentRangeStart w:id="225"/>
      <w:r>
        <w:rPr>
          <w:rFonts w:ascii="Arial" w:eastAsia="Calibri" w:hAnsi="Arial" w:cs="Arial"/>
          <w:sz w:val="21"/>
          <w:szCs w:val="21"/>
        </w:rPr>
        <w:t>La fermeture du Projet, si elle intervient, est envisagée comme un processus progressif et proportionné, aligné sur les exigences réglementaires applicables et sur l'évolution du Projet au fil du temps. À ce stade de l'EIES, la planification de la fermeture est guidée par des principes de haut niveau visant à assurer la sécurité, à gérer les risques environnementaux et sociaux résiduels, et à maintenir la stabilité physique et environnementale du site. La possibilité de réaffecter ou de réutiliser certaines infrastructures à l'issue de leur usage initial pourra également être envisagée, en fonction du contexte au moment considéré.</w:t>
      </w:r>
      <w:commentRangeEnd w:id="225"/>
      <w:r>
        <w:rPr>
          <w:rStyle w:val="Marquedecommentaire"/>
        </w:rPr>
        <w:commentReference w:id="225"/>
      </w:r>
    </w:p>
    <w:p w14:paraId="0DC08036" w14:textId="552171F9" w:rsidR="0093157E" w:rsidRDefault="00F91133" w:rsidP="00107124">
      <w:pPr>
        <w:spacing w:after="160" w:line="276" w:lineRule="auto"/>
        <w:jc w:val="both"/>
        <w:rPr>
          <w:rFonts w:ascii="Arial" w:eastAsia="Calibri" w:hAnsi="Arial" w:cs="Arial"/>
          <w:sz w:val="21"/>
          <w:szCs w:val="21"/>
        </w:rPr>
      </w:pPr>
      <w:commentRangeStart w:id="217"/>
      <w:r>
        <w:rPr>
          <w:rFonts w:ascii="Arial" w:eastAsia="Calibri" w:hAnsi="Arial" w:cs="Arial"/>
          <w:sz w:val="21"/>
          <w:szCs w:val="21"/>
        </w:rPr>
        <w:t>Les activités de fermeture pourraient comprendre, selon les composantes concernées : la cessation des opérations, la gestion des matières résiduelles, la décontamination des installations concernées, le démantèlement ou la sécurisation des infrastructures, ainsi que la réhabilitation des zones affectées. Ces activités seraient mises en œuvre de manière progressive, en tenant compte des conditions spécifiques du site et des exigences réglementaires en vigueur au moment de leur réalisation. Les méthodologies détaillées de démantèlement (par exemple les protocoles de sécurité applicables à la vidange des circuits caustiques du procédé Bayer) seront développées lors de la conception détaillée de la fermeture, en amont de sa mise en œuvre.</w:t>
      </w:r>
      <w:commentRangeEnd w:id="217"/>
      <w:r>
        <w:rPr>
          <w:rStyle w:val="Marquedecommentaire"/>
        </w:rPr>
        <w:commentReference w:id="217"/>
      </w:r>
    </w:p>
    <w:p w14:paraId="7F1E3A71" w14:textId="77777777" w:rsidR="00B27BA7" w:rsidRPr="00107124" w:rsidRDefault="00B27BA7" w:rsidP="00107124">
      <w:pPr>
        <w:spacing w:after="160" w:line="276" w:lineRule="auto"/>
        <w:jc w:val="both"/>
        <w:rPr>
          <w:rFonts w:ascii="Arial" w:hAnsi="Arial" w:cs="Arial"/>
          <w:sz w:val="21"/>
          <w:szCs w:val="21"/>
        </w:rPr>
      </w:pPr>
    </w:p>
    <w:p w14:paraId="2D0360AC" w14:textId="45B4EAD9" w:rsidR="0093157E"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21.4.1 Raffinerie et Installations de Traitement</w:t>
      </w:r>
    </w:p>
    <w:p w14:paraId="48A272F4" w14:textId="77777777" w:rsidR="00B27BA7" w:rsidRPr="00B27BA7" w:rsidRDefault="00B27BA7" w:rsidP="00B27BA7">
      <w:pPr>
        <w:rPr>
          <w:rFonts w:eastAsia="Calibri"/>
        </w:rPr>
      </w:pPr>
    </w:p>
    <w:p w14:paraId="75A08424" w14:textId="3B9B48DB" w:rsidR="0093157E" w:rsidRDefault="00F91133" w:rsidP="00107124">
      <w:pPr>
        <w:spacing w:after="160" w:line="276" w:lineRule="auto"/>
        <w:jc w:val="both"/>
        <w:rPr>
          <w:rFonts w:ascii="Arial" w:eastAsia="Calibri" w:hAnsi="Arial" w:cs="Arial"/>
          <w:sz w:val="21"/>
          <w:szCs w:val="21"/>
        </w:rPr>
      </w:pPr>
      <w:commentRangeStart w:id="216"/>
      <w:r>
        <w:rPr>
          <w:rFonts w:ascii="Arial" w:eastAsia="Calibri" w:hAnsi="Arial" w:cs="Arial"/>
          <w:sz w:val="21"/>
          <w:szCs w:val="21"/>
        </w:rPr>
        <w:lastRenderedPageBreak/>
        <w:t xml:space="preserve">La fermeture de la raffinerie et de ses installations de traitement (ateliers du procédé Bayer, centrale électrique, station de gazéification du charbon) suivrait les principes généraux énoncés ci-dessus : cessation contrôlée des opérations, gestion sécurisée des matières résiduelles (notamment des solutions caustiques du procédé Bayer), retrait ou sécurisation des équipements, et gestion des matières potentiellement dangereuses (par exemple les équipements électriques susceptibles de contenir des PCB), conformément à la réglementation applicable au moment de la fermeture. Ces activités devraient être mises en œuvre par étapes, en tenant compte des conditions spécifiques au site et des exigences réglementaires applicables.</w:t>
      </w:r>
      <w:commentRangeEnd w:id="216"/>
      <w:r>
        <w:rPr>
          <w:rStyle w:val="Marquedecommentaire"/>
        </w:rPr>
        <w:commentReference w:id="216"/>
      </w:r>
    </w:p>
    <w:p w14:paraId="4BE6DF80" w14:textId="77777777" w:rsidR="00B27BA7" w:rsidRPr="00107124" w:rsidRDefault="00B27BA7" w:rsidP="00B27BA7">
      <w:pPr>
        <w:spacing w:line="276" w:lineRule="auto"/>
        <w:jc w:val="both"/>
        <w:rPr>
          <w:rFonts w:ascii="Arial" w:hAnsi="Arial" w:cs="Arial"/>
          <w:sz w:val="21"/>
          <w:szCs w:val="21"/>
        </w:rPr>
      </w:pPr>
    </w:p>
    <w:p w14:paraId="29FA5B3B" w14:textId="77777777" w:rsidR="0093157E" w:rsidRPr="00B27BA7"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21.4.2 Installation de Stockage des Résidus (Boues Rouges)</w:t>
      </w:r>
    </w:p>
    <w:p w14:paraId="24224B47" w14:textId="77777777" w:rsidR="00B27BA7" w:rsidRDefault="00B27BA7" w:rsidP="00B27BA7">
      <w:pPr>
        <w:spacing w:line="276" w:lineRule="auto"/>
        <w:jc w:val="both"/>
        <w:rPr>
          <w:rFonts w:ascii="Arial" w:eastAsia="Calibri" w:hAnsi="Arial" w:cs="Arial"/>
          <w:sz w:val="21"/>
          <w:szCs w:val="21"/>
        </w:rPr>
      </w:pPr>
    </w:p>
    <w:p w14:paraId="048AAD8B" w14:textId="73191407" w:rsidR="0093157E" w:rsidRPr="00107124" w:rsidRDefault="00F91133" w:rsidP="00107124">
      <w:pPr>
        <w:spacing w:after="160" w:line="276" w:lineRule="auto"/>
        <w:jc w:val="both"/>
        <w:rPr>
          <w:rFonts w:ascii="Arial" w:hAnsi="Arial" w:cs="Arial"/>
          <w:sz w:val="21"/>
          <w:szCs w:val="21"/>
        </w:rPr>
      </w:pPr>
      <w:commentRangeStart w:id="214"/>
      <w:r>
        <w:rPr>
          <w:rFonts w:ascii="Arial" w:eastAsia="Calibri" w:hAnsi="Arial" w:cs="Arial"/>
          <w:sz w:val="21"/>
          <w:szCs w:val="21"/>
        </w:rPr>
        <w:t>L'installation de stockage des résidus de bauxite (boues rouges) constitue la composante du Projet nécessitant la gestion la plus attentive à long terme, en raison de la nature alcaline de ces résidus. Les principes généraux de fermeture de cette installation reposent sur : la stabilisation physique et géochimique progressive des résidus, la mise en place d'un système de couverture adapté afin de limiter les infiltrations et la migration de sels vers l'environnement, ainsi que la revégétalisation des surfaces stabilisées.</w:t>
      </w:r>
      <w:commentRangeEnd w:id="214"/>
      <w:r>
        <w:rPr>
          <w:rStyle w:val="Marquedecommentaire"/>
        </w:rPr>
        <w:commentReference w:id="214"/>
      </w:r>
    </w:p>
    <w:p w14:paraId="57306F6F" w14:textId="79A0CDCB" w:rsidR="0093157E" w:rsidRDefault="00F91133" w:rsidP="00107124">
      <w:pPr>
        <w:spacing w:after="160" w:line="276" w:lineRule="auto"/>
        <w:jc w:val="both"/>
        <w:rPr>
          <w:rFonts w:ascii="Arial" w:eastAsia="Calibri" w:hAnsi="Arial" w:cs="Arial"/>
          <w:sz w:val="21"/>
          <w:szCs w:val="21"/>
        </w:rPr>
      </w:pPr>
      <w:commentRangeStart w:id="215"/>
      <w:r>
        <w:rPr>
          <w:rFonts w:ascii="Arial" w:eastAsia="Calibri" w:hAnsi="Arial" w:cs="Arial"/>
          <w:sz w:val="21"/>
          <w:szCs w:val="21"/>
        </w:rPr>
        <w:t>La conception détaillée du système de couverture (nature et épaisseur des couches, choix des espèces végétales, cibles de couverture végétale) et le programme de neutralisation des résidus seront élaborés lors des phases de conception technique détaillée, sur la base des résultats des essais de terrain, des normes guinéennes applicables et des bonnes pratiques internationales en vigueur à ce moment. Ils ne sont pas définis de manière prescriptive au présent stade.</w:t>
      </w:r>
      <w:commentRangeEnd w:id="215"/>
      <w:r>
        <w:rPr>
          <w:rStyle w:val="Marquedecommentaire"/>
        </w:rPr>
        <w:commentReference w:id="215"/>
      </w:r>
    </w:p>
    <w:p w14:paraId="2903D5F7" w14:textId="77777777" w:rsidR="00B27BA7" w:rsidRPr="00107124" w:rsidRDefault="00B27BA7" w:rsidP="00B27BA7">
      <w:pPr>
        <w:spacing w:line="276" w:lineRule="auto"/>
        <w:jc w:val="both"/>
        <w:rPr>
          <w:rFonts w:ascii="Arial" w:hAnsi="Arial" w:cs="Arial"/>
          <w:sz w:val="21"/>
          <w:szCs w:val="21"/>
        </w:rPr>
      </w:pPr>
    </w:p>
    <w:p w14:paraId="782FC92A" w14:textId="133429E4" w:rsidR="0093157E"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21.4.3 Ouvrages d'Adduction et de Stockage d'Eau</w:t>
      </w:r>
    </w:p>
    <w:p w14:paraId="5337DC67" w14:textId="77777777" w:rsidR="00B27BA7" w:rsidRPr="00B27BA7" w:rsidRDefault="00B27BA7" w:rsidP="00B27BA7">
      <w:pPr>
        <w:rPr>
          <w:rFonts w:eastAsia="Calibri"/>
        </w:rPr>
      </w:pPr>
    </w:p>
    <w:p w14:paraId="5C455A46" w14:textId="3A103A09"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S'agissant du réservoir et des ouvrages d'adduction d'eau du Projet, plusieurs options de gestion en fin d'usage pourront être examinées en temps voulu, telles que le maintien de tout ou partie du plan d'eau comme ressource pour les communautés locales (sous réserve d'un audit de sécurité et d'un accord avec l'autorité guinéenne compétente), une réduction contrôlée du niveau d'eau, ou un déclassement complet des ouvrages. Le choix entre ces options dépendra des besoins des communautés, de l'état des infrastructures et des exigences réglementaires applicables au moment considéré, et sera arrêté en concertation avec les parties prenantes concernées.</w:t>
      </w:r>
    </w:p>
    <w:p w14:paraId="1B8F33A7" w14:textId="77777777" w:rsidR="00B27BA7" w:rsidRPr="00107124" w:rsidRDefault="00B27BA7" w:rsidP="00B27BA7">
      <w:pPr>
        <w:spacing w:line="276" w:lineRule="auto"/>
        <w:jc w:val="both"/>
        <w:rPr>
          <w:rFonts w:ascii="Arial" w:hAnsi="Arial" w:cs="Arial"/>
          <w:sz w:val="21"/>
          <w:szCs w:val="21"/>
        </w:rPr>
      </w:pPr>
    </w:p>
    <w:p w14:paraId="6BA51FBF" w14:textId="6AAB8A5A" w:rsidR="0093157E"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21.4.4 Stations de Traitement des Eaux</w:t>
      </w:r>
    </w:p>
    <w:p w14:paraId="51E78618" w14:textId="77777777" w:rsidR="00B27BA7" w:rsidRPr="00B27BA7" w:rsidRDefault="00B27BA7" w:rsidP="00B27BA7">
      <w:pPr>
        <w:rPr>
          <w:rFonts w:eastAsia="Calibri"/>
        </w:rPr>
      </w:pPr>
    </w:p>
    <w:p w14:paraId="38BFC6F1" w14:textId="3B8DC6A8"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Le déclassement des stations de traitement des eaux usées et d'eau potable suivrait les principes généraux applicables à ce type d'installation : arrêt contrôlé des procédés, gestion sécurisée des produits chimiques et des boues résiduelles, et démantèlement ou réaffectation des équipements et bâtiments, en fonction de leur état et de leur utilité potentielle pour un usage ultérieur.</w:t>
      </w:r>
    </w:p>
    <w:p w14:paraId="490AE8A8" w14:textId="77777777" w:rsidR="00B27BA7" w:rsidRPr="00107124" w:rsidRDefault="00B27BA7" w:rsidP="00B27BA7">
      <w:pPr>
        <w:spacing w:line="276" w:lineRule="auto"/>
        <w:jc w:val="both"/>
        <w:rPr>
          <w:rFonts w:ascii="Arial" w:hAnsi="Arial" w:cs="Arial"/>
          <w:sz w:val="21"/>
          <w:szCs w:val="21"/>
        </w:rPr>
      </w:pPr>
    </w:p>
    <w:p w14:paraId="303FDC66" w14:textId="77777777" w:rsidR="0093157E" w:rsidRPr="006B3E63" w:rsidRDefault="00F91133" w:rsidP="00B27BA7">
      <w:pPr>
        <w:pStyle w:val="Heading3"/>
        <w:spacing w:line="276" w:lineRule="auto"/>
        <w:jc w:val="both"/>
        <w:rPr>
          <w:rFonts w:ascii="Arial" w:eastAsia="Calibri" w:hAnsi="Arial" w:cs="Arial"/>
          <w:b/>
          <w:bCs/>
          <w:strike/>
          <w:color w:val="auto"/>
          <w:sz w:val="21"/>
          <w:szCs w:val="21"/>
          <w:rPrChange w:id="109" w:author="Zhou Zilai" w:date="2026-07-21T16:30:00Z" w16du:dateUtc="2026-07-21T08:30:00Z">
            <w:rPr>
              <w:rFonts w:ascii="Arial" w:eastAsia="Calibri" w:hAnsi="Arial" w:cs="Arial"/>
              <w:b/>
              <w:bCs/>
              <w:color w:val="auto"/>
              <w:sz w:val="21"/>
              <w:szCs w:val="21"/>
            </w:rPr>
          </w:rPrChange>
        </w:rPr>
      </w:pPr>
      <w:commentRangeStart w:id="110"/>
      <w:r>
        <w:rPr>
          <w:rFonts w:ascii="Arial" w:eastAsia="Calibri" w:hAnsi="Arial" w:cs="Arial"/>
          <w:b/>
          <w:bCs/>
          <w:strike/>
          <w:color w:val="auto"/>
          <w:sz w:val="21"/>
          <w:szCs w:val="21"/>
          <w:rPrChange w:id="111" w:author="Zhou Zilai" w:date="2026-07-21T16:30:00Z" w16du:dateUtc="2026-07-21T08:30:00Z">
            <w:rPr>
              <w:rFonts w:ascii="Arial" w:eastAsia="Calibri" w:hAnsi="Arial" w:cs="Arial"/>
              <w:b/>
              <w:bCs/>
              <w:color w:val="auto"/>
              <w:sz w:val="21"/>
              <w:szCs w:val="21"/>
            </w:rPr>
          </w:rPrChange>
        </w:rPr>
        <w:t>21.4.5 Zones Résidentielles, Bureaux et Infrastructures de Transport</w:t>
      </w:r>
      <w:commentRangeEnd w:id="110"/>
      <w:r>
        <w:rPr>
          <w:rStyle w:val="CommentReference"/>
          <w:rFonts w:ascii="Arial" w:eastAsia="Calibri" w:hAnsi="Arial" w:cs="Arial"/>
          <w:b/>
          <w:bCs/>
          <w:strike/>
          <w:color w:val="auto"/>
          <w:sz w:val="21"/>
          <w:szCs w:val="21"/>
          <w:rPrChange w:id="112" w:author="Zhou Zilai" w:date="2026-07-21T16:30:00Z" w16du:dateUtc="2026-07-21T08:30:00Z">
            <w:rPr>
              <w:rStyle w:val="CommentReference"/>
              <w:rFonts w:ascii="Arial" w:eastAsia="Calibri" w:hAnsi="Arial" w:cs="Arial"/>
              <w:b/>
              <w:bCs/>
              <w:color w:val="auto"/>
              <w:sz w:val="21"/>
              <w:szCs w:val="21"/>
            </w:rPr>
          </w:rPrChange>
        </w:rPr>
        <w:commentReference w:id="110"/>
      </w:r>
    </w:p>
    <w:p w14:paraId="63AB3E9C" w14:textId="77777777" w:rsidR="00B27BA7" w:rsidRPr="006B3E63" w:rsidRDefault="00B27BA7" w:rsidP="00B27BA7">
      <w:pPr>
        <w:rPr>
          <w:rFonts w:eastAsia="Calibri"/>
          <w:strike/>
          <w:rPrChange w:id="113" w:author="Zhou Zilai" w:date="2026-07-21T16:30:00Z" w16du:dateUtc="2026-07-21T08:30:00Z">
            <w:rPr>
              <w:rFonts w:eastAsia="Calibri"/>
            </w:rPr>
          </w:rPrChange>
        </w:rPr>
      </w:pPr>
    </w:p>
    <w:p w14:paraId="1CF70E86" w14:textId="690443D5" w:rsidR="0093157E" w:rsidRPr="006B3E63" w:rsidRDefault="00F91133" w:rsidP="00107124">
      <w:pPr>
        <w:spacing w:after="160" w:line="276" w:lineRule="auto"/>
        <w:jc w:val="both"/>
        <w:rPr>
          <w:rFonts w:ascii="Arial" w:hAnsi="Arial" w:cs="Arial"/>
          <w:strike/>
          <w:sz w:val="21"/>
          <w:szCs w:val="21"/>
          <w:rPrChange w:id="114" w:author="Zhou Zilai" w:date="2026-07-21T16:30:00Z" w16du:dateUtc="2026-07-21T08:30:00Z">
            <w:rPr>
              <w:rFonts w:ascii="Arial" w:hAnsi="Arial" w:cs="Arial"/>
              <w:sz w:val="21"/>
              <w:szCs w:val="21"/>
            </w:rPr>
          </w:rPrChange>
        </w:rPr>
      </w:pPr>
      <w:r>
        <w:rPr>
          <w:rFonts w:ascii="Arial" w:eastAsia="Calibri" w:hAnsi="Arial" w:cs="Arial"/>
          <w:strike/>
          <w:sz w:val="21"/>
          <w:szCs w:val="21"/>
          <w:rPrChange w:id="115" w:author="Zhou Zilai" w:date="2026-07-21T16:30:00Z" w16du:dateUtc="2026-07-21T08:30:00Z">
            <w:rPr>
              <w:rFonts w:ascii="Arial" w:eastAsia="Calibri" w:hAnsi="Arial" w:cs="Arial"/>
              <w:sz w:val="21"/>
              <w:szCs w:val="21"/>
            </w:rPr>
          </w:rPrChange>
        </w:rPr>
        <w:t>Le Projet privilégie, dans la mesure du possible, la réaffectation des infrastructures d'hébergement, administratives et de transport à des usages communautaires ou publics (par exemple établissements scolaires, centres de santé ou de formation, routes d'accès), en concertation avec les autorités locales et les communautés concernées. La démolition ne serait envisagée que si la réaffectation s'avère impossible, pour des raisons techniques ou en l'absence de preneur institutionnel ou communautaire. Les modalités précises de transfert ou de démolition seront définies plus près de la fermeture, en fonction du contexte alors applicable.</w:t>
      </w:r>
    </w:p>
    <w:p w14:paraId="4CF4D982" w14:textId="7CBE35B1" w:rsidR="0093157E" w:rsidRPr="006B3E63" w:rsidRDefault="00F91133" w:rsidP="00B27BA7">
      <w:pPr>
        <w:pStyle w:val="Heading3"/>
        <w:spacing w:line="276" w:lineRule="auto"/>
        <w:jc w:val="both"/>
        <w:rPr>
          <w:rFonts w:ascii="Arial" w:eastAsia="Calibri" w:hAnsi="Arial" w:cs="Arial"/>
          <w:b/>
          <w:bCs/>
          <w:strike/>
          <w:color w:val="auto"/>
          <w:sz w:val="21"/>
          <w:szCs w:val="21"/>
          <w:rPrChange w:id="116" w:author="Zhou Zilai" w:date="2026-07-21T16:30:00Z" w16du:dateUtc="2026-07-21T08:30:00Z">
            <w:rPr>
              <w:rFonts w:ascii="Arial" w:eastAsia="Calibri" w:hAnsi="Arial" w:cs="Arial"/>
              <w:b/>
              <w:bCs/>
              <w:color w:val="auto"/>
              <w:sz w:val="21"/>
              <w:szCs w:val="21"/>
            </w:rPr>
          </w:rPrChange>
        </w:rPr>
      </w:pPr>
      <w:commentRangeStart w:id="117"/>
      <w:r>
        <w:rPr>
          <w:rFonts w:ascii="Arial" w:eastAsia="Calibri" w:hAnsi="Arial" w:cs="Arial"/>
          <w:b/>
          <w:bCs/>
          <w:strike/>
          <w:color w:val="auto"/>
          <w:sz w:val="21"/>
          <w:szCs w:val="21"/>
          <w:rPrChange w:id="118" w:author="Zhou Zilai" w:date="2026-07-21T16:30:00Z" w16du:dateUtc="2026-07-21T08:30:00Z">
            <w:rPr>
              <w:rFonts w:ascii="Arial" w:eastAsia="Calibri" w:hAnsi="Arial" w:cs="Arial"/>
              <w:b/>
              <w:bCs/>
              <w:color w:val="auto"/>
              <w:sz w:val="21"/>
              <w:szCs w:val="21"/>
            </w:rPr>
          </w:rPrChange>
        </w:rPr>
        <w:lastRenderedPageBreak/>
        <w:t xml:space="preserve">21.4.6 Gestion des Déchets </w:t>
      </w:r>
      <w:commentRangeEnd w:id="117"/>
      <w:r>
        <w:rPr>
          <w:rStyle w:val="CommentReference"/>
          <w:rFonts w:ascii="Arial" w:eastAsia="Calibri" w:hAnsi="Arial" w:cs="Arial"/>
          <w:b/>
          <w:bCs/>
          <w:strike/>
          <w:color w:val="auto"/>
          <w:sz w:val="21"/>
          <w:szCs w:val="21"/>
          <w:rPrChange w:id="119" w:author="Zhou Zilai" w:date="2026-07-21T16:30:00Z" w16du:dateUtc="2026-07-21T08:30:00Z">
            <w:rPr>
              <w:rStyle w:val="CommentReference"/>
              <w:rFonts w:ascii="Arial" w:eastAsia="Calibri" w:hAnsi="Arial" w:cs="Arial"/>
              <w:b/>
              <w:bCs/>
              <w:color w:val="auto"/>
              <w:sz w:val="21"/>
              <w:szCs w:val="21"/>
            </w:rPr>
          </w:rPrChange>
        </w:rPr>
        <w:commentReference w:id="117"/>
      </w:r>
    </w:p>
    <w:p w14:paraId="05C57B6B" w14:textId="77777777" w:rsidR="00B27BA7" w:rsidRPr="006B3E63" w:rsidRDefault="00B27BA7" w:rsidP="00B27BA7">
      <w:pPr>
        <w:rPr>
          <w:rFonts w:eastAsia="Calibri"/>
          <w:strike/>
          <w:rPrChange w:id="120" w:author="Zhou Zilai" w:date="2026-07-21T16:30:00Z" w16du:dateUtc="2026-07-21T08:30:00Z">
            <w:rPr>
              <w:rFonts w:eastAsia="Calibri"/>
            </w:rPr>
          </w:rPrChange>
        </w:rPr>
      </w:pPr>
    </w:p>
    <w:p w14:paraId="68493E38" w14:textId="5D0AE379" w:rsidR="0093157E" w:rsidRPr="006B3E63" w:rsidRDefault="00F91133" w:rsidP="00107124">
      <w:pPr>
        <w:spacing w:after="160" w:line="276" w:lineRule="auto"/>
        <w:jc w:val="both"/>
        <w:rPr>
          <w:rFonts w:ascii="Arial" w:hAnsi="Arial" w:cs="Arial"/>
          <w:strike/>
          <w:sz w:val="21"/>
          <w:szCs w:val="21"/>
          <w:rPrChange w:id="121" w:author="Zhou Zilai" w:date="2026-07-21T16:30:00Z" w16du:dateUtc="2026-07-21T08:30:00Z">
            <w:rPr>
              <w:rFonts w:ascii="Arial" w:hAnsi="Arial" w:cs="Arial"/>
              <w:sz w:val="21"/>
              <w:szCs w:val="21"/>
            </w:rPr>
          </w:rPrChange>
        </w:rPr>
      </w:pPr>
      <w:r>
        <w:rPr>
          <w:rFonts w:ascii="Arial" w:eastAsia="Calibri" w:hAnsi="Arial" w:cs="Arial"/>
          <w:strike/>
          <w:sz w:val="21"/>
          <w:szCs w:val="21"/>
          <w:rPrChange w:id="122" w:author="Zhou Zilai" w:date="2026-07-21T16:30:00Z" w16du:dateUtc="2026-07-21T08:30:00Z">
            <w:rPr>
              <w:rFonts w:ascii="Arial" w:eastAsia="Calibri" w:hAnsi="Arial" w:cs="Arial"/>
              <w:sz w:val="21"/>
              <w:szCs w:val="21"/>
            </w:rPr>
          </w:rPrChange>
        </w:rPr>
        <w:t>À ce stade du Projet, les principes suivants orientent la gestion des déchets dans le cadre de la fermeture et de la réhabilitation :</w:t>
      </w:r>
    </w:p>
    <w:p w14:paraId="5CE4DD0F" w14:textId="77777777" w:rsidR="0093157E" w:rsidRPr="006B3E63" w:rsidRDefault="00F91133" w:rsidP="00B27BA7">
      <w:pPr>
        <w:pStyle w:val="ListParagraph"/>
        <w:numPr>
          <w:ilvl w:val="0"/>
          <w:numId w:val="6"/>
        </w:numPr>
        <w:spacing w:after="100" w:line="276" w:lineRule="auto"/>
        <w:jc w:val="both"/>
        <w:rPr>
          <w:rFonts w:ascii="Arial" w:hAnsi="Arial" w:cs="Arial"/>
          <w:strike/>
          <w:sz w:val="21"/>
          <w:szCs w:val="21"/>
          <w:rPrChange w:id="123" w:author="Zhou Zilai" w:date="2026-07-21T16:30:00Z" w16du:dateUtc="2026-07-21T08:30:00Z">
            <w:rPr>
              <w:rFonts w:ascii="Arial" w:hAnsi="Arial" w:cs="Arial"/>
              <w:sz w:val="21"/>
              <w:szCs w:val="21"/>
            </w:rPr>
          </w:rPrChange>
        </w:rPr>
      </w:pPr>
      <w:r>
        <w:rPr>
          <w:rFonts w:ascii="Arial" w:eastAsia="Calibri" w:hAnsi="Arial" w:cs="Arial"/>
          <w:strike/>
          <w:sz w:val="21"/>
          <w:szCs w:val="21"/>
          <w:rPrChange w:id="124" w:author="Zhou Zilai" w:date="2026-07-21T16:30:00Z" w16du:dateUtc="2026-07-21T08:30:00Z">
            <w:rPr>
              <w:rFonts w:ascii="Arial" w:eastAsia="Calibri" w:hAnsi="Arial" w:cs="Arial"/>
              <w:sz w:val="21"/>
              <w:szCs w:val="21"/>
            </w:rPr>
          </w:rPrChange>
        </w:rPr>
        <w:t>Les matériaux inertes appropriés seront valorisés, dans la mesure du possible, comme remblai ou pour des travaux d'aménagement paysager sur site ;</w:t>
      </w:r>
    </w:p>
    <w:p w14:paraId="530165CF" w14:textId="2F7FE191" w:rsidR="0093157E" w:rsidRPr="006B3E63" w:rsidRDefault="00F91133" w:rsidP="00B27BA7">
      <w:pPr>
        <w:pStyle w:val="ListParagraph"/>
        <w:numPr>
          <w:ilvl w:val="0"/>
          <w:numId w:val="6"/>
        </w:numPr>
        <w:spacing w:after="100" w:line="276" w:lineRule="auto"/>
        <w:jc w:val="both"/>
        <w:rPr>
          <w:rFonts w:ascii="Arial" w:hAnsi="Arial" w:cs="Arial"/>
          <w:strike/>
          <w:sz w:val="21"/>
          <w:szCs w:val="21"/>
          <w:rPrChange w:id="125" w:author="Zhou Zilai" w:date="2026-07-21T16:30:00Z" w16du:dateUtc="2026-07-21T08:30:00Z">
            <w:rPr>
              <w:rFonts w:ascii="Arial" w:hAnsi="Arial" w:cs="Arial"/>
              <w:sz w:val="21"/>
              <w:szCs w:val="21"/>
            </w:rPr>
          </w:rPrChange>
        </w:rPr>
      </w:pPr>
      <w:commentRangeStart w:id="218"/>
      <w:r>
        <w:rPr>
          <w:rFonts w:ascii="Arial" w:eastAsia="Calibri" w:hAnsi="Arial" w:cs="Arial"/>
          <w:strike/>
          <w:sz w:val="21"/>
          <w:szCs w:val="21"/>
          <w:rPrChange w:id="126" w:author="Zhou Zilai" w:date="2026-07-21T16:30:00Z" w16du:dateUtc="2026-07-21T08:30:00Z">
            <w:rPr>
              <w:rFonts w:ascii="Arial" w:eastAsia="Calibri" w:hAnsi="Arial" w:cs="Arial"/>
              <w:sz w:val="21"/>
              <w:szCs w:val="21"/>
            </w:rPr>
          </w:rPrChange>
        </w:rPr>
        <w:t>Les matières contaminées ou dangereuses seront évacuées</w:t>
      </w:r>
      <w:commentRangeEnd w:id="218"/>
      <w:r>
        <w:rPr>
          <w:rStyle w:val="Marquedecommentaire"/>
        </w:rPr>
        <w:commentReference w:id="218"/>
      </w:r>
      <w:r>
        <w:rPr>
          <w:rFonts w:ascii="Arial" w:eastAsia="Calibri" w:hAnsi="Arial" w:cs="Arial"/>
          <w:strike/>
          <w:sz w:val="21"/>
          <w:szCs w:val="21"/>
          <w:rPrChange w:id="127" w:author="Zhou Zilai" w:date="2026-07-21T16:30:00Z" w16du:dateUtc="2026-07-21T08:30:00Z">
            <w:rPr>
              <w:rFonts w:ascii="Arial" w:eastAsia="Calibri" w:hAnsi="Arial" w:cs="Arial"/>
              <w:sz w:val="21"/>
              <w:szCs w:val="21"/>
            </w:rPr>
          </w:rPrChange>
        </w:rPr>
        <w:t xml:space="preserve"> du site vers une installation de traitement des déchets dangereux agréée </w:t>
      </w:r>
      <w:r>
        <w:rPr>
          <w:rFonts w:ascii="Arial" w:eastAsia="Calibri" w:hAnsi="Arial" w:cs="Arial"/>
          <w:strike/>
          <w:sz w:val="21"/>
          <w:szCs w:val="21"/>
          <w:rPrChange w:id="128" w:author="Zhou Zilai" w:date="2026-07-21T16:30:00Z" w16du:dateUtc="2026-07-21T08:30:00Z">
            <w:rPr>
              <w:rFonts w:ascii="Arial" w:eastAsia="Calibri" w:hAnsi="Arial" w:cs="Arial"/>
              <w:sz w:val="21"/>
              <w:szCs w:val="21"/>
            </w:rPr>
          </w:rPrChange>
        </w:rPr>
        <w:t xml:space="preserve">; </w:t>
      </w:r>
      <w:r>
        <w:rPr>
          <w:rFonts w:ascii="Arial" w:eastAsia="Calibri" w:hAnsi="Arial" w:cs="Arial"/>
          <w:strike/>
          <w:sz w:val="21"/>
          <w:szCs w:val="21"/>
          <w:rPrChange w:id="129" w:author="Zhou Zilai" w:date="2026-07-21T16:30:00Z" w16du:dateUtc="2026-07-21T08:30:00Z">
            <w:rPr>
              <w:rFonts w:ascii="Arial" w:eastAsia="Calibri" w:hAnsi="Arial" w:cs="Arial"/>
              <w:sz w:val="21"/>
              <w:szCs w:val="21"/>
            </w:rPr>
          </w:rPrChange>
        </w:rPr>
        <w:t xml:space="preserve">À défaut, une décharge étanche appropriée sera aménagée pour l’élimination sécuritaire des matériaux dangereux sur le site </w:t>
      </w:r>
      <w:r>
        <w:rPr>
          <w:rFonts w:ascii="Arial" w:eastAsia="Calibri" w:hAnsi="Arial" w:cs="Arial"/>
          <w:strike/>
          <w:sz w:val="21"/>
          <w:szCs w:val="21"/>
          <w:rPrChange w:id="130" w:author="Zhou Zilai" w:date="2026-07-21T16:30:00Z" w16du:dateUtc="2026-07-21T08:30:00Z">
            <w:rPr>
              <w:rFonts w:ascii="Arial" w:eastAsia="Calibri" w:hAnsi="Arial" w:cs="Arial"/>
              <w:sz w:val="21"/>
              <w:szCs w:val="21"/>
            </w:rPr>
          </w:rPrChange>
        </w:rPr>
        <w:t>;</w:t>
      </w:r>
    </w:p>
    <w:p w14:paraId="77AB9C79" w14:textId="77777777" w:rsidR="0093157E" w:rsidRPr="006B3E63" w:rsidRDefault="00F91133" w:rsidP="00B27BA7">
      <w:pPr>
        <w:pStyle w:val="ListParagraph"/>
        <w:numPr>
          <w:ilvl w:val="0"/>
          <w:numId w:val="6"/>
        </w:numPr>
        <w:spacing w:after="100" w:line="276" w:lineRule="auto"/>
        <w:jc w:val="both"/>
        <w:rPr>
          <w:rFonts w:ascii="Arial" w:hAnsi="Arial" w:cs="Arial"/>
          <w:strike/>
          <w:sz w:val="21"/>
          <w:szCs w:val="21"/>
          <w:rPrChange w:id="131" w:author="Zhou Zilai" w:date="2026-07-21T16:30:00Z" w16du:dateUtc="2026-07-21T08:30:00Z">
            <w:rPr>
              <w:rFonts w:ascii="Arial" w:hAnsi="Arial" w:cs="Arial"/>
              <w:sz w:val="21"/>
              <w:szCs w:val="21"/>
            </w:rPr>
          </w:rPrChange>
        </w:rPr>
      </w:pPr>
      <w:r>
        <w:rPr>
          <w:rFonts w:ascii="Arial" w:eastAsia="Calibri" w:hAnsi="Arial" w:cs="Arial"/>
          <w:strike/>
          <w:sz w:val="21"/>
          <w:szCs w:val="21"/>
          <w:rPrChange w:id="132" w:author="Zhou Zilai" w:date="2026-07-21T16:30:00Z" w16du:dateUtc="2026-07-21T08:30:00Z">
            <w:rPr>
              <w:rFonts w:ascii="Arial" w:eastAsia="Calibri" w:hAnsi="Arial" w:cs="Arial"/>
              <w:sz w:val="21"/>
              <w:szCs w:val="21"/>
            </w:rPr>
          </w:rPrChange>
        </w:rPr>
        <w:t>Les métaux et matériaux valorisables seront isolés, collectés et pris en charge par un prestataire agréé, en vue d'un recyclage ou d'une revente ;</w:t>
      </w:r>
    </w:p>
    <w:p w14:paraId="0D9ECBD7" w14:textId="77777777" w:rsidR="0093157E" w:rsidRPr="006B3E63" w:rsidRDefault="00F91133" w:rsidP="00B27BA7">
      <w:pPr>
        <w:pStyle w:val="ListParagraph"/>
        <w:numPr>
          <w:ilvl w:val="0"/>
          <w:numId w:val="6"/>
        </w:numPr>
        <w:spacing w:after="100" w:line="276" w:lineRule="auto"/>
        <w:jc w:val="both"/>
        <w:rPr>
          <w:rFonts w:ascii="Arial" w:hAnsi="Arial" w:cs="Arial"/>
          <w:strike/>
          <w:sz w:val="21"/>
          <w:szCs w:val="21"/>
          <w:rPrChange w:id="133" w:author="Zhou Zilai" w:date="2026-07-21T16:30:00Z" w16du:dateUtc="2026-07-21T08:30:00Z">
            <w:rPr>
              <w:rFonts w:ascii="Arial" w:hAnsi="Arial" w:cs="Arial"/>
              <w:sz w:val="21"/>
              <w:szCs w:val="21"/>
            </w:rPr>
          </w:rPrChange>
        </w:rPr>
      </w:pPr>
      <w:r>
        <w:rPr>
          <w:rFonts w:ascii="Arial" w:eastAsia="Calibri" w:hAnsi="Arial" w:cs="Arial"/>
          <w:strike/>
          <w:sz w:val="21"/>
          <w:szCs w:val="21"/>
          <w:rPrChange w:id="134" w:author="Zhou Zilai" w:date="2026-07-21T16:30:00Z" w16du:dateUtc="2026-07-21T08:30:00Z">
            <w:rPr>
              <w:rFonts w:ascii="Arial" w:eastAsia="Calibri" w:hAnsi="Arial" w:cs="Arial"/>
              <w:sz w:val="21"/>
              <w:szCs w:val="21"/>
            </w:rPr>
          </w:rPrChange>
        </w:rPr>
        <w:t>Les huiles usagées, batteries et pneumatiques seront éliminés par une installation agréée hors site ;</w:t>
      </w:r>
    </w:p>
    <w:p w14:paraId="1FFEB094" w14:textId="57FD4035" w:rsidR="0093157E" w:rsidRPr="006B3E63" w:rsidRDefault="00F91133" w:rsidP="00B27BA7">
      <w:pPr>
        <w:pStyle w:val="ListParagraph"/>
        <w:numPr>
          <w:ilvl w:val="0"/>
          <w:numId w:val="6"/>
        </w:numPr>
        <w:spacing w:after="100" w:line="276" w:lineRule="auto"/>
        <w:jc w:val="both"/>
        <w:rPr>
          <w:rFonts w:ascii="Arial" w:hAnsi="Arial" w:cs="Arial"/>
          <w:strike/>
          <w:sz w:val="21"/>
          <w:szCs w:val="21"/>
          <w:rPrChange w:id="135" w:author="Zhou Zilai" w:date="2026-07-21T16:30:00Z" w16du:dateUtc="2026-07-21T08:30:00Z">
            <w:rPr>
              <w:rFonts w:ascii="Arial" w:hAnsi="Arial" w:cs="Arial"/>
              <w:sz w:val="21"/>
              <w:szCs w:val="21"/>
            </w:rPr>
          </w:rPrChange>
        </w:rPr>
      </w:pPr>
      <w:r>
        <w:rPr>
          <w:rFonts w:ascii="Arial" w:eastAsia="Calibri" w:hAnsi="Arial" w:cs="Arial"/>
          <w:strike/>
          <w:sz w:val="21"/>
          <w:szCs w:val="21"/>
          <w:rPrChange w:id="136" w:author="Zhou Zilai" w:date="2026-07-21T16:30:00Z" w16du:dateUtc="2026-07-21T08:30:00Z">
            <w:rPr>
              <w:rFonts w:ascii="Arial" w:eastAsia="Calibri" w:hAnsi="Arial" w:cs="Arial"/>
              <w:sz w:val="21"/>
              <w:szCs w:val="21"/>
            </w:rPr>
          </w:rPrChange>
        </w:rPr>
        <w:t>Les matières non identifiées et potentiellement dangereuses seront placées dans des contenants étanches, stockées de manière sécurisée, puis testées et éliminées selon leur nature par un prestataire agréé.</w:t>
      </w:r>
    </w:p>
    <w:p w14:paraId="68BA9025" w14:textId="3627B5E1" w:rsidR="003C7AE5" w:rsidRPr="006B3E63" w:rsidRDefault="003C7AE5" w:rsidP="003C7AE5">
      <w:pPr>
        <w:pStyle w:val="ListParagraph"/>
        <w:numPr>
          <w:ilvl w:val="0"/>
          <w:numId w:val="6"/>
        </w:numPr>
        <w:spacing w:after="100" w:line="276" w:lineRule="auto"/>
        <w:jc w:val="both"/>
        <w:rPr>
          <w:rFonts w:ascii="Arial" w:hAnsi="Arial" w:cs="Arial"/>
          <w:strike/>
          <w:sz w:val="21"/>
          <w:szCs w:val="21"/>
          <w:rPrChange w:id="137" w:author="Zhou Zilai" w:date="2026-07-21T16:30:00Z" w16du:dateUtc="2026-07-21T08:30:00Z">
            <w:rPr>
              <w:rFonts w:ascii="Arial" w:hAnsi="Arial" w:cs="Arial"/>
              <w:sz w:val="21"/>
              <w:szCs w:val="21"/>
            </w:rPr>
          </w:rPrChange>
        </w:rPr>
      </w:pPr>
      <w:r>
        <w:rPr>
          <w:rFonts w:ascii="Arial" w:hAnsi="Arial" w:cs="Arial"/>
          <w:strike/>
          <w:sz w:val="21"/>
          <w:szCs w:val="21"/>
          <w:rPrChange w:id="138" w:author="Zhou Zilai" w:date="2026-07-21T16:30:00Z" w16du:dateUtc="2026-07-21T08:30:00Z">
            <w:rPr>
              <w:rFonts w:ascii="Arial" w:hAnsi="Arial" w:cs="Arial"/>
              <w:sz w:val="21"/>
              <w:szCs w:val="21"/>
            </w:rPr>
          </w:rPrChange>
        </w:rPr>
        <w:t>Tous les matériaux céramiques inertes, tels que les briques, le béton, le gravier, etc., seront concassés et utilisés comme remblai.</w:t>
      </w:r>
    </w:p>
    <w:p w14:paraId="29950480" w14:textId="43C0FC31" w:rsidR="003C7AE5" w:rsidRPr="006B3E63" w:rsidRDefault="003C7AE5" w:rsidP="003C7AE5">
      <w:pPr>
        <w:pStyle w:val="ListParagraph"/>
        <w:numPr>
          <w:ilvl w:val="0"/>
          <w:numId w:val="6"/>
        </w:numPr>
        <w:spacing w:after="100" w:line="276" w:lineRule="auto"/>
        <w:jc w:val="both"/>
        <w:rPr>
          <w:rFonts w:ascii="Arial" w:hAnsi="Arial" w:cs="Arial"/>
          <w:strike/>
          <w:sz w:val="21"/>
          <w:szCs w:val="21"/>
          <w:rPrChange w:id="139" w:author="Zhou Zilai" w:date="2026-07-21T16:30:00Z" w16du:dateUtc="2026-07-21T08:30:00Z">
            <w:rPr>
              <w:rFonts w:ascii="Arial" w:hAnsi="Arial" w:cs="Arial"/>
              <w:sz w:val="21"/>
              <w:szCs w:val="21"/>
            </w:rPr>
          </w:rPrChange>
        </w:rPr>
      </w:pPr>
      <w:commentRangeStart w:id="219"/>
      <w:r>
        <w:rPr>
          <w:rFonts w:ascii="Arial" w:hAnsi="Arial" w:cs="Arial"/>
          <w:strike/>
          <w:sz w:val="21"/>
          <w:szCs w:val="21"/>
          <w:rPrChange w:id="140" w:author="Zhou Zilai" w:date="2026-07-21T16:30:00Z" w16du:dateUtc="2026-07-21T08:30:00Z">
            <w:rPr>
              <w:rFonts w:ascii="Arial" w:hAnsi="Arial" w:cs="Arial"/>
              <w:sz w:val="21"/>
              <w:szCs w:val="21"/>
            </w:rPr>
          </w:rPrChange>
        </w:rPr>
        <w:t>Les autres déchets inertes, tels que les réseaux enterrés à plus de 500 mm de profondeur, seront laissés en place. Tout matériau non identifié et potentiellement dangereux sera placé dans des conteneurs étanches, conservé en lieu sûr et répertorié. Les matériaux seront analysés et éliminés en fonction de leur composition par un prestataire agréé.</w:t>
      </w:r>
      <w:commentRangeEnd w:id="219"/>
      <w:r>
        <w:rPr>
          <w:rStyle w:val="Marquedecommentaire"/>
        </w:rPr>
        <w:commentReference w:id="219"/>
      </w:r>
    </w:p>
    <w:p w14:paraId="08C8DD75" w14:textId="1822EC14" w:rsidR="0093157E" w:rsidRPr="006B3E63" w:rsidRDefault="00F91133" w:rsidP="00107124">
      <w:pPr>
        <w:spacing w:after="160" w:line="276" w:lineRule="auto"/>
        <w:jc w:val="both"/>
        <w:rPr>
          <w:rFonts w:ascii="Arial" w:eastAsia="Calibri" w:hAnsi="Arial" w:cs="Arial"/>
          <w:strike/>
          <w:sz w:val="21"/>
          <w:szCs w:val="21"/>
          <w:rPrChange w:id="141" w:author="Zhou Zilai" w:date="2026-07-21T16:30:00Z" w16du:dateUtc="2026-07-21T08:30:00Z">
            <w:rPr>
              <w:rFonts w:ascii="Arial" w:eastAsia="Calibri" w:hAnsi="Arial" w:cs="Arial"/>
              <w:sz w:val="21"/>
              <w:szCs w:val="21"/>
            </w:rPr>
          </w:rPrChange>
        </w:rPr>
      </w:pPr>
      <w:r>
        <w:rPr>
          <w:rFonts w:ascii="Arial" w:eastAsia="Calibri" w:hAnsi="Arial" w:cs="Arial"/>
          <w:strike/>
          <w:sz w:val="21"/>
          <w:szCs w:val="21"/>
          <w:rPrChange w:id="142" w:author="Zhou Zilai" w:date="2026-07-21T16:30:00Z" w16du:dateUtc="2026-07-21T08:30:00Z">
            <w:rPr>
              <w:rFonts w:ascii="Arial" w:eastAsia="Calibri" w:hAnsi="Arial" w:cs="Arial"/>
              <w:sz w:val="21"/>
              <w:szCs w:val="21"/>
            </w:rPr>
          </w:rPrChange>
        </w:rPr>
        <w:t>Ces principes seront précisés et complétés, en tant que de besoin, dans le cadre d'un plan de gestion des déchets de fermeture qui sera élaboré à un stade ultérieur du Projet, conformément à la réglementation guinéenne applicable et, le cas échéant, aux dispositions de la Convention de Bâle pour les mouvements transfrontaliers de déchets dangereux.</w:t>
      </w:r>
    </w:p>
    <w:p w14:paraId="0EC769CD" w14:textId="77777777" w:rsidR="00B27BA7" w:rsidRPr="00107124" w:rsidRDefault="00B27BA7" w:rsidP="00B27BA7">
      <w:pPr>
        <w:spacing w:line="276" w:lineRule="auto"/>
        <w:jc w:val="both"/>
        <w:rPr>
          <w:rFonts w:ascii="Arial" w:hAnsi="Arial" w:cs="Arial"/>
          <w:sz w:val="21"/>
          <w:szCs w:val="21"/>
        </w:rPr>
      </w:pPr>
    </w:p>
    <w:p w14:paraId="1CE4941E" w14:textId="1332893C" w:rsidR="0093157E"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21.4.7 Objectifs de Fermeture</w:t>
      </w:r>
    </w:p>
    <w:p w14:paraId="14C77946" w14:textId="77777777" w:rsidR="00B27BA7" w:rsidRPr="00B27BA7" w:rsidRDefault="00B27BA7" w:rsidP="00B27BA7">
      <w:pPr>
        <w:rPr>
          <w:rFonts w:eastAsia="Calibri"/>
        </w:rPr>
      </w:pPr>
    </w:p>
    <w:p w14:paraId="081308BC" w14:textId="2F3F8013" w:rsidR="0093157E" w:rsidRPr="00B27BA7" w:rsidRDefault="00F91133" w:rsidP="00B27BA7">
      <w:pPr>
        <w:spacing w:line="276" w:lineRule="auto"/>
        <w:jc w:val="both"/>
        <w:rPr>
          <w:rFonts w:ascii="Arial" w:hAnsi="Arial" w:cs="Arial"/>
          <w:sz w:val="21"/>
          <w:szCs w:val="21"/>
        </w:rPr>
      </w:pPr>
      <w:commentRangeStart w:id="220"/>
      <w:r>
        <w:rPr>
          <w:rFonts w:ascii="Arial" w:eastAsia="Calibri" w:hAnsi="Arial" w:cs="Arial"/>
          <w:sz w:val="21"/>
          <w:szCs w:val="21"/>
        </w:rPr>
        <w:t xml:space="preserve">Les objectifs de fermeture du Projet portent, de manière générale, sur la stabilité physique et chimique des zones réhabilitées, le rétablissement d'une couverture végétale fonctionnelle, la qualité des eaux de surface et souterraines, et l'acceptabilité sociale des mesures mises en œuvre. Ces objectifs seront traduits, à un stade ultérieur du Projet, en cibles et valeurs de référence adaptées aux conditions du site, sur la base des résultats de la surveillance environnementale menée pendant l'exploitation et des exigences réglementaires en vigueur au moment de la fermeture. Ils ont vocation à orienter la conception </w:t>
      </w:r>
      <w:commentRangeEnd w:id="220"/>
      <w:r>
        <w:rPr>
          <w:rStyle w:val="Marquedecommentaire"/>
        </w:rPr>
        <w:commentReference w:id="220"/>
      </w:r>
      <w:r>
        <w:rPr>
          <w:rFonts w:ascii="Arial" w:hAnsi="Arial" w:cs="Arial"/>
          <w:sz w:val="21"/>
          <w:szCs w:val="21"/>
        </w:rPr>
        <w:t>des mesures de fermeture, sans constituer, au présent stade, des seuils quantifiés contraignants.</w:t>
      </w:r>
    </w:p>
    <w:p w14:paraId="32211E5D" w14:textId="77777777" w:rsidR="00B27BA7" w:rsidRPr="00B27BA7" w:rsidRDefault="00B27BA7" w:rsidP="00B27BA7">
      <w:pPr>
        <w:spacing w:line="276" w:lineRule="auto"/>
        <w:jc w:val="both"/>
        <w:rPr>
          <w:rFonts w:ascii="Arial" w:hAnsi="Arial" w:cs="Arial"/>
          <w:sz w:val="21"/>
          <w:szCs w:val="21"/>
        </w:rPr>
      </w:pPr>
    </w:p>
    <w:p w14:paraId="5D42D2DC" w14:textId="77777777" w:rsidR="0093157E" w:rsidRPr="00107124" w:rsidRDefault="00F91133" w:rsidP="00107124">
      <w:pPr>
        <w:pStyle w:val="Heading3"/>
        <w:spacing w:before="240" w:after="120" w:line="276" w:lineRule="auto"/>
        <w:jc w:val="both"/>
        <w:rPr>
          <w:rFonts w:ascii="Arial" w:hAnsi="Arial" w:cs="Arial"/>
          <w:color w:val="auto"/>
          <w:sz w:val="21"/>
          <w:szCs w:val="21"/>
        </w:rPr>
      </w:pPr>
      <w:r>
        <w:rPr>
          <w:rFonts w:ascii="Arial" w:eastAsia="Calibri" w:hAnsi="Arial" w:cs="Arial"/>
          <w:b/>
          <w:bCs/>
          <w:color w:val="auto"/>
          <w:sz w:val="21"/>
          <w:szCs w:val="21"/>
        </w:rPr>
        <w:t>21.4.8 Aspects Socio-Économiques de la Fermeture</w:t>
      </w:r>
    </w:p>
    <w:p w14:paraId="5CA3AE9B" w14:textId="77777777" w:rsidR="00B27BA7" w:rsidRPr="00B27BA7" w:rsidRDefault="00B27BA7" w:rsidP="00B27BA7">
      <w:pPr>
        <w:rPr>
          <w:rFonts w:eastAsia="Calibri"/>
        </w:rPr>
      </w:pPr>
    </w:p>
    <w:p w14:paraId="67A03576" w14:textId="5A17C314"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La dimension socio-économique de la fermeture est considérée par le Projet comme un enjeu aussi important que la réhabilitation physique des terrains, compte tenu du rôle du Projet en tant qu'employeur et moteur économique régional. Les grands axes de gestion envisagés portent notamment sur :</w:t>
      </w:r>
    </w:p>
    <w:p w14:paraId="082FCD28" w14:textId="77777777" w:rsidR="0093157E" w:rsidRPr="00107124" w:rsidRDefault="00F91133" w:rsidP="00B27BA7">
      <w:pPr>
        <w:pStyle w:val="ListParagraph"/>
        <w:numPr>
          <w:ilvl w:val="0"/>
          <w:numId w:val="7"/>
        </w:numPr>
        <w:spacing w:after="100" w:line="276" w:lineRule="auto"/>
        <w:jc w:val="both"/>
        <w:rPr>
          <w:rFonts w:ascii="Arial" w:hAnsi="Arial" w:cs="Arial"/>
          <w:sz w:val="21"/>
          <w:szCs w:val="21"/>
        </w:rPr>
      </w:pPr>
      <w:commentRangeStart w:id="221"/>
      <w:r>
        <w:rPr>
          <w:rFonts w:ascii="Arial" w:eastAsia="Calibri" w:hAnsi="Arial" w:cs="Arial"/>
          <w:sz w:val="21"/>
          <w:szCs w:val="21"/>
        </w:rPr>
        <w:t>La transition des employés : information transparente sur les échéances envisagées, développement de compétences transférables, accompagnement à la retraite ou au reclassement, et indemnités conformes au droit du travail guinéen ;</w:t>
      </w:r>
      <w:commentRangeEnd w:id="221"/>
      <w:r>
        <w:rPr>
          <w:rStyle w:val="Marquedecommentaire"/>
        </w:rPr>
        <w:commentReference w:id="221"/>
      </w:r>
    </w:p>
    <w:p w14:paraId="2CDE307A" w14:textId="77777777" w:rsidR="0093157E" w:rsidRPr="00107124" w:rsidRDefault="00F91133" w:rsidP="00B27BA7">
      <w:pPr>
        <w:pStyle w:val="ListParagraph"/>
        <w:numPr>
          <w:ilvl w:val="0"/>
          <w:numId w:val="7"/>
        </w:numPr>
        <w:spacing w:after="100" w:line="276" w:lineRule="auto"/>
        <w:jc w:val="both"/>
        <w:rPr>
          <w:rFonts w:ascii="Arial" w:hAnsi="Arial" w:cs="Arial"/>
          <w:sz w:val="21"/>
          <w:szCs w:val="21"/>
        </w:rPr>
      </w:pPr>
      <w:r>
        <w:rPr>
          <w:rFonts w:ascii="Arial" w:eastAsia="Calibri" w:hAnsi="Arial" w:cs="Arial"/>
          <w:sz w:val="21"/>
          <w:szCs w:val="21"/>
        </w:rPr>
        <w:lastRenderedPageBreak/>
        <w:t>La transition des communautés locales : association des communautés aux décisions relatives à l'utilisation future des terrains et des infrastructures, accompagnement à la diversification économique des fournisseurs et prestataires locaux, et transfert éventuel d'infrastructures ou d'actifs d'intérêt communautaire (par exemple bâtiments pouvant être réaffectés à un usage collectif).</w:t>
      </w:r>
    </w:p>
    <w:p w14:paraId="62F693F5"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Les modalités précises, les calendriers et les responsabilités associés à ces mesures seront définis plus près de la fermeture effective, en fonction du contexte socio-économique et des besoins alors identifiés, en concertation avec les parties prenantes concernées.</w:t>
      </w:r>
    </w:p>
    <w:p w14:paraId="2896FD77" w14:textId="77777777" w:rsidR="0093157E" w:rsidRPr="00B27BA7" w:rsidRDefault="00F91133" w:rsidP="00107124">
      <w:pPr>
        <w:pStyle w:val="Heading3"/>
        <w:spacing w:before="240" w:after="120"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21.4.9 Engagement des Parties Prenantes pour la Fermeture</w:t>
      </w:r>
    </w:p>
    <w:p w14:paraId="4628FEA1" w14:textId="77777777" w:rsidR="00B27BA7" w:rsidRPr="00B27BA7" w:rsidRDefault="00B27BA7" w:rsidP="00B27BA7">
      <w:pPr>
        <w:rPr>
          <w:rFonts w:eastAsia="Calibri"/>
        </w:rPr>
      </w:pPr>
    </w:p>
    <w:p w14:paraId="43868171" w14:textId="19755ACC"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L'engagement des parties prenantes relatif à la fermeture évoluera progressivement, passant d'une logique d'information pendant les premières années d'exploitation à une consultation et une association plus étroite à mesure que l'échéance de fermeture se rapproche. Les objectifs généraux de cet engagement sont :</w:t>
      </w:r>
    </w:p>
    <w:p w14:paraId="1A20A345" w14:textId="77777777" w:rsidR="0093157E" w:rsidRPr="00107124" w:rsidRDefault="00F91133" w:rsidP="00B27BA7">
      <w:pPr>
        <w:pStyle w:val="ListParagraph"/>
        <w:numPr>
          <w:ilvl w:val="0"/>
          <w:numId w:val="8"/>
        </w:numPr>
        <w:spacing w:after="100" w:line="276" w:lineRule="auto"/>
        <w:jc w:val="both"/>
        <w:rPr>
          <w:rFonts w:ascii="Arial" w:hAnsi="Arial" w:cs="Arial"/>
          <w:sz w:val="21"/>
          <w:szCs w:val="21"/>
        </w:rPr>
      </w:pPr>
      <w:r>
        <w:rPr>
          <w:rFonts w:ascii="Arial" w:eastAsia="Calibri" w:hAnsi="Arial" w:cs="Arial"/>
          <w:sz w:val="21"/>
          <w:szCs w:val="21"/>
        </w:rPr>
        <w:t>Informer les parties prenantes de l'approche envisagée pour la fermeture, afin de gérer les attentes ;</w:t>
      </w:r>
    </w:p>
    <w:p w14:paraId="71245206" w14:textId="77777777" w:rsidR="0093157E" w:rsidRPr="00107124" w:rsidRDefault="00F91133" w:rsidP="00B27BA7">
      <w:pPr>
        <w:pStyle w:val="ListParagraph"/>
        <w:numPr>
          <w:ilvl w:val="0"/>
          <w:numId w:val="8"/>
        </w:numPr>
        <w:spacing w:after="100" w:line="276" w:lineRule="auto"/>
        <w:jc w:val="both"/>
        <w:rPr>
          <w:rFonts w:ascii="Arial" w:hAnsi="Arial" w:cs="Arial"/>
          <w:sz w:val="21"/>
          <w:szCs w:val="21"/>
        </w:rPr>
      </w:pPr>
      <w:r>
        <w:rPr>
          <w:rFonts w:ascii="Arial" w:eastAsia="Calibri" w:hAnsi="Arial" w:cs="Arial"/>
          <w:sz w:val="21"/>
          <w:szCs w:val="21"/>
        </w:rPr>
        <w:t>Associer les parties prenantes à la réflexion sur les utilisations futures des terrains et infrastructures, afin d'en assurer la pertinence culturelle, sociale et économique ;</w:t>
      </w:r>
    </w:p>
    <w:p w14:paraId="196BA6B8" w14:textId="77777777" w:rsidR="0093157E" w:rsidRPr="00107124" w:rsidRDefault="00F91133" w:rsidP="00B27BA7">
      <w:pPr>
        <w:pStyle w:val="ListParagraph"/>
        <w:numPr>
          <w:ilvl w:val="0"/>
          <w:numId w:val="8"/>
        </w:numPr>
        <w:spacing w:after="100" w:line="276" w:lineRule="auto"/>
        <w:jc w:val="both"/>
        <w:rPr>
          <w:rFonts w:ascii="Arial" w:hAnsi="Arial" w:cs="Arial"/>
          <w:sz w:val="21"/>
          <w:szCs w:val="21"/>
        </w:rPr>
      </w:pPr>
      <w:r>
        <w:rPr>
          <w:rFonts w:ascii="Arial" w:eastAsia="Calibri" w:hAnsi="Arial" w:cs="Arial"/>
          <w:sz w:val="21"/>
          <w:szCs w:val="21"/>
        </w:rPr>
        <w:t>Prendre en compte les préoccupations relatives à l'évolution des services associés au Projet (par exemple les services de santé ou d'approvisionnement en eau) ;</w:t>
      </w:r>
    </w:p>
    <w:p w14:paraId="51E7A21B" w14:textId="77777777" w:rsidR="0093157E" w:rsidRPr="00107124" w:rsidRDefault="00F91133" w:rsidP="00B27BA7">
      <w:pPr>
        <w:pStyle w:val="ListParagraph"/>
        <w:numPr>
          <w:ilvl w:val="0"/>
          <w:numId w:val="8"/>
        </w:numPr>
        <w:spacing w:after="100" w:line="276" w:lineRule="auto"/>
        <w:jc w:val="both"/>
        <w:rPr>
          <w:rFonts w:ascii="Arial" w:hAnsi="Arial" w:cs="Arial"/>
          <w:sz w:val="21"/>
          <w:szCs w:val="21"/>
        </w:rPr>
      </w:pPr>
      <w:r>
        <w:rPr>
          <w:rFonts w:ascii="Arial" w:eastAsia="Calibri" w:hAnsi="Arial" w:cs="Arial"/>
          <w:sz w:val="21"/>
          <w:szCs w:val="21"/>
        </w:rPr>
        <w:t>Maintenir un dialogue continu avec les autorités guinéennes compétentes et les communautés concernées tout au long du processus de fermeture.</w:t>
      </w:r>
    </w:p>
    <w:p w14:paraId="3E42C7AA" w14:textId="296CDF46"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Les modalités et la fréquence des activités d'engagement des parties prenantes seront précisées à un stade ultérieur, en fonction de l'avancement du Projet et des besoins identifiés lors des consultations menées pendant la phase d'exploitation.</w:t>
      </w:r>
    </w:p>
    <w:p w14:paraId="2C31B1EA" w14:textId="77777777" w:rsidR="00F91133" w:rsidRPr="006B3E63" w:rsidRDefault="00F91133" w:rsidP="00F91133">
      <w:pPr>
        <w:rPr>
          <w:rFonts w:ascii="Arial" w:eastAsia="Calibri" w:hAnsi="Arial" w:cs="Arial"/>
          <w:strike/>
          <w:sz w:val="21"/>
          <w:szCs w:val="21"/>
          <w:lang w:val="en-GB"/>
          <w:rPrChange w:id="143" w:author="Zhou Zilai" w:date="2026-07-21T16:31:00Z" w16du:dateUtc="2026-07-21T08:31:00Z">
            <w:rPr>
              <w:rFonts w:ascii="Arial" w:eastAsia="Calibri" w:hAnsi="Arial" w:cs="Arial"/>
              <w:sz w:val="21"/>
              <w:szCs w:val="21"/>
              <w:lang w:val="en-GB"/>
            </w:rPr>
          </w:rPrChange>
        </w:rPr>
      </w:pPr>
      <w:commentRangeStart w:id="227"/>
      <w:r>
        <w:rPr>
          <w:rFonts w:ascii="Arial" w:eastAsia="Calibri" w:hAnsi="Arial" w:cs="Arial"/>
          <w:strike/>
          <w:sz w:val="21"/>
          <w:szCs w:val="21"/>
          <w:lang w:val="en-GB"/>
          <w:rPrChange w:id="144" w:author="Zhou Zilai" w:date="2026-07-21T16:31:00Z" w16du:dateUtc="2026-07-21T08:31:00Z">
            <w:rPr>
              <w:rFonts w:ascii="Arial" w:eastAsia="Calibri" w:hAnsi="Arial" w:cs="Arial"/>
              <w:sz w:val="21"/>
              <w:szCs w:val="21"/>
              <w:lang w:val="en-GB"/>
            </w:rPr>
          </w:rPrChange>
        </w:rPr>
        <w:t>The stakeholder engagement activities presented in the table below are indicative and may be undertaken subject to site conditions and feasibility.</w:t>
      </w:r>
      <w:commentRangeEnd w:id="227"/>
      <w:r>
        <w:rPr>
          <w:rStyle w:val="Marquedecommentaire"/>
        </w:rPr>
        <w:commentReference w:id="227"/>
      </w:r>
    </w:p>
    <w:p w14:paraId="09832472" w14:textId="77777777" w:rsidR="00F91133" w:rsidRPr="001D526C" w:rsidRDefault="00F91133" w:rsidP="00F91133">
      <w:pPr>
        <w:rPr>
          <w:rFonts w:ascii="Arial" w:eastAsia="Calibri" w:hAnsi="Arial" w:cs="Arial"/>
          <w:sz w:val="21"/>
          <w:szCs w:val="21"/>
          <w:lang w:val="en-GB"/>
        </w:rPr>
      </w:pPr>
    </w:p>
    <w:p w14:paraId="0719D301" w14:textId="4986405C" w:rsidR="00F91133" w:rsidRPr="006B3E63" w:rsidRDefault="00F91133" w:rsidP="00F91133">
      <w:pPr>
        <w:rPr>
          <w:rFonts w:ascii="Arial" w:eastAsia="Calibri" w:hAnsi="Arial" w:cs="Arial"/>
          <w:strike/>
          <w:sz w:val="21"/>
          <w:szCs w:val="21"/>
          <w:rPrChange w:id="145"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46" w:author="Zhou Zilai" w:date="2026-07-21T16:31:00Z" w16du:dateUtc="2026-07-21T08:31:00Z">
            <w:rPr>
              <w:rFonts w:ascii="Arial" w:eastAsia="Calibri" w:hAnsi="Arial" w:cs="Arial"/>
              <w:sz w:val="21"/>
              <w:szCs w:val="21"/>
            </w:rPr>
          </w:rPrChange>
        </w:rPr>
        <w:t>Tableau 1 : Activités d’engagement des parties prenantes</w:t>
      </w:r>
    </w:p>
    <w:p w14:paraId="04C07993" w14:textId="77777777" w:rsidR="00F91133" w:rsidRPr="006B3E63" w:rsidRDefault="00F91133" w:rsidP="00F91133">
      <w:pPr>
        <w:rPr>
          <w:rFonts w:ascii="Arial" w:eastAsia="Calibri" w:hAnsi="Arial" w:cs="Arial"/>
          <w:strike/>
          <w:sz w:val="21"/>
          <w:szCs w:val="21"/>
          <w:rPrChange w:id="147" w:author="Zhou Zilai" w:date="2026-07-21T16:31:00Z" w16du:dateUtc="2026-07-21T08:31:00Z">
            <w:rPr>
              <w:rFonts w:ascii="Arial" w:eastAsia="Calibri" w:hAnsi="Arial" w:cs="Arial"/>
              <w:sz w:val="21"/>
              <w:szCs w:val="21"/>
            </w:rPr>
          </w:rPrChange>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F91133" w:rsidRPr="006B3E63" w14:paraId="20C2646F" w14:textId="77777777" w:rsidTr="00F91133">
        <w:tc>
          <w:tcPr>
            <w:tcW w:w="36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6704B652" w14:textId="77777777" w:rsidR="00F91133" w:rsidRPr="006B3E63" w:rsidRDefault="00F91133" w:rsidP="00736EA7">
            <w:pPr>
              <w:spacing w:line="276" w:lineRule="auto"/>
              <w:jc w:val="both"/>
              <w:rPr>
                <w:rFonts w:ascii="Arial" w:eastAsia="Calibri" w:hAnsi="Arial" w:cs="Arial"/>
                <w:b/>
                <w:bCs/>
                <w:strike/>
                <w:sz w:val="21"/>
                <w:szCs w:val="21"/>
                <w:rPrChange w:id="148" w:author="Zhou Zilai" w:date="2026-07-21T16:31:00Z" w16du:dateUtc="2026-07-21T08:31:00Z">
                  <w:rPr>
                    <w:rFonts w:ascii="Arial" w:eastAsia="Calibri" w:hAnsi="Arial" w:cs="Arial"/>
                    <w:b/>
                    <w:bCs/>
                    <w:sz w:val="21"/>
                    <w:szCs w:val="21"/>
                  </w:rPr>
                </w:rPrChange>
              </w:rPr>
            </w:pPr>
            <w:r>
              <w:rPr>
                <w:rFonts w:ascii="Arial" w:eastAsia="Calibri" w:hAnsi="Arial" w:cs="Arial"/>
                <w:b/>
                <w:bCs/>
                <w:strike/>
                <w:sz w:val="21"/>
                <w:szCs w:val="21"/>
                <w:rPrChange w:id="149" w:author="Zhou Zilai" w:date="2026-07-21T16:31:00Z" w16du:dateUtc="2026-07-21T08:31:00Z">
                  <w:rPr>
                    <w:rFonts w:ascii="Arial" w:eastAsia="Calibri" w:hAnsi="Arial" w:cs="Arial"/>
                    <w:b/>
                    <w:bCs/>
                    <w:sz w:val="21"/>
                    <w:szCs w:val="21"/>
                  </w:rPr>
                </w:rPrChange>
              </w:rPr>
              <w:t>Activité</w:t>
            </w:r>
          </w:p>
        </w:tc>
        <w:tc>
          <w:tcPr>
            <w:tcW w:w="36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57E25421" w14:textId="77777777" w:rsidR="00F91133" w:rsidRPr="006B3E63" w:rsidRDefault="00F91133" w:rsidP="00736EA7">
            <w:pPr>
              <w:spacing w:line="276" w:lineRule="auto"/>
              <w:jc w:val="both"/>
              <w:rPr>
                <w:rFonts w:ascii="Arial" w:eastAsia="Calibri" w:hAnsi="Arial" w:cs="Arial"/>
                <w:b/>
                <w:bCs/>
                <w:strike/>
                <w:sz w:val="21"/>
                <w:szCs w:val="21"/>
                <w:rPrChange w:id="150" w:author="Zhou Zilai" w:date="2026-07-21T16:31:00Z" w16du:dateUtc="2026-07-21T08:31:00Z">
                  <w:rPr>
                    <w:rFonts w:ascii="Arial" w:eastAsia="Calibri" w:hAnsi="Arial" w:cs="Arial"/>
                    <w:b/>
                    <w:bCs/>
                    <w:sz w:val="21"/>
                    <w:szCs w:val="21"/>
                  </w:rPr>
                </w:rPrChange>
              </w:rPr>
            </w:pPr>
            <w:r>
              <w:rPr>
                <w:rFonts w:ascii="Arial" w:eastAsia="Calibri" w:hAnsi="Arial" w:cs="Arial"/>
                <w:b/>
                <w:bCs/>
                <w:strike/>
                <w:sz w:val="21"/>
                <w:szCs w:val="21"/>
                <w:rPrChange w:id="151" w:author="Zhou Zilai" w:date="2026-07-21T16:31:00Z" w16du:dateUtc="2026-07-21T08:31:00Z">
                  <w:rPr>
                    <w:rFonts w:ascii="Arial" w:eastAsia="Calibri" w:hAnsi="Arial" w:cs="Arial"/>
                    <w:b/>
                    <w:bCs/>
                    <w:sz w:val="21"/>
                    <w:szCs w:val="21"/>
                  </w:rPr>
                </w:rPrChange>
              </w:rPr>
              <w:t>Parties Prenantes</w:t>
            </w:r>
          </w:p>
        </w:tc>
      </w:tr>
      <w:tr w:rsidR="00F91133" w:rsidRPr="006B3E63" w14:paraId="705D213F"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3C61F" w14:textId="77777777" w:rsidR="00F91133" w:rsidRPr="006B3E63" w:rsidRDefault="00F91133" w:rsidP="00736EA7">
            <w:pPr>
              <w:spacing w:line="276" w:lineRule="auto"/>
              <w:jc w:val="both"/>
              <w:rPr>
                <w:rFonts w:ascii="Arial" w:eastAsia="Calibri" w:hAnsi="Arial" w:cs="Arial"/>
                <w:strike/>
                <w:sz w:val="21"/>
                <w:szCs w:val="21"/>
                <w:rPrChange w:id="152"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53" w:author="Zhou Zilai" w:date="2026-07-21T16:31:00Z" w16du:dateUtc="2026-07-21T08:31:00Z">
                  <w:rPr>
                    <w:rFonts w:ascii="Arial" w:eastAsia="Calibri" w:hAnsi="Arial" w:cs="Arial"/>
                    <w:sz w:val="21"/>
                    <w:szCs w:val="21"/>
                  </w:rPr>
                </w:rPrChange>
              </w:rPr>
              <w:t>Ateliers de Planification de la Fermeture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C9281" w14:textId="77777777" w:rsidR="00F91133" w:rsidRPr="006B3E63" w:rsidRDefault="00F91133" w:rsidP="00736EA7">
            <w:pPr>
              <w:spacing w:line="276" w:lineRule="auto"/>
              <w:jc w:val="both"/>
              <w:rPr>
                <w:rFonts w:ascii="Arial" w:eastAsia="Calibri" w:hAnsi="Arial" w:cs="Arial"/>
                <w:strike/>
                <w:sz w:val="21"/>
                <w:szCs w:val="21"/>
                <w:rPrChange w:id="154"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55" w:author="Zhou Zilai" w:date="2026-07-21T16:31:00Z" w16du:dateUtc="2026-07-21T08:31:00Z">
                  <w:rPr>
                    <w:rFonts w:ascii="Arial" w:eastAsia="Calibri" w:hAnsi="Arial" w:cs="Arial"/>
                    <w:sz w:val="21"/>
                    <w:szCs w:val="21"/>
                  </w:rPr>
                </w:rPrChange>
              </w:rPr>
              <w:t>Chefs de communauté, Autorités locales.</w:t>
            </w:r>
          </w:p>
        </w:tc>
      </w:tr>
      <w:tr w:rsidR="00F91133" w:rsidRPr="006B3E63" w14:paraId="025F1D0D"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6B8B" w14:textId="77777777" w:rsidR="00F91133" w:rsidRPr="006B3E63" w:rsidRDefault="00F91133" w:rsidP="00736EA7">
            <w:pPr>
              <w:spacing w:line="276" w:lineRule="auto"/>
              <w:jc w:val="both"/>
              <w:rPr>
                <w:rFonts w:ascii="Arial" w:eastAsia="Calibri" w:hAnsi="Arial" w:cs="Arial"/>
                <w:strike/>
                <w:sz w:val="21"/>
                <w:szCs w:val="21"/>
                <w:rPrChange w:id="156"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57" w:author="Zhou Zilai" w:date="2026-07-21T16:31:00Z" w16du:dateUtc="2026-07-21T08:31:00Z">
                  <w:rPr>
                    <w:rFonts w:ascii="Arial" w:eastAsia="Calibri" w:hAnsi="Arial" w:cs="Arial"/>
                    <w:sz w:val="21"/>
                    <w:szCs w:val="21"/>
                  </w:rPr>
                </w:rPrChange>
              </w:rPr>
              <w:t>Consultations sur l'Utilisation des Terres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CC786" w14:textId="77777777" w:rsidR="00F91133" w:rsidRPr="006B3E63" w:rsidRDefault="00F91133" w:rsidP="00736EA7">
            <w:pPr>
              <w:spacing w:line="276" w:lineRule="auto"/>
              <w:jc w:val="both"/>
              <w:rPr>
                <w:rFonts w:ascii="Arial" w:eastAsia="Calibri" w:hAnsi="Arial" w:cs="Arial"/>
                <w:strike/>
                <w:sz w:val="21"/>
                <w:szCs w:val="21"/>
                <w:rPrChange w:id="158"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59" w:author="Zhou Zilai" w:date="2026-07-21T16:31:00Z" w16du:dateUtc="2026-07-21T08:31:00Z">
                  <w:rPr>
                    <w:rFonts w:ascii="Arial" w:eastAsia="Calibri" w:hAnsi="Arial" w:cs="Arial"/>
                    <w:sz w:val="21"/>
                    <w:szCs w:val="21"/>
                  </w:rPr>
                </w:rPrChange>
              </w:rPr>
              <w:t>Communautés affectées, Propriétaires fonciers.</w:t>
            </w:r>
          </w:p>
        </w:tc>
      </w:tr>
      <w:tr w:rsidR="00F91133" w:rsidRPr="006B3E63" w14:paraId="182B987C"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A2623" w14:textId="77777777" w:rsidR="00F91133" w:rsidRPr="006B3E63" w:rsidRDefault="00F91133" w:rsidP="00736EA7">
            <w:pPr>
              <w:spacing w:line="276" w:lineRule="auto"/>
              <w:jc w:val="both"/>
              <w:rPr>
                <w:rFonts w:ascii="Arial" w:eastAsia="Calibri" w:hAnsi="Arial" w:cs="Arial"/>
                <w:strike/>
                <w:sz w:val="21"/>
                <w:szCs w:val="21"/>
                <w:rPrChange w:id="160"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61" w:author="Zhou Zilai" w:date="2026-07-21T16:31:00Z" w16du:dateUtc="2026-07-21T08:31:00Z">
                  <w:rPr>
                    <w:rFonts w:ascii="Arial" w:eastAsia="Calibri" w:hAnsi="Arial" w:cs="Arial"/>
                    <w:sz w:val="21"/>
                    <w:szCs w:val="21"/>
                  </w:rPr>
                </w:rPrChange>
              </w:rPr>
              <w:t>Assemblées des Employés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8AA58" w14:textId="77777777" w:rsidR="00F91133" w:rsidRPr="006B3E63" w:rsidRDefault="00F91133" w:rsidP="00736EA7">
            <w:pPr>
              <w:spacing w:line="276" w:lineRule="auto"/>
              <w:jc w:val="both"/>
              <w:rPr>
                <w:rFonts w:ascii="Arial" w:eastAsia="Calibri" w:hAnsi="Arial" w:cs="Arial"/>
                <w:strike/>
                <w:sz w:val="21"/>
                <w:szCs w:val="21"/>
                <w:rPrChange w:id="162"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63" w:author="Zhou Zilai" w:date="2026-07-21T16:31:00Z" w16du:dateUtc="2026-07-21T08:31:00Z">
                  <w:rPr>
                    <w:rFonts w:ascii="Arial" w:eastAsia="Calibri" w:hAnsi="Arial" w:cs="Arial"/>
                    <w:sz w:val="21"/>
                    <w:szCs w:val="21"/>
                  </w:rPr>
                </w:rPrChange>
              </w:rPr>
              <w:t>Personnel et Syndicats.</w:t>
            </w:r>
          </w:p>
        </w:tc>
      </w:tr>
      <w:tr w:rsidR="00F91133" w:rsidRPr="006B3E63" w14:paraId="0815B3F0"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58E75" w14:textId="77777777" w:rsidR="00F91133" w:rsidRPr="006B3E63" w:rsidRDefault="00F91133" w:rsidP="00736EA7">
            <w:pPr>
              <w:spacing w:line="276" w:lineRule="auto"/>
              <w:jc w:val="both"/>
              <w:rPr>
                <w:rFonts w:ascii="Arial" w:eastAsia="Calibri" w:hAnsi="Arial" w:cs="Arial"/>
                <w:strike/>
                <w:sz w:val="21"/>
                <w:szCs w:val="21"/>
                <w:rPrChange w:id="164"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65" w:author="Zhou Zilai" w:date="2026-07-21T16:31:00Z" w16du:dateUtc="2026-07-21T08:31:00Z">
                  <w:rPr>
                    <w:rFonts w:ascii="Arial" w:eastAsia="Calibri" w:hAnsi="Arial" w:cs="Arial"/>
                    <w:sz w:val="21"/>
                    <w:szCs w:val="21"/>
                  </w:rPr>
                </w:rPrChange>
              </w:rPr>
              <w:t>Forums des Entreprises Locales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C53BF" w14:textId="77777777" w:rsidR="00F91133" w:rsidRPr="006B3E63" w:rsidRDefault="00F91133" w:rsidP="00736EA7">
            <w:pPr>
              <w:spacing w:line="276" w:lineRule="auto"/>
              <w:jc w:val="both"/>
              <w:rPr>
                <w:rFonts w:ascii="Arial" w:eastAsia="Calibri" w:hAnsi="Arial" w:cs="Arial"/>
                <w:strike/>
                <w:sz w:val="21"/>
                <w:szCs w:val="21"/>
                <w:rPrChange w:id="166"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67" w:author="Zhou Zilai" w:date="2026-07-21T16:31:00Z" w16du:dateUtc="2026-07-21T08:31:00Z">
                  <w:rPr>
                    <w:rFonts w:ascii="Arial" w:eastAsia="Calibri" w:hAnsi="Arial" w:cs="Arial"/>
                    <w:sz w:val="21"/>
                    <w:szCs w:val="21"/>
                  </w:rPr>
                </w:rPrChange>
              </w:rPr>
              <w:t>Fournisseurs locaux et Chambre de Commerce.</w:t>
            </w:r>
          </w:p>
        </w:tc>
      </w:tr>
      <w:tr w:rsidR="00F91133" w:rsidRPr="006B3E63" w14:paraId="50F0B618"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4A0BB" w14:textId="77777777" w:rsidR="00F91133" w:rsidRPr="006B3E63" w:rsidRDefault="00F91133" w:rsidP="00736EA7">
            <w:pPr>
              <w:spacing w:line="276" w:lineRule="auto"/>
              <w:jc w:val="both"/>
              <w:rPr>
                <w:rFonts w:ascii="Arial" w:eastAsia="Calibri" w:hAnsi="Arial" w:cs="Arial"/>
                <w:strike/>
                <w:sz w:val="21"/>
                <w:szCs w:val="21"/>
                <w:rPrChange w:id="168"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69" w:author="Zhou Zilai" w:date="2026-07-21T16:31:00Z" w16du:dateUtc="2026-07-21T08:31:00Z">
                  <w:rPr>
                    <w:rFonts w:ascii="Arial" w:eastAsia="Calibri" w:hAnsi="Arial" w:cs="Arial"/>
                    <w:sz w:val="21"/>
                    <w:szCs w:val="21"/>
                  </w:rPr>
                </w:rPrChange>
              </w:rPr>
              <w:t>Réunions d'Information des Régulateurs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B1210" w14:textId="77777777" w:rsidR="00F91133" w:rsidRPr="006B3E63" w:rsidRDefault="00F91133" w:rsidP="00736EA7">
            <w:pPr>
              <w:spacing w:line="276" w:lineRule="auto"/>
              <w:jc w:val="both"/>
              <w:rPr>
                <w:rFonts w:ascii="Arial" w:eastAsia="Calibri" w:hAnsi="Arial" w:cs="Arial"/>
                <w:strike/>
                <w:sz w:val="21"/>
                <w:szCs w:val="21"/>
                <w:rPrChange w:id="170"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71" w:author="Zhou Zilai" w:date="2026-07-21T16:31:00Z" w16du:dateUtc="2026-07-21T08:31:00Z">
                  <w:rPr>
                    <w:rFonts w:ascii="Arial" w:eastAsia="Calibri" w:hAnsi="Arial" w:cs="Arial"/>
                    <w:sz w:val="21"/>
                    <w:szCs w:val="21"/>
                  </w:rPr>
                </w:rPrChange>
              </w:rPr>
              <w:t xml:space="preserve">AGÉE, Ministère </w:t>
            </w:r>
            <w:commentRangeStart w:id="172"/>
            <w:commentRangeStart w:id="173"/>
            <w:commentRangeStart w:id="174"/>
            <w:r>
              <w:rPr>
                <w:rFonts w:ascii="Arial" w:eastAsia="Calibri" w:hAnsi="Arial" w:cs="Arial"/>
                <w:strike/>
                <w:sz w:val="21"/>
                <w:szCs w:val="21"/>
                <w:rPrChange w:id="175" w:author="Zhou Zilai" w:date="2026-07-21T16:31:00Z" w16du:dateUtc="2026-07-21T08:31:00Z">
                  <w:rPr>
                    <w:rFonts w:ascii="Arial" w:eastAsia="Calibri" w:hAnsi="Arial" w:cs="Arial"/>
                    <w:sz w:val="21"/>
                    <w:szCs w:val="21"/>
                  </w:rPr>
                </w:rPrChange>
              </w:rPr>
              <w:t>des Mines</w:t>
            </w:r>
            <w:commentRangeEnd w:id="172"/>
            <w:r>
              <w:rPr>
                <w:rStyle w:val="CommentReference"/>
                <w:rFonts w:ascii="Arial" w:eastAsia="Calibri" w:hAnsi="Arial" w:cs="Arial"/>
                <w:strike/>
                <w:sz w:val="21"/>
                <w:szCs w:val="21"/>
                <w:rPrChange w:id="176" w:author="Zhou Zilai" w:date="2026-07-21T16:31:00Z" w16du:dateUtc="2026-07-21T08:31:00Z">
                  <w:rPr>
                    <w:rStyle w:val="CommentReference"/>
                    <w:rFonts w:ascii="Arial" w:eastAsia="Calibri" w:hAnsi="Arial" w:cs="Arial"/>
                    <w:sz w:val="21"/>
                    <w:szCs w:val="21"/>
                  </w:rPr>
                </w:rPrChange>
              </w:rPr>
              <w:commentReference w:id="172"/>
            </w:r>
            <w:commentRangeEnd w:id="173"/>
            <w:r>
              <w:rPr>
                <w:rStyle w:val="CommentReference"/>
                <w:rFonts w:ascii="Arial" w:eastAsia="Calibri" w:hAnsi="Arial" w:cs="Arial"/>
                <w:strike/>
                <w:sz w:val="21"/>
                <w:szCs w:val="21"/>
                <w:rPrChange w:id="177" w:author="Zhou Zilai" w:date="2026-07-21T16:31:00Z" w16du:dateUtc="2026-07-21T08:31:00Z">
                  <w:rPr>
                    <w:rStyle w:val="CommentReference"/>
                    <w:rFonts w:ascii="Arial" w:eastAsia="Calibri" w:hAnsi="Arial" w:cs="Arial"/>
                    <w:sz w:val="21"/>
                    <w:szCs w:val="21"/>
                  </w:rPr>
                </w:rPrChange>
              </w:rPr>
              <w:commentReference w:id="173"/>
            </w:r>
            <w:commentRangeEnd w:id="174"/>
            <w:r>
              <w:rPr>
                <w:rStyle w:val="CommentReference"/>
                <w:rFonts w:ascii="Arial" w:eastAsia="Calibri" w:hAnsi="Arial" w:cs="Arial"/>
                <w:strike/>
                <w:sz w:val="21"/>
                <w:szCs w:val="21"/>
                <w:rPrChange w:id="178" w:author="Zhou Zilai" w:date="2026-07-21T16:31:00Z" w16du:dateUtc="2026-07-21T08:31:00Z">
                  <w:rPr>
                    <w:rStyle w:val="CommentReference"/>
                    <w:rFonts w:ascii="Arial" w:eastAsia="Calibri" w:hAnsi="Arial" w:cs="Arial"/>
                    <w:sz w:val="21"/>
                    <w:szCs w:val="21"/>
                  </w:rPr>
                </w:rPrChange>
              </w:rPr>
              <w:commentReference w:id="174"/>
            </w:r>
            <w:r>
              <w:rPr>
                <w:rFonts w:ascii="Arial" w:eastAsia="Calibri" w:hAnsi="Arial" w:cs="Arial"/>
                <w:strike/>
                <w:sz w:val="21"/>
                <w:szCs w:val="21"/>
                <w:rPrChange w:id="179" w:author="Zhou Zilai" w:date="2026-07-21T16:31:00Z" w16du:dateUtc="2026-07-21T08:31:00Z">
                  <w:rPr>
                    <w:rFonts w:ascii="Arial" w:eastAsia="Calibri" w:hAnsi="Arial" w:cs="Arial"/>
                    <w:sz w:val="21"/>
                    <w:szCs w:val="21"/>
                  </w:rPr>
                </w:rPrChange>
              </w:rPr>
              <w:t>.</w:t>
            </w:r>
          </w:p>
        </w:tc>
      </w:tr>
      <w:tr w:rsidR="00F91133" w:rsidRPr="006B3E63" w14:paraId="046F8DCF"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69F18" w14:textId="77777777" w:rsidR="00F91133" w:rsidRPr="006B3E63" w:rsidRDefault="00F91133" w:rsidP="00736EA7">
            <w:pPr>
              <w:spacing w:line="276" w:lineRule="auto"/>
              <w:jc w:val="both"/>
              <w:rPr>
                <w:rFonts w:ascii="Arial" w:eastAsia="Calibri" w:hAnsi="Arial" w:cs="Arial"/>
                <w:strike/>
                <w:sz w:val="21"/>
                <w:szCs w:val="21"/>
                <w:rPrChange w:id="180"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81" w:author="Zhou Zilai" w:date="2026-07-21T16:31:00Z" w16du:dateUtc="2026-07-21T08:31:00Z">
                  <w:rPr>
                    <w:rFonts w:ascii="Arial" w:eastAsia="Calibri" w:hAnsi="Arial" w:cs="Arial"/>
                    <w:sz w:val="21"/>
                    <w:szCs w:val="21"/>
                  </w:rPr>
                </w:rPrChange>
              </w:rPr>
              <w:t>Mécanisme de Réclamation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2DEF1" w14:textId="77777777" w:rsidR="00F91133" w:rsidRPr="006B3E63" w:rsidRDefault="00F91133" w:rsidP="00736EA7">
            <w:pPr>
              <w:spacing w:line="276" w:lineRule="auto"/>
              <w:jc w:val="both"/>
              <w:rPr>
                <w:rFonts w:ascii="Arial" w:eastAsia="Calibri" w:hAnsi="Arial" w:cs="Arial"/>
                <w:strike/>
                <w:sz w:val="21"/>
                <w:szCs w:val="21"/>
                <w:rPrChange w:id="182"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83" w:author="Zhou Zilai" w:date="2026-07-21T16:31:00Z" w16du:dateUtc="2026-07-21T08:31:00Z">
                  <w:rPr>
                    <w:rFonts w:ascii="Arial" w:eastAsia="Calibri" w:hAnsi="Arial" w:cs="Arial"/>
                    <w:sz w:val="21"/>
                    <w:szCs w:val="21"/>
                  </w:rPr>
                </w:rPrChange>
              </w:rPr>
              <w:t>Toutes les parties prenantes</w:t>
            </w:r>
          </w:p>
        </w:tc>
      </w:tr>
    </w:tbl>
    <w:p w14:paraId="50BE41B1" w14:textId="77777777" w:rsidR="00F91133" w:rsidRPr="006B3E63" w:rsidRDefault="00F91133" w:rsidP="00107124">
      <w:pPr>
        <w:spacing w:after="160" w:line="276" w:lineRule="auto"/>
        <w:jc w:val="both"/>
        <w:rPr>
          <w:rFonts w:ascii="Arial" w:eastAsia="Calibri" w:hAnsi="Arial" w:cs="Arial"/>
          <w:strike/>
          <w:sz w:val="21"/>
          <w:szCs w:val="21"/>
          <w:rPrChange w:id="184" w:author="Zhou Zilai" w:date="2026-07-21T16:31:00Z" w16du:dateUtc="2026-07-21T08:31:00Z">
            <w:rPr>
              <w:rFonts w:ascii="Arial" w:eastAsia="Calibri" w:hAnsi="Arial" w:cs="Arial"/>
              <w:sz w:val="21"/>
              <w:szCs w:val="21"/>
            </w:rPr>
          </w:rPrChange>
        </w:rPr>
      </w:pPr>
    </w:p>
    <w:p w14:paraId="67739C9E" w14:textId="77777777" w:rsidR="000D6951" w:rsidRPr="006B3E63" w:rsidRDefault="000D6951" w:rsidP="000D6951">
      <w:pPr>
        <w:spacing w:line="276" w:lineRule="auto"/>
        <w:jc w:val="both"/>
        <w:rPr>
          <w:rFonts w:ascii="Arial" w:eastAsia="Calibri" w:hAnsi="Arial" w:cs="Arial"/>
          <w:strike/>
          <w:sz w:val="21"/>
          <w:szCs w:val="21"/>
          <w:rPrChange w:id="185" w:author="Zhou Zilai" w:date="2026-07-21T16:31:00Z" w16du:dateUtc="2026-07-21T08:31:00Z">
            <w:rPr>
              <w:rFonts w:ascii="Arial" w:eastAsia="Calibri" w:hAnsi="Arial" w:cs="Arial"/>
              <w:sz w:val="21"/>
              <w:szCs w:val="21"/>
            </w:rPr>
          </w:rPrChange>
        </w:rPr>
      </w:pPr>
    </w:p>
    <w:p w14:paraId="22F2A724" w14:textId="77777777" w:rsidR="0093157E" w:rsidRPr="00B27BA7" w:rsidRDefault="00F91133" w:rsidP="00B27BA7">
      <w:pPr>
        <w:pStyle w:val="Heading3"/>
        <w:spacing w:before="240" w:after="120" w:line="276" w:lineRule="auto"/>
        <w:jc w:val="both"/>
        <w:rPr>
          <w:rFonts w:ascii="Arial" w:eastAsia="Calibri" w:hAnsi="Arial" w:cs="Arial"/>
          <w:b/>
          <w:bCs/>
          <w:color w:val="auto"/>
          <w:sz w:val="21"/>
          <w:szCs w:val="21"/>
        </w:rPr>
      </w:pPr>
      <w:r>
        <w:rPr>
          <w:rFonts w:ascii="Arial" w:eastAsia="Calibri" w:hAnsi="Arial" w:cs="Arial"/>
          <w:b/>
          <w:bCs/>
          <w:color w:val="auto"/>
          <w:sz w:val="21"/>
          <w:szCs w:val="21"/>
        </w:rPr>
        <w:lastRenderedPageBreak/>
        <w:t>21.5 Surveillance et Maintenance Post-Fermeture</w:t>
      </w:r>
    </w:p>
    <w:p w14:paraId="7FB23775" w14:textId="77777777" w:rsidR="00B27BA7" w:rsidRPr="00B27BA7" w:rsidRDefault="00B27BA7" w:rsidP="00B27BA7">
      <w:pPr>
        <w:rPr>
          <w:rFonts w:eastAsia="Calibri"/>
        </w:rPr>
      </w:pPr>
    </w:p>
    <w:p w14:paraId="5202D683" w14:textId="49A5FB9B"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La phase post-fermeture a pour objectif de garantir que le site réhabilité demeure stable dans la durée et que les risques environnementaux et sécuritaires résiduels sont gérés de manière appropriée. À ce stade de l'EIES, l'approche de surveillance et de maintenance post-fermeture est définie en termes de principes généraux, plutôt que sous la forme d'un programme détaillé ou de prescriptions figées.</w:t>
      </w:r>
    </w:p>
    <w:p w14:paraId="51EC2F8A" w14:textId="77777777" w:rsidR="0093157E" w:rsidRPr="00107124" w:rsidRDefault="00F91133" w:rsidP="00107124">
      <w:pPr>
        <w:spacing w:after="160" w:line="276" w:lineRule="auto"/>
        <w:jc w:val="both"/>
        <w:rPr>
          <w:rFonts w:ascii="Arial" w:hAnsi="Arial" w:cs="Arial"/>
          <w:sz w:val="21"/>
          <w:szCs w:val="21"/>
        </w:rPr>
      </w:pPr>
      <w:commentRangeStart w:id="222"/>
      <w:r>
        <w:rPr>
          <w:rFonts w:ascii="Arial" w:eastAsia="Calibri" w:hAnsi="Arial" w:cs="Arial"/>
          <w:sz w:val="21"/>
          <w:szCs w:val="21"/>
        </w:rPr>
        <w:t>La surveillance post-fermeture porterait, de manière générale, sur les principaux aspects environnementaux et sociaux du site, avec pour objectif de vérifier que les résultats de la fermeture évoluent conformément aux objectifs applicables et qu'aucun impact négatif significatif n'apparaît dans la durée. Le périmètre, les paramètres, la fréquence et la durée de la surveillance seront déterminés à un stade ultérieur, en tenant compte des conditions spécifiques du site, des exigences réglementaires alors en vigueur et de la nature des composantes du Projet concernées.</w:t>
      </w:r>
      <w:commentRangeEnd w:id="222"/>
      <w:r>
        <w:rPr>
          <w:rStyle w:val="Marquedecommentaire"/>
        </w:rPr>
        <w:commentReference w:id="222"/>
      </w:r>
    </w:p>
    <w:p w14:paraId="6CE893B4"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De même, des activités de maintenance seraient mises en œuvre, en tant que de besoin, pour traiter les constats issus de la surveillance et soutenir la stabilité et la fonctionnalité du site à long terme. Ces activités pourraient porter, selon les besoins constatés, sur le contrôle de l'érosion, l'entretien de la végétation, le bon fonctionnement du drainage, ou l'intégrité des infrastructures maintenues sur site.</w:t>
      </w:r>
    </w:p>
    <w:p w14:paraId="317740AD" w14:textId="2CD3C0B5"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Une approche de gestion adaptative serait appliquée : les résultats de la surveillance seraient examinés périodiquement afin d'orienter, si nécessaire, les ajustements des mesures de gestion ou de réhabilitation. Lorsque la surveillance indiquerait que les objectifs de fermeture ne sont pas atteints, des investigations complémentaires et des mesures correctives appropriées seraient envisagées, conformément aux bonnes pratiques du secteur.</w:t>
      </w:r>
    </w:p>
    <w:p w14:paraId="4ECC538D" w14:textId="77777777" w:rsidR="000D6951" w:rsidRPr="000D6951" w:rsidRDefault="000D6951" w:rsidP="000D6951">
      <w:pPr>
        <w:rPr>
          <w:rFonts w:eastAsia="Calibri"/>
        </w:rPr>
      </w:pPr>
    </w:p>
    <w:p w14:paraId="46F8F00F" w14:textId="7F61E3CA" w:rsidR="0093157E" w:rsidRPr="006B3E63" w:rsidRDefault="00F91133" w:rsidP="000D6951">
      <w:pPr>
        <w:pStyle w:val="Heading3"/>
        <w:spacing w:before="240" w:after="120" w:line="276" w:lineRule="auto"/>
        <w:jc w:val="both"/>
        <w:rPr>
          <w:rFonts w:ascii="Arial" w:eastAsia="Calibri" w:hAnsi="Arial" w:cs="Arial"/>
          <w:b/>
          <w:bCs/>
          <w:strike/>
          <w:color w:val="auto"/>
          <w:sz w:val="21"/>
          <w:szCs w:val="21"/>
          <w:rPrChange w:id="186" w:author="Zhou Zilai" w:date="2026-07-21T16:32:00Z" w16du:dateUtc="2026-07-21T08:32:00Z">
            <w:rPr>
              <w:rFonts w:ascii="Arial" w:eastAsia="Calibri" w:hAnsi="Arial" w:cs="Arial"/>
              <w:b/>
              <w:bCs/>
              <w:color w:val="auto"/>
              <w:sz w:val="21"/>
              <w:szCs w:val="21"/>
            </w:rPr>
          </w:rPrChange>
        </w:rPr>
      </w:pPr>
      <w:commentRangeStart w:id="187"/>
      <w:r>
        <w:rPr>
          <w:rFonts w:ascii="Arial" w:eastAsia="Calibri" w:hAnsi="Arial" w:cs="Arial"/>
          <w:b/>
          <w:bCs/>
          <w:strike/>
          <w:color w:val="auto"/>
          <w:sz w:val="21"/>
          <w:szCs w:val="21"/>
          <w:rPrChange w:id="188" w:author="Zhou Zilai" w:date="2026-07-21T16:32:00Z" w16du:dateUtc="2026-07-21T08:32:00Z">
            <w:rPr>
              <w:rFonts w:ascii="Arial" w:eastAsia="Calibri" w:hAnsi="Arial" w:cs="Arial"/>
              <w:b/>
              <w:bCs/>
              <w:color w:val="auto"/>
              <w:sz w:val="21"/>
              <w:szCs w:val="21"/>
            </w:rPr>
          </w:rPrChange>
        </w:rPr>
        <w:t>21.6 Provisionnement Financier</w:t>
      </w:r>
      <w:commentRangeEnd w:id="187"/>
      <w:r>
        <w:rPr>
          <w:rStyle w:val="CommentReference"/>
          <w:rFonts w:ascii="Arial" w:eastAsia="Calibri" w:hAnsi="Arial" w:cs="Arial"/>
          <w:b/>
          <w:bCs/>
          <w:strike/>
          <w:color w:val="auto"/>
          <w:sz w:val="21"/>
          <w:szCs w:val="21"/>
          <w:rPrChange w:id="189" w:author="Zhou Zilai" w:date="2026-07-21T16:32:00Z" w16du:dateUtc="2026-07-21T08:32:00Z">
            <w:rPr>
              <w:rStyle w:val="CommentReference"/>
              <w:rFonts w:ascii="Arial" w:eastAsia="Calibri" w:hAnsi="Arial" w:cs="Arial"/>
              <w:b/>
              <w:bCs/>
              <w:color w:val="auto"/>
              <w:sz w:val="21"/>
              <w:szCs w:val="21"/>
            </w:rPr>
          </w:rPrChange>
        </w:rPr>
        <w:commentReference w:id="187"/>
      </w:r>
    </w:p>
    <w:p w14:paraId="2A26C802" w14:textId="77777777" w:rsidR="000D6951" w:rsidRPr="006B3E63" w:rsidRDefault="000D6951" w:rsidP="000D6951">
      <w:pPr>
        <w:spacing w:line="276" w:lineRule="auto"/>
        <w:jc w:val="both"/>
        <w:rPr>
          <w:rFonts w:ascii="Arial" w:eastAsia="Calibri" w:hAnsi="Arial" w:cs="Arial"/>
          <w:strike/>
          <w:sz w:val="21"/>
          <w:szCs w:val="21"/>
          <w:rPrChange w:id="190" w:author="Zhou Zilai" w:date="2026-07-21T16:32:00Z" w16du:dateUtc="2026-07-21T08:32:00Z">
            <w:rPr>
              <w:rFonts w:ascii="Arial" w:eastAsia="Calibri" w:hAnsi="Arial" w:cs="Arial"/>
              <w:sz w:val="21"/>
              <w:szCs w:val="21"/>
            </w:rPr>
          </w:rPrChange>
        </w:rPr>
      </w:pPr>
    </w:p>
    <w:p w14:paraId="571E46AA" w14:textId="2AC38735" w:rsidR="0093157E" w:rsidRPr="006B3E63" w:rsidRDefault="00F91133" w:rsidP="00107124">
      <w:pPr>
        <w:spacing w:after="160" w:line="276" w:lineRule="auto"/>
        <w:jc w:val="both"/>
        <w:rPr>
          <w:rFonts w:ascii="Arial" w:hAnsi="Arial" w:cs="Arial"/>
          <w:strike/>
          <w:sz w:val="21"/>
          <w:szCs w:val="21"/>
          <w:rPrChange w:id="191" w:author="Zhou Zilai" w:date="2026-07-21T16:32:00Z" w16du:dateUtc="2026-07-21T08:32:00Z">
            <w:rPr>
              <w:rFonts w:ascii="Arial" w:hAnsi="Arial" w:cs="Arial"/>
              <w:sz w:val="21"/>
              <w:szCs w:val="21"/>
            </w:rPr>
          </w:rPrChange>
        </w:rPr>
      </w:pPr>
      <w:commentRangeStart w:id="223"/>
      <w:r>
        <w:rPr>
          <w:rFonts w:ascii="Arial" w:eastAsia="Calibri" w:hAnsi="Arial" w:cs="Arial"/>
          <w:strike/>
          <w:sz w:val="21"/>
          <w:szCs w:val="21"/>
          <w:rPrChange w:id="192" w:author="Zhou Zilai" w:date="2026-07-21T16:32:00Z" w16du:dateUtc="2026-07-21T08:32:00Z">
            <w:rPr>
              <w:rFonts w:ascii="Arial" w:eastAsia="Calibri" w:hAnsi="Arial" w:cs="Arial"/>
              <w:sz w:val="21"/>
              <w:szCs w:val="21"/>
            </w:rPr>
          </w:rPrChange>
        </w:rPr>
        <w:t>Le Projet mettra en place une provision financière appropriée afin de soutenir la mise en œuvre des mesures de réhabilitation et de fermeture, conformément à la réglementation guinéenne applicable et aux conditions de permis pertinentes.</w:t>
      </w:r>
      <w:commentRangeEnd w:id="223"/>
      <w:r>
        <w:rPr>
          <w:rStyle w:val="Marquedecommentaire"/>
        </w:rPr>
        <w:commentReference w:id="223"/>
      </w:r>
    </w:p>
    <w:p w14:paraId="3F89D215" w14:textId="77777777" w:rsidR="0093157E" w:rsidRPr="006B3E63" w:rsidRDefault="00F91133" w:rsidP="00107124">
      <w:pPr>
        <w:spacing w:after="160" w:line="276" w:lineRule="auto"/>
        <w:jc w:val="both"/>
        <w:rPr>
          <w:rFonts w:ascii="Arial" w:hAnsi="Arial" w:cs="Arial"/>
          <w:strike/>
          <w:sz w:val="21"/>
          <w:szCs w:val="21"/>
          <w:rPrChange w:id="193" w:author="Zhou Zilai" w:date="2026-07-21T16:32:00Z" w16du:dateUtc="2026-07-21T08:32:00Z">
            <w:rPr>
              <w:rFonts w:ascii="Arial" w:hAnsi="Arial" w:cs="Arial"/>
              <w:sz w:val="21"/>
              <w:szCs w:val="21"/>
            </w:rPr>
          </w:rPrChange>
        </w:rPr>
      </w:pPr>
      <w:r>
        <w:rPr>
          <w:rFonts w:ascii="Arial" w:eastAsia="Calibri" w:hAnsi="Arial" w:cs="Arial"/>
          <w:strike/>
          <w:sz w:val="21"/>
          <w:szCs w:val="21"/>
          <w:rPrChange w:id="194" w:author="Zhou Zilai" w:date="2026-07-21T16:32:00Z" w16du:dateUtc="2026-07-21T08:32:00Z">
            <w:rPr>
              <w:rFonts w:ascii="Arial" w:eastAsia="Calibri" w:hAnsi="Arial" w:cs="Arial"/>
              <w:sz w:val="21"/>
              <w:szCs w:val="21"/>
            </w:rPr>
          </w:rPrChange>
        </w:rPr>
        <w:t>À ce stade, la nature, l'ampleur et le calendrier des activités de fermeture demeurent indicatifs et seront précisés à mesure que la conception du Projet progresse et que des données opérationnelles supplémentaires seront disponibles. En conséquence, les estimations des coûts de fermeture seront élaborées et régulièrement mises à jour à un stade ultérieur, afin de refléter l'évolution du Projet, l'empreinte réelle des perturbations et les exigences réglementaires applicables.</w:t>
      </w:r>
    </w:p>
    <w:p w14:paraId="254D3FCE" w14:textId="587D2B61" w:rsidR="0093157E" w:rsidRPr="006B3E63" w:rsidRDefault="00F91133" w:rsidP="00107124">
      <w:pPr>
        <w:spacing w:after="160" w:line="276" w:lineRule="auto"/>
        <w:jc w:val="both"/>
        <w:rPr>
          <w:rFonts w:ascii="Arial" w:hAnsi="Arial" w:cs="Arial"/>
          <w:strike/>
          <w:sz w:val="21"/>
          <w:szCs w:val="21"/>
          <w:rPrChange w:id="195" w:author="Zhou Zilai" w:date="2026-07-21T16:32:00Z" w16du:dateUtc="2026-07-21T08:32:00Z">
            <w:rPr>
              <w:rFonts w:ascii="Arial" w:hAnsi="Arial" w:cs="Arial"/>
              <w:sz w:val="21"/>
              <w:szCs w:val="21"/>
            </w:rPr>
          </w:rPrChange>
        </w:rPr>
      </w:pPr>
      <w:r>
        <w:rPr>
          <w:rFonts w:ascii="Arial" w:eastAsia="Calibri" w:hAnsi="Arial" w:cs="Arial"/>
          <w:strike/>
          <w:sz w:val="21"/>
          <w:szCs w:val="21"/>
          <w:rPrChange w:id="196" w:author="Zhou Zilai" w:date="2026-07-21T16:32:00Z" w16du:dateUtc="2026-07-21T08:32:00Z">
            <w:rPr>
              <w:rFonts w:ascii="Arial" w:eastAsia="Calibri" w:hAnsi="Arial" w:cs="Arial"/>
              <w:sz w:val="21"/>
              <w:szCs w:val="21"/>
            </w:rPr>
          </w:rPrChange>
        </w:rPr>
        <w:t>Il est anticipé que l'approche retenue restera flexible et pourra recourir à différents instruments appropriés, selon les besoins, afin de garantir la disponibilité de ressources suffisantes pour la mise en œuvre des mesures de fermeture et de réhabilitation à l'issue du cycle de vie du Projet.</w:t>
      </w:r>
    </w:p>
    <w:p w14:paraId="1F9582F3" w14:textId="2B7B9D78" w:rsidR="0093157E" w:rsidRPr="006B3E63" w:rsidRDefault="00F91133" w:rsidP="00107124">
      <w:pPr>
        <w:shd w:val="clear" w:color="auto" w:fill="D9D9D9" w:themeFill="background1" w:themeFillShade="D9"/>
        <w:spacing w:line="276" w:lineRule="auto"/>
        <w:jc w:val="both"/>
        <w:rPr>
          <w:rFonts w:ascii="Arial" w:eastAsia="Calibri" w:hAnsi="Arial" w:cs="Arial"/>
          <w:i/>
          <w:iCs/>
          <w:strike/>
          <w:rPrChange w:id="197" w:author="Zhou Zilai" w:date="2026-07-21T16:32:00Z" w16du:dateUtc="2026-07-21T08:32:00Z">
            <w:rPr>
              <w:rFonts w:ascii="Arial" w:eastAsia="Calibri" w:hAnsi="Arial" w:cs="Arial"/>
              <w:i/>
              <w:iCs/>
            </w:rPr>
          </w:rPrChange>
        </w:rPr>
      </w:pPr>
      <w:commentRangeStart w:id="224"/>
      <w:r>
        <w:rPr>
          <w:rFonts w:ascii="Arial" w:eastAsia="Calibri" w:hAnsi="Arial" w:cs="Arial"/>
          <w:i/>
          <w:iCs/>
          <w:strike/>
          <w:rPrChange w:id="198" w:author="Zhou Zilai" w:date="2026-07-21T16:32:00Z" w16du:dateUtc="2026-07-21T08:32:00Z">
            <w:rPr>
              <w:rFonts w:ascii="Arial" w:eastAsia="Calibri" w:hAnsi="Arial" w:cs="Arial"/>
              <w:i/>
              <w:iCs/>
            </w:rPr>
          </w:rPrChange>
        </w:rPr>
        <w:t xml:space="preserve">Conformément au principe de proportionnalité applicable au présent stade de l'EIES, ni une estimation chiffrée du coût total de fermeture, ni le choix d'un mécanisme de garantie financière spécifique (par exemple un fonds </w:t>
      </w:r>
      <w:commentRangeEnd w:id="224"/>
      <w:r>
        <w:rPr>
          <w:rStyle w:val="Marquedecommentaire"/>
        </w:rPr>
        <w:commentReference w:id="224"/>
      </w:r>
      <w:r>
        <w:rPr>
          <w:rFonts w:ascii="Arial" w:eastAsia="Calibri" w:hAnsi="Arial" w:cs="Arial"/>
          <w:i/>
          <w:iCs/>
          <w:strike/>
          <w:rPrChange w:id="199" w:author="Zhou Zilai" w:date="2026-07-21T16:32:00Z" w16du:dateUtc="2026-07-21T08:32:00Z">
            <w:rPr>
              <w:rFonts w:ascii="Arial" w:eastAsia="Calibri" w:hAnsi="Arial" w:cs="Arial"/>
              <w:i/>
              <w:iCs/>
            </w:rPr>
          </w:rPrChange>
        </w:rPr>
        <w:t>fiduciaire</w:t>
      </w:r>
      <w:r>
        <w:rPr>
          <w:rFonts w:ascii="Arial" w:eastAsia="Calibri" w:hAnsi="Arial" w:cs="Arial"/>
          <w:i/>
          <w:iCs/>
          <w:strike/>
          <w:rPrChange w:id="200" w:author="Zhou Zilai" w:date="2026-07-21T16:32:00Z" w16du:dateUtc="2026-07-21T08:32:00Z">
            <w:rPr>
              <w:rFonts w:ascii="Arial" w:eastAsia="Calibri" w:hAnsi="Arial" w:cs="Arial"/>
              <w:i/>
              <w:iCs/>
            </w:rPr>
          </w:rPrChange>
        </w:rPr>
        <w:t>)</w:t>
      </w:r>
      <w:r>
        <w:rPr>
          <w:rFonts w:ascii="Arial" w:eastAsia="Calibri" w:hAnsi="Arial" w:cs="Arial"/>
          <w:i/>
          <w:iCs/>
          <w:strike/>
          <w:rPrChange w:id="201" w:author="Zhou Zilai" w:date="2026-07-21T16:32:00Z" w16du:dateUtc="2026-07-21T08:32:00Z">
            <w:rPr>
              <w:rFonts w:ascii="Arial" w:eastAsia="Calibri" w:hAnsi="Arial" w:cs="Arial"/>
              <w:i/>
              <w:iCs/>
            </w:rPr>
          </w:rPrChange>
        </w:rPr>
        <w:t xml:space="preserve"> conformément au code minier</w:t>
      </w:r>
      <w:r>
        <w:rPr>
          <w:rFonts w:ascii="Arial" w:eastAsia="Calibri" w:hAnsi="Arial" w:cs="Arial"/>
          <w:i/>
          <w:iCs/>
          <w:strike/>
          <w:rPrChange w:id="202" w:author="Zhou Zilai" w:date="2026-07-21T16:32:00Z" w16du:dateUtc="2026-07-21T08:32:00Z">
            <w:rPr>
              <w:rFonts w:ascii="Arial" w:eastAsia="Calibri" w:hAnsi="Arial" w:cs="Arial"/>
              <w:i/>
              <w:iCs/>
            </w:rPr>
          </w:rPrChange>
        </w:rPr>
        <w:t xml:space="preserve"> </w:t>
      </w:r>
      <w:r>
        <w:rPr>
          <w:rFonts w:ascii="Arial" w:eastAsia="Calibri" w:hAnsi="Arial" w:cs="Arial"/>
          <w:i/>
          <w:iCs/>
          <w:strike/>
          <w:rPrChange w:id="203" w:author="Zhou Zilai" w:date="2026-07-21T16:32:00Z" w16du:dateUtc="2026-07-21T08:32:00Z">
            <w:rPr>
              <w:rFonts w:ascii="Arial" w:eastAsia="Calibri" w:hAnsi="Arial" w:cs="Arial"/>
              <w:i/>
              <w:iCs/>
            </w:rPr>
          </w:rPrChange>
        </w:rPr>
        <w:t xml:space="preserve">guinéen </w:t>
      </w:r>
      <w:r>
        <w:rPr>
          <w:rFonts w:ascii="Arial" w:eastAsia="Calibri" w:hAnsi="Arial" w:cs="Arial"/>
          <w:i/>
          <w:iCs/>
          <w:strike/>
          <w:rPrChange w:id="204" w:author="Zhou Zilai" w:date="2026-07-21T16:32:00Z" w16du:dateUtc="2026-07-21T08:32:00Z">
            <w:rPr>
              <w:rFonts w:ascii="Arial" w:eastAsia="Calibri" w:hAnsi="Arial" w:cs="Arial"/>
              <w:i/>
              <w:iCs/>
            </w:rPr>
          </w:rPrChange>
        </w:rPr>
        <w:t>ne sont arrêtés dans le présent chapitre. Ces éléments seront développés lors des phases ultérieures du Projet, sur la base d'une estimation détaillée des coûts et en conformité avec les exigences réglementaires en vigueur au moment considéré.</w:t>
      </w:r>
    </w:p>
    <w:p w14:paraId="4054DD3C" w14:textId="77777777" w:rsidR="000D6951" w:rsidRPr="000D6951" w:rsidRDefault="000D6951" w:rsidP="000D6951"/>
    <w:p w14:paraId="45CD7832" w14:textId="77777777" w:rsidR="0093157E" w:rsidRPr="000D6951" w:rsidRDefault="00F91133" w:rsidP="000D6951">
      <w:pPr>
        <w:pStyle w:val="Heading3"/>
        <w:spacing w:before="240" w:after="120"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21.7 Révision et Mise à Jour du Plan</w:t>
      </w:r>
    </w:p>
    <w:p w14:paraId="3C1986C7" w14:textId="77777777" w:rsidR="000D6951" w:rsidRDefault="000D6951" w:rsidP="000D6951">
      <w:pPr>
        <w:spacing w:line="276" w:lineRule="auto"/>
        <w:jc w:val="both"/>
        <w:rPr>
          <w:rFonts w:ascii="Arial" w:eastAsia="Calibri" w:hAnsi="Arial" w:cs="Arial"/>
          <w:sz w:val="21"/>
          <w:szCs w:val="21"/>
        </w:rPr>
      </w:pPr>
    </w:p>
    <w:p w14:paraId="768900C9" w14:textId="12B81C12"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Le présent Plan de Réhabilitation et de Fermeture est un document évolutif, destiné à être révisé et complété tout au long du cycle de vie du Projet, à mesure que la conception technique se précise, que l'expérience opérationnelle s'accumule et que le cadre réglementaire évolue.</w:t>
      </w:r>
    </w:p>
    <w:p w14:paraId="00F00B12"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lastRenderedPageBreak/>
        <w:t>Les éléments suivants sont notamment susceptibles de déclencher une révision du Plan :</w:t>
      </w:r>
    </w:p>
    <w:p w14:paraId="13E56252"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Un bilan périodique documentant l'avancement des travaux de réhabilitation progressive ;</w:t>
      </w:r>
    </w:p>
    <w:p w14:paraId="61F9A0C8"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Une revue périodique de l'ensemble de la stratégie de fermeture, de ses principes directeurs et des attentes des parties prenantes ;</w:t>
      </w:r>
    </w:p>
    <w:p w14:paraId="4099F874" w14:textId="02257710"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 xml:space="preserve">Des changements significatifs dans la configuration du Projet (par exemple l'extension de l'installation de stockage des résidus ou l'ajout de nouvelles unités de production de la centrale thermique ou de la raffinerie etc.) ;</w:t>
      </w:r>
    </w:p>
    <w:p w14:paraId="6DDD4990"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commentRangeStart w:id="226"/>
      <w:r>
        <w:rPr>
          <w:rFonts w:ascii="Arial" w:eastAsia="Calibri" w:hAnsi="Arial" w:cs="Arial"/>
          <w:sz w:val="21"/>
          <w:szCs w:val="21"/>
        </w:rPr>
        <w:t xml:space="preserve">Des évolutions du cadre réglementaire guinéen ou des </w:t>
      </w:r>
      <w:commentRangeEnd w:id="226"/>
      <w:r>
        <w:rPr>
          <w:rStyle w:val="Marquedecommentaire"/>
        </w:rPr>
        <w:commentReference w:id="226"/>
      </w:r>
      <w:commentRangeStart w:id="205"/>
      <w:r>
        <w:rPr>
          <w:rFonts w:ascii="Arial" w:eastAsia="Calibri" w:hAnsi="Arial" w:cs="Arial"/>
          <w:strike/>
          <w:sz w:val="21"/>
          <w:szCs w:val="21"/>
          <w:rPrChange w:id="206" w:author="Zhou Zilai" w:date="2026-07-20T16:27:00Z" w16du:dateUtc="2026-07-20T08:27:00Z">
            <w:rPr>
              <w:rFonts w:ascii="Arial" w:eastAsia="Calibri" w:hAnsi="Arial" w:cs="Arial"/>
              <w:sz w:val="21"/>
              <w:szCs w:val="21"/>
            </w:rPr>
          </w:rPrChange>
        </w:rPr>
        <w:t>normes internationales applicables</w:t>
      </w:r>
      <w:commentRangeEnd w:id="205"/>
      <w:r>
        <w:rPr>
          <w:rStyle w:val="CommentReference"/>
          <w:rFonts w:ascii="Arial" w:eastAsia="Calibri" w:hAnsi="Arial" w:cs="Arial"/>
          <w:sz w:val="21"/>
          <w:szCs w:val="21"/>
        </w:rPr>
        <w:commentReference w:id="205"/>
      </w:r>
      <w:r>
        <w:rPr>
          <w:rFonts w:ascii="Arial" w:eastAsia="Calibri" w:hAnsi="Arial" w:cs="Arial"/>
          <w:sz w:val="21"/>
          <w:szCs w:val="21"/>
        </w:rPr>
        <w:t xml:space="preserve"> ;</w:t>
      </w:r>
    </w:p>
    <w:p w14:paraId="5D5C07D5"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Des avancées technologiques pertinentes en matière de gestion et de stabilisation des résidus de bauxite, ou de techniques de réhabilitation.</w:t>
      </w:r>
    </w:p>
    <w:p w14:paraId="2EA54D39" w14:textId="2CEC1FF4"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La fréquence exacte des revues périodiques sera déterminée par le Projet en fonction de l'avancement des travaux et des exigences réglementaires applicables, sans être figée au présent stade.</w:t>
      </w:r>
    </w:p>
    <w:p w14:paraId="7992A77B" w14:textId="77777777" w:rsidR="000D6951" w:rsidRPr="00107124" w:rsidRDefault="000D6951" w:rsidP="000D6951">
      <w:pPr>
        <w:spacing w:line="276" w:lineRule="auto"/>
        <w:jc w:val="both"/>
        <w:rPr>
          <w:rFonts w:ascii="Arial" w:hAnsi="Arial" w:cs="Arial"/>
          <w:sz w:val="21"/>
          <w:szCs w:val="21"/>
        </w:rPr>
      </w:pPr>
    </w:p>
    <w:p w14:paraId="16904B31" w14:textId="77777777" w:rsidR="0093157E" w:rsidRPr="000D6951" w:rsidRDefault="00F91133" w:rsidP="000D6951">
      <w:pPr>
        <w:pStyle w:val="Heading3"/>
        <w:spacing w:before="240" w:after="120"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21.8 Conclusion</w:t>
      </w:r>
    </w:p>
    <w:p w14:paraId="5C726DD3" w14:textId="77777777" w:rsidR="000D6951" w:rsidRDefault="000D6951" w:rsidP="000D6951">
      <w:pPr>
        <w:spacing w:line="276" w:lineRule="auto"/>
        <w:jc w:val="both"/>
        <w:rPr>
          <w:rFonts w:ascii="Arial" w:eastAsia="Calibri" w:hAnsi="Arial" w:cs="Arial"/>
          <w:sz w:val="21"/>
          <w:szCs w:val="21"/>
        </w:rPr>
      </w:pPr>
    </w:p>
    <w:p w14:paraId="38A15538" w14:textId="06ED6618"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Le Projet WCAG reconnaît qu'une approche responsable de la réhabilitation et, le cas échéant, de la fermeture de ses installations constitue une composante importante de sa gestion environnementale et sociale globale. Bien que la raffinerie soit conçue pour une durée de vie opérationnelle de plusieurs décennies, le présent chapitre établit un cadre de principes qui sera précisé et développé au fil du temps, en fonction de la configuration finale du Projet, de la réglementation en vigueur et des résultats de la consultation des parties prenantes.</w:t>
      </w:r>
    </w:p>
    <w:p w14:paraId="204F0496"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Ce cadre sera complété, à mesure que le Projet progresse, par des plans techniques détaillés couvrant notamment les méthodologies de démantèlement, les spécifications de réhabilitation, les modalités de réaffectation foncière, les calendriers de mise en œuvre, les responsabilités opérationnelles et les provisions financières associées, en cohérence avec les exigences réglementaires guinéennes et les bonnes pratiques internationales applicables au moment considéré.</w:t>
      </w:r>
    </w:p>
    <w:sectPr w:rsidR="0093157E" w:rsidRPr="00107124">
      <w:pgSz w:w="11906" w:h="16838"/>
      <w:pgMar w:top="1134" w:right="1134" w:bottom="1134" w:left="113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hou Zilai" w:date="2026-07-20T15:12:00Z" w:initials="ZZ">
    <w:p w14:paraId="37B1FB47" w14:textId="77777777" w:rsidR="00A92095" w:rsidRDefault="00A92095" w:rsidP="00A92095">
      <w:pPr>
        <w:pStyle w:val="CommentText"/>
      </w:pPr>
      <w:r>
        <w:rPr>
          <w:rStyle w:val="CommentReference"/>
        </w:rPr>
        <w:annotationRef/>
      </w:r>
      <w:r>
        <w:t xml:space="preserve">Understood that OKAPI amended the text following WCS’s comments that “mining operation” shall not appear in the report as the project do not involve any mining activities. Appreciated. </w:t>
      </w:r>
    </w:p>
    <w:p w14:paraId="4201B506" w14:textId="77777777" w:rsidR="00A92095" w:rsidRDefault="00A92095" w:rsidP="00A92095">
      <w:pPr>
        <w:pStyle w:val="CommentText"/>
      </w:pPr>
    </w:p>
    <w:p w14:paraId="6A61550A" w14:textId="77777777" w:rsidR="00A92095" w:rsidRDefault="00A92095" w:rsidP="00A92095">
      <w:pPr>
        <w:pStyle w:val="CommentText"/>
      </w:pPr>
      <w:r>
        <w:t xml:space="preserve">But this amendment do not need to be explained and written in the report. Suggest to delete this paragraph. </w:t>
      </w:r>
    </w:p>
  </w:comment>
  <w:comment w:id="1" w:author="Zhou Zilai" w:date="2026-07-20T15:19:00Z" w:initials="ZZ">
    <w:p w14:paraId="62EC6E80" w14:textId="77777777" w:rsidR="0041076F" w:rsidRDefault="0041076F" w:rsidP="0041076F">
      <w:pPr>
        <w:pStyle w:val="CommentText"/>
      </w:pPr>
      <w:r>
        <w:rPr>
          <w:rStyle w:val="CommentReference"/>
        </w:rPr>
        <w:annotationRef/>
      </w:r>
      <w:r>
        <w:t>Can delete. No need to mention the word “mining activities”</w:t>
      </w:r>
    </w:p>
  </w:comment>
  <w:comment w:id="2" w:author="Zhou Zilai" w:date="2026-07-20T15:22:00Z" w:initials="ZZ">
    <w:p w14:paraId="7201AEF0" w14:textId="77777777" w:rsidR="0041076F" w:rsidRDefault="0041076F" w:rsidP="0041076F">
      <w:pPr>
        <w:pStyle w:val="CommentText"/>
      </w:pPr>
      <w:r>
        <w:rPr>
          <w:rStyle w:val="CommentReference"/>
        </w:rPr>
        <w:annotationRef/>
      </w:r>
      <w:r>
        <w:t xml:space="preserve">The underlying point is valid, but stating that international standards are “non-binding” and that the Project has “no contractual commitment” can sound defensive—especially in an ESIA, where readers may interpret it as an attempt to avoid recognized good practice. </w:t>
      </w:r>
    </w:p>
  </w:comment>
  <w:comment w:id="3" w:author="Zhou Zilai" w:date="2026-07-20T15:23:00Z" w:initials="ZZ">
    <w:p w14:paraId="4C743105" w14:textId="77777777" w:rsidR="0041076F" w:rsidRDefault="0041076F" w:rsidP="0041076F">
      <w:pPr>
        <w:pStyle w:val="CommentText"/>
      </w:pPr>
      <w:r>
        <w:rPr>
          <w:rStyle w:val="CommentReference"/>
        </w:rPr>
        <w:annotationRef/>
      </w:r>
      <w:r>
        <w:t>Suggested rewording for your consideration</w:t>
      </w:r>
    </w:p>
  </w:comment>
  <w:comment w:id="46" w:author="Zhou Zilai" w:date="2026-07-21T15:50:00Z" w:initials="ZZ">
    <w:p w14:paraId="5C17C04E" w14:textId="77777777" w:rsidR="00D74B20" w:rsidRDefault="00D74B20" w:rsidP="00D74B20">
      <w:pPr>
        <w:pStyle w:val="CommentText"/>
      </w:pPr>
      <w:r>
        <w:rPr>
          <w:rStyle w:val="CommentReference"/>
        </w:rPr>
        <w:annotationRef/>
      </w:r>
      <w:r>
        <w:t xml:space="preserve">This part seems repetitive with the legal framework chapter, suggest to remove. </w:t>
      </w:r>
    </w:p>
  </w:comment>
  <w:comment w:id="79" w:author="Zhou Zilai" w:date="2026-07-20T15:30:00Z" w:initials="ZZ">
    <w:p w14:paraId="55CD5F72" w14:textId="05776AD2" w:rsidR="00C3003C" w:rsidRDefault="00C3003C" w:rsidP="00C3003C">
      <w:pPr>
        <w:pStyle w:val="CommentText"/>
      </w:pPr>
      <w:r>
        <w:rPr>
          <w:rStyle w:val="CommentReference"/>
        </w:rPr>
        <w:annotationRef/>
      </w:r>
      <w:r>
        <w:t xml:space="preserve">Suggest to delete. The point is valid but no need to state it in the report </w:t>
      </w:r>
    </w:p>
  </w:comment>
  <w:comment w:id="84" w:author="Zhou Zilai" w:date="2026-07-20T15:37:00Z" w:initials="ZZ">
    <w:p w14:paraId="70E19D7C" w14:textId="1B69624B" w:rsidR="00C15A36" w:rsidRDefault="00C15A36" w:rsidP="00C15A36">
      <w:pPr>
        <w:pStyle w:val="CommentText"/>
      </w:pPr>
      <w:r>
        <w:rPr>
          <w:rStyle w:val="CommentReference"/>
        </w:rPr>
        <w:annotationRef/>
      </w:r>
      <w:r>
        <w:t xml:space="preserve">Again, valid but no need to state this is the report as written text. </w:t>
      </w:r>
    </w:p>
  </w:comment>
  <w:comment w:id="90" w:author="Zhou Zilai" w:date="2026-07-20T15:47:00Z" w:initials="ZZ">
    <w:p w14:paraId="55508BE5" w14:textId="77777777" w:rsidR="006A5C40" w:rsidRDefault="006A5C40" w:rsidP="006A5C40">
      <w:pPr>
        <w:pStyle w:val="CommentText"/>
      </w:pPr>
      <w:r>
        <w:rPr>
          <w:rStyle w:val="CommentReference"/>
        </w:rPr>
        <w:annotationRef/>
      </w:r>
      <w:r>
        <w:t xml:space="preserve">Again, valid but no need to state this in written text </w:t>
      </w:r>
    </w:p>
  </w:comment>
  <w:comment w:id="102" w:author="Zhou Zilai" w:date="2026-07-20T16:04:00Z" w:initials="ZZ">
    <w:p w14:paraId="09B42D11" w14:textId="77777777" w:rsidR="008A591E" w:rsidRDefault="008A591E" w:rsidP="008A591E">
      <w:pPr>
        <w:pStyle w:val="CommentText"/>
      </w:pPr>
      <w:r>
        <w:rPr>
          <w:rStyle w:val="CommentReference"/>
        </w:rPr>
        <w:annotationRef/>
      </w:r>
      <w:r>
        <w:t xml:space="preserve">Do you mean the bauxite residue storage? </w:t>
      </w:r>
    </w:p>
  </w:comment>
  <w:comment w:id="103" w:author="Zhou Zilai" w:date="2026-07-21T16:29:00Z" w:initials="ZZ">
    <w:p w14:paraId="2526A358" w14:textId="77777777" w:rsidR="006B3E63" w:rsidRDefault="006B3E63" w:rsidP="006B3E63">
      <w:pPr>
        <w:pStyle w:val="CommentText"/>
      </w:pPr>
      <w:r>
        <w:rPr>
          <w:rStyle w:val="CommentReference"/>
        </w:rPr>
        <w:annotationRef/>
      </w:r>
      <w:r>
        <w:t>Suggest to delete, not applicable</w:t>
      </w:r>
    </w:p>
  </w:comment>
  <w:comment w:id="110" w:author="Zhou Zilai" w:date="2026-07-21T17:27:00Z" w:initials="ZZ">
    <w:p w14:paraId="1F5696B1" w14:textId="77777777" w:rsidR="00EF2310" w:rsidRDefault="00EF2310" w:rsidP="00EF2310">
      <w:pPr>
        <w:pStyle w:val="CommentText"/>
      </w:pPr>
      <w:r>
        <w:rPr>
          <w:rStyle w:val="CommentReference"/>
        </w:rPr>
        <w:annotationRef/>
      </w:r>
      <w:r>
        <w:t xml:space="preserve">Suggest to delete, it would be difficult to decide if this industrial land use can be changed into an living area etc. at this stage. </w:t>
      </w:r>
    </w:p>
  </w:comment>
  <w:comment w:id="117" w:author="Zhou Zilai" w:date="2026-07-21T17:28:00Z" w:initials="ZZ">
    <w:p w14:paraId="19D9D512" w14:textId="77777777" w:rsidR="00EF2310" w:rsidRDefault="00EF2310" w:rsidP="00EF2310">
      <w:pPr>
        <w:pStyle w:val="CommentText"/>
      </w:pPr>
      <w:r>
        <w:rPr>
          <w:rStyle w:val="CommentReference"/>
        </w:rPr>
        <w:annotationRef/>
      </w:r>
      <w:r>
        <w:t xml:space="preserve">Suggest to delete. This content is repetitive with the standalone waste management chapter </w:t>
      </w:r>
    </w:p>
  </w:comment>
  <w:comment w:id="172" w:author="Zhou Zilai" w:date="2026-04-17T20:08:00Z" w:initials="ZZ">
    <w:p w14:paraId="469FF1E6" w14:textId="77777777" w:rsidR="00F91133" w:rsidRDefault="00F91133" w:rsidP="00F91133">
      <w:pPr>
        <w:pStyle w:val="CommentText"/>
      </w:pPr>
      <w:r>
        <w:rPr>
          <w:rStyle w:val="CommentReference"/>
        </w:rPr>
        <w:annotationRef/>
      </w:r>
      <w:r>
        <w:t xml:space="preserve">Is this applicable for the WCAG project? </w:t>
      </w:r>
    </w:p>
  </w:comment>
  <w:comment w:id="173" w:author="Ismael SAMBY" w:date="2026-07-06T16:56:00Z" w:initials="IS">
    <w:p w14:paraId="022F10AB" w14:textId="13A536DE" w:rsidR="00F91133" w:rsidRDefault="00F91133">
      <w:pPr>
        <w:pStyle w:val="CommentText"/>
      </w:pPr>
      <w:r>
        <w:rPr>
          <w:rStyle w:val="CommentReference"/>
        </w:rPr>
        <w:annotationRef/>
      </w:r>
      <w:r w:rsidRPr="00F91133">
        <w:t>Yes, it's the supervisory ministry.</w:t>
      </w:r>
    </w:p>
  </w:comment>
  <w:comment w:id="174" w:author="Zhou Zilai" w:date="2026-07-20T16:16:00Z" w:initials="ZZ">
    <w:p w14:paraId="32CF8344" w14:textId="77777777" w:rsidR="004476D7" w:rsidRDefault="00E01F5C" w:rsidP="004476D7">
      <w:pPr>
        <w:pStyle w:val="CommentText"/>
      </w:pPr>
      <w:r>
        <w:rPr>
          <w:rStyle w:val="CommentReference"/>
        </w:rPr>
        <w:annotationRef/>
      </w:r>
      <w:r w:rsidR="004476D7">
        <w:t>Suggest to delete. Suggest deleting this detailed requirement and retaining only the overarching principle. The specific approach should be determined based on actual conditions at the time of rehabilitation</w:t>
      </w:r>
    </w:p>
  </w:comment>
  <w:comment w:id="187" w:author="Zhou Zilai" w:date="2026-07-21T16:33:00Z" w:initials="ZZ">
    <w:p w14:paraId="4FB79EAB" w14:textId="77777777" w:rsidR="004476D7" w:rsidRDefault="006B3E63" w:rsidP="004476D7">
      <w:pPr>
        <w:pStyle w:val="CommentText"/>
      </w:pPr>
      <w:r>
        <w:rPr>
          <w:rStyle w:val="CommentReference"/>
        </w:rPr>
        <w:annotationRef/>
      </w:r>
      <w:r w:rsidR="004476D7">
        <w:t>Suggest to delete. closure-related financial activities will be conducted in accordance with the Alumina Refinery Convention. So no need to describe the details in this report.</w:t>
      </w:r>
      <w:r w:rsidR="004476D7">
        <w:br/>
      </w:r>
      <w:r w:rsidR="004476D7">
        <w:br/>
        <w:t xml:space="preserve">Also, the requirement under Article 144 of the Mining Code to establish an environmental rehabilitation trust account is not applicable to the alumina refinery. </w:t>
      </w:r>
    </w:p>
  </w:comment>
  <w:comment w:id="205" w:author="Zhou Zilai" w:date="2026-07-20T16:27:00Z" w:initials="ZZ">
    <w:p w14:paraId="6AE9A041" w14:textId="77777777" w:rsidR="00F35313" w:rsidRDefault="00F35313" w:rsidP="00F35313">
      <w:pPr>
        <w:pStyle w:val="CommentText"/>
      </w:pPr>
      <w:r>
        <w:rPr>
          <w:rStyle w:val="CommentReference"/>
        </w:rPr>
        <w:annotationRef/>
      </w:r>
      <w:r>
        <w:t xml:space="preserve">Suggest to delete </w:t>
      </w:r>
    </w:p>
  </w:comment>
  <w:comment w:id="206" w:author="Dr IBRAHIMA DIALLO" w:date="2026-08-19T10:00:00Z" w:initials="ID">
    <w:p w14:paraId="6EA0001" w14:textId="6EB0001" w:rsidR="004C5213" w:rsidRDefault="004C5213">
      <w:pPr>
        <w:pStyle w:val="Commentaire"/>
      </w:pPr>
      <w:r>
        <w:rPr>
          <w:rStyle w:val="Marquedecommentaire"/>
          <w:highlight w:val="yellow"/>
        </w:rPr>
        <w:annotationRef/>
      </w:r>
      <w:r>
        <w:rPr>
          <w:highlight w:val="yellow"/>
          <w:lang w:val="fr-FR"/>
        </w:rPr>
        <w:t xml:space="preserve">Cadre du bailleur à intégrer : le Projet étant financé par la China Exim Bank, la planification de la fermeture devrait se référer aux exigences du bailleur (China Exim Bank, 2007 ; MOFCOM/MEE, 2022) et aux référentiels techniques chinois applicables à la réhabilitation et à la fermeture (voir ci-après : HJ 651-2013, normes de reconquête des sols TD/T, GB 50863-2013/GB 39496-2020 pour le parc à résidus).</w:t>
      </w:r>
    </w:p>
  </w:comment>
  <w:comment w:id="207" w:author="Dr IBRAHIMA DIALLO" w:date="2026-08-19T10:00:00Z" w:initials="ID">
    <w:p w14:paraId="6EA0002" w14:textId="6EB0002" w:rsidR="004C5213" w:rsidRDefault="004C5213">
      <w:pPr>
        <w:pStyle w:val="Commentaire"/>
      </w:pPr>
      <w:r>
        <w:rPr>
          <w:rStyle w:val="Marquedecommentaire"/>
          <w:highlight w:val="yellow"/>
        </w:rPr>
        <w:annotationRef/>
      </w:r>
      <w:r>
        <w:rPr>
          <w:highlight w:val="yellow"/>
          <w:lang w:val="fr-FR"/>
        </w:rPr>
        <w:t xml:space="preserve">Renvoi pertinent au chapitre 7. Recommandation : y ajouter (dans le chapitre 7, désormais complété par la consolidation des normes chinoises) et rappeler ici les référentiels techniques chinois spécifiques à la fermeture : HJ 651-2013 (protection et restauration écologique), la réglementation de reconquête des sols (Règlement de 2011 et TD/T 1036-2013) et les normes de fermeture des parcs à résidus (GB 50863-2013, GB 39496-2020).</w:t>
      </w:r>
    </w:p>
  </w:comment>
  <w:comment w:id="208" w:author="Dr IBRAHIMA DIALLO" w:date="2026-08-19T10:00:00Z" w:initials="ID">
    <w:p w14:paraId="6EA0003" w14:textId="6EB0003" w:rsidR="004C5213" w:rsidRDefault="004C5213">
      <w:pPr>
        <w:pStyle w:val="Commentaire"/>
      </w:pPr>
      <w:r>
        <w:rPr>
          <w:rStyle w:val="Marquedecommentaire"/>
          <w:highlight w:val="yellow"/>
        </w:rPr>
        <w:annotationRef/>
      </w:r>
      <w:r>
        <w:rPr>
          <w:highlight w:val="yellow"/>
          <w:lang w:val="fr-FR"/>
        </w:rPr>
        <w:t xml:space="preserve">Corriger la coquille « applicable applicable ». Par ailleurs, cette section mélange français et anglais et duplique le contenu : recommander de conserver une seule langue (le français, langue du rapport) et de supprimer la redite en anglais afin d'assurer la cohérence rédactionnelle.</w:t>
      </w:r>
    </w:p>
  </w:comment>
  <w:comment w:id="209" w:author="Dr IBRAHIMA DIALLO" w:date="2026-08-19T10:00:00Z" w:initials="ID">
    <w:p w14:paraId="6EA0004" w14:textId="6EB0004" w:rsidR="004C5213" w:rsidRDefault="004C5213">
      <w:pPr>
        <w:pStyle w:val="Commentaire"/>
      </w:pPr>
      <w:r>
        <w:rPr>
          <w:rStyle w:val="Marquedecommentaire"/>
          <w:highlight w:val="yellow"/>
        </w:rPr>
        <w:annotationRef/>
      </w:r>
      <w:r>
        <w:rPr>
          <w:highlight w:val="yellow"/>
          <w:lang w:val="fr-FR"/>
        </w:rPr>
        <w:t xml:space="preserve">Point à clarifier : si le Projet n'est pas un titre minier, préciser à quel titre le Code minier s'applique à la fermeture (via le volet extractif d'approvisionnement, ou par analogie pour le parc à résidus). Ceci conditionne notamment l'obligation éventuelle de constituer un fonds de réhabilitation/fermeture au sens du Code minier, à traiter à la section 21.6.</w:t>
      </w:r>
    </w:p>
  </w:comment>
  <w:comment w:id="210" w:author="Dr IBRAHIMA DIALLO" w:date="2026-08-19T10:00:00Z" w:initials="ID">
    <w:p w14:paraId="6EA0005" w14:textId="6EB0005" w:rsidR="004C5213" w:rsidRDefault="004C5213">
      <w:pPr>
        <w:pStyle w:val="Commentaire"/>
      </w:pPr>
      <w:r>
        <w:rPr>
          <w:rStyle w:val="Marquedecommentaire"/>
          <w:highlight w:val="yellow"/>
        </w:rPr>
        <w:annotationRef/>
      </w:r>
      <w:r>
        <w:rPr>
          <w:highlight w:val="yellow"/>
          <w:lang w:val="fr-FR"/>
        </w:rPr>
        <w:t xml:space="preserve">Recommandation : compléter la référence à l'ICMM (bonnes pratiques) par les normes chinoises applicables à la fermeture d'un parc à résidus, qui constituent le référentiel technique attendu pour un projet à financement chinois : GB 50863-2013 (conception), GB 39496-2020 (sécurité et fermeture des parcs à résidus) et GB 18599-2020 (couverture/étanchéité, catégorie II), le guide ICMM et le GISTM étant mobilisés en complément.</w:t>
      </w:r>
    </w:p>
  </w:comment>
  <w:comment w:id="211" w:author="Dr IBRAHIMA DIALLO" w:date="2026-08-19T10:00:00Z" w:initials="ID">
    <w:p w14:paraId="6EA0006" w14:textId="6EB0006" w:rsidR="004C5213" w:rsidRDefault="004C5213">
      <w:pPr>
        <w:pStyle w:val="Commentaire"/>
      </w:pPr>
      <w:r>
        <w:rPr>
          <w:rStyle w:val="Marquedecommentaire"/>
          <w:highlight w:val="yellow"/>
        </w:rPr>
        <w:annotationRef/>
      </w:r>
      <w:r>
        <w:rPr>
          <w:highlight w:val="yellow"/>
          <w:lang w:val="fr-FR"/>
        </w:rPr>
        <w:t xml:space="preserve">Préciser que, si le Projet n'est pas soumis aux Normes de Performance de la SFI, il est en revanche soumis aux exigences environnementales et sociales de son bailleur, la China Exim Bank (China Exim Bank 2007 ; MOFCOM/MEE 2022), lesquelles incluent des attentes en matière de réhabilitation, de fermeture et de provisionnement financier. Ces exigences devraient être explicitées comme cadre applicable.</w:t>
      </w:r>
    </w:p>
  </w:comment>
  <w:comment w:id="212" w:author="Dr IBRAHIMA DIALLO" w:date="2026-08-19T10:00:00Z" w:initials="ID">
    <w:p w14:paraId="6EA0007" w14:textId="6EB0007" w:rsidR="004C5213" w:rsidRDefault="004C5213">
      <w:pPr>
        <w:pStyle w:val="Commentaire"/>
      </w:pPr>
      <w:r>
        <w:rPr>
          <w:rStyle w:val="Marquedecommentaire"/>
          <w:highlight w:val="yellow"/>
        </w:rPr>
        <w:annotationRef/>
      </w:r>
      <w:r>
        <w:rPr>
          <w:highlight w:val="yellow"/>
          <w:lang w:val="fr-FR"/>
        </w:rPr>
        <w:t xml:space="preserve">Recommandation : définir des critères de réussite de la revégétalisation et de la reconquête des sols (taux de couverture végétale, espèces, maîtrise de l'érosion, épaisseur de terre végétale) par référence à la norme chinoise TD/T 1036-2013 (contrôle de la qualité de la reconquête des sols) et à la HJ 651-2013, même à titre indicatif à ce stade.</w:t>
      </w:r>
    </w:p>
  </w:comment>
  <w:comment w:id="213" w:author="Dr IBRAHIMA DIALLO" w:date="2026-08-19T10:00:00Z" w:initials="ID">
    <w:p w14:paraId="6EA0008" w14:textId="6EB0008" w:rsidR="004C5213" w:rsidRDefault="004C5213">
      <w:pPr>
        <w:pStyle w:val="Commentaire"/>
      </w:pPr>
      <w:r>
        <w:rPr>
          <w:rStyle w:val="Marquedecommentaire"/>
          <w:highlight w:val="yellow"/>
        </w:rPr>
        <w:annotationRef/>
      </w:r>
      <w:r>
        <w:rPr>
          <w:highlight w:val="yellow"/>
          <w:lang w:val="fr-FR"/>
        </w:rPr>
        <w:t xml:space="preserve">Report à nuancer : si le détail relève des phases ultérieures, il est recommandé de fixer dès à présent des objectifs indicatifs de réhabilitation progressive (surfaces/an, taux de couverture cible) alignés sur la TD/T 1036-2013, afin de rendre l'engagement vérifiable par le bailleur.</w:t>
      </w:r>
    </w:p>
  </w:comment>
  <w:comment w:id="214" w:author="Dr IBRAHIMA DIALLO" w:date="2026-08-19T10:00:00Z" w:initials="ID">
    <w:p w14:paraId="6EA0009" w14:textId="6EB0009" w:rsidR="004C5213" w:rsidRDefault="004C5213">
      <w:pPr>
        <w:pStyle w:val="Commentaire"/>
      </w:pPr>
      <w:r>
        <w:rPr>
          <w:rStyle w:val="Marquedecommentaire"/>
          <w:highlight w:val="yellow"/>
        </w:rPr>
        <w:annotationRef/>
      </w:r>
      <w:r>
        <w:rPr>
          <w:highlight w:val="yellow"/>
          <w:lang w:val="fr-FR"/>
        </w:rPr>
        <w:t xml:space="preserve">Composante la plus critique : préciser la base de conception de la fermeture du parc à boues rouges — système de couverture multicouche et étanchéité selon la GB 18599-2020 (catégorie II), stabilité géotechnique à long terme selon la GB 50863-2013 et la GB 39496-2020, neutralisation de l'alcalinité résiduelle, et surveillance des eaux souterraines (GB/T 14848-2017). Recommander l'élaboration d'un Plan de fermeture spécifique au parc à résidus, aligné sur le GISTM.</w:t>
      </w:r>
    </w:p>
  </w:comment>
  <w:comment w:id="215" w:author="Dr IBRAHIMA DIALLO" w:date="2026-08-19T10:00:00Z" w:initials="ID">
    <w:p w14:paraId="6EA000A" w14:textId="6EB000A" w:rsidR="004C5213" w:rsidRDefault="004C5213">
      <w:pPr>
        <w:pStyle w:val="Commentaire"/>
      </w:pPr>
      <w:r>
        <w:rPr>
          <w:rStyle w:val="Marquedecommentaire"/>
          <w:highlight w:val="yellow"/>
        </w:rPr>
        <w:annotationRef/>
      </w:r>
      <w:r>
        <w:rPr>
          <w:highlight w:val="yellow"/>
          <w:lang w:val="fr-FR"/>
        </w:rPr>
        <w:t xml:space="preserve">Recommandation : indiquer que cette conception détaillée sera établie conformément aux normes chinoises GB 50863-2013, GB 39496-2020 et GB 18599-2020, et vérifiée par un panel d'experts indépendants (revue de conception), conformément au GISTM, compte tenu du caractère critique de l'ouvrage.</w:t>
      </w:r>
    </w:p>
  </w:comment>
  <w:comment w:id="216" w:author="Dr IBRAHIMA DIALLO" w:date="2026-08-19T10:00:00Z" w:initials="ID">
    <w:p w14:paraId="6EA000B" w14:textId="6EB000B" w:rsidR="004C5213" w:rsidRDefault="004C5213">
      <w:pPr>
        <w:pStyle w:val="Commentaire"/>
      </w:pPr>
      <w:r>
        <w:rPr>
          <w:rStyle w:val="Marquedecommentaire"/>
          <w:highlight w:val="yellow"/>
        </w:rPr>
        <w:annotationRef/>
      </w:r>
      <w:r>
        <w:rPr>
          <w:highlight w:val="yellow"/>
          <w:lang w:val="fr-FR"/>
        </w:rPr>
        <w:t xml:space="preserve">Ajouter que les équipements contenant des PCB sont des déchets dangereux (code HW10 du Catalogue national des déchets dangereux de la RPC) et relèvent de la Convention de Stockholm et du plan national d'élimination des PCB ; leur retrait, stockage et élimination doivent respecter la GB 18597-2001 et être confiés à une filière agréée.</w:t>
      </w:r>
    </w:p>
  </w:comment>
  <w:comment w:id="217" w:author="Dr IBRAHIMA DIALLO" w:date="2026-08-19T10:00:00Z" w:initials="ID">
    <w:p w14:paraId="6EA000C" w14:textId="6EB000C" w:rsidR="004C5213" w:rsidRDefault="004C5213">
      <w:pPr>
        <w:pStyle w:val="Commentaire"/>
      </w:pPr>
      <w:r>
        <w:rPr>
          <w:rStyle w:val="Marquedecommentaire"/>
          <w:highlight w:val="yellow"/>
        </w:rPr>
        <w:annotationRef/>
      </w:r>
      <w:r>
        <w:rPr>
          <w:highlight w:val="yellow"/>
          <w:lang w:val="fr-FR"/>
        </w:rPr>
        <w:t xml:space="preserve">Ajouter un volet « sites et sols pollués » : à la fermeture, réaliser un diagnostic de pollution des sols et des eaux souterraines (zones de procédé, stockages de carburant et de produits chimiques) et, le cas échéant, une dépollution, conformément aux normes chinoises GB 36600-2018 (qualité des sols des terrains constructibles) et à la série HJ 25.1 à HJ 25.6 (investigation, évaluation des risques et remédiation des terrains pollués).</w:t>
      </w:r>
    </w:p>
  </w:comment>
  <w:comment w:id="218" w:author="Dr IBRAHIMA DIALLO" w:date="2026-08-19T10:00:00Z" w:initials="ID">
    <w:p w14:paraId="6EA000D" w14:textId="6EB000D" w:rsidR="004C5213" w:rsidRDefault="004C5213">
      <w:pPr>
        <w:pStyle w:val="Commentaire"/>
      </w:pPr>
      <w:r>
        <w:rPr>
          <w:rStyle w:val="Marquedecommentaire"/>
          <w:highlight w:val="yellow"/>
        </w:rPr>
        <w:annotationRef/>
      </w:r>
      <w:r>
        <w:rPr>
          <w:highlight w:val="yellow"/>
          <w:lang w:val="fr-FR"/>
        </w:rPr>
        <w:t xml:space="preserve">L'aménagement d'une décharge de déchets dangereux sur site ne doit être qu'une solution de dernier recours et doit alors respecter les normes chinoises GB 18598-2019 (enfouissement des déchets dangereux) ou GB 18599-2020 (déchets industriels généraux), avec double étanchéité, collecte des lixiviats et surveillance. Recommandation : privilégier l'évacuation vers une filière agréée et encadrer strictement l'option sur site.</w:t>
      </w:r>
    </w:p>
  </w:comment>
  <w:comment w:id="219" w:author="Dr IBRAHIMA DIALLO" w:date="2026-08-19T10:00:00Z" w:initials="ID">
    <w:p w14:paraId="6EA000E" w14:textId="6EB000E" w:rsidR="004C5213" w:rsidRDefault="004C5213">
      <w:pPr>
        <w:pStyle w:val="Commentaire"/>
      </w:pPr>
      <w:r>
        <w:rPr>
          <w:rStyle w:val="Marquedecommentaire"/>
          <w:highlight w:val="yellow"/>
        </w:rPr>
        <w:annotationRef/>
      </w:r>
      <w:r>
        <w:rPr>
          <w:highlight w:val="yellow"/>
          <w:lang w:val="fr-FR"/>
        </w:rPr>
        <w:t xml:space="preserve">Le maintien en place de réseaux enterrés n'est acceptable que pour des matériaux inertes et non contaminés, dûment répertoriés. Recommandation : conditionner cette pratique à une vérification de l'absence de contamination et à la tenue d'un registre des ouvrages laissés en place (rapport de fin de travaux / plan de récolement).</w:t>
      </w:r>
    </w:p>
  </w:comment>
  <w:comment w:id="220" w:author="Dr IBRAHIMA DIALLO" w:date="2026-08-19T10:00:00Z" w:initials="ID">
    <w:p w14:paraId="6EA000F" w14:textId="6EB000F" w:rsidR="004C5213" w:rsidRDefault="004C5213">
      <w:pPr>
        <w:pStyle w:val="Commentaire"/>
      </w:pPr>
      <w:r>
        <w:rPr>
          <w:rStyle w:val="Marquedecommentaire"/>
          <w:highlight w:val="yellow"/>
        </w:rPr>
        <w:annotationRef/>
      </w:r>
      <w:r>
        <w:rPr>
          <w:highlight w:val="yellow"/>
          <w:lang w:val="fr-FR"/>
        </w:rPr>
        <w:t xml:space="preserve">Recommandation : fixer dès à présent des critères de réussite de la fermeture (stabilité physique et géochimique, taux de couverture végétale, qualité des eaux au regard de la GB 3838-2002 et de la GB/T 14848-2017) au moins sous forme d'objectifs indicatifs, plutôt que de tout renvoyer aux phases ultérieures ; le bailleur attend des critères de complétion vérifiables.</w:t>
      </w:r>
    </w:p>
  </w:comment>
  <w:comment w:id="221" w:author="Dr IBRAHIMA DIALLO" w:date="2026-08-19T10:00:00Z" w:initials="ID">
    <w:p w14:paraId="6EA0010" w14:textId="6EB0010" w:rsidR="004C5213" w:rsidRDefault="004C5213">
      <w:pPr>
        <w:pStyle w:val="Commentaire"/>
      </w:pPr>
      <w:r>
        <w:rPr>
          <w:rStyle w:val="Marquedecommentaire"/>
          <w:highlight w:val="yellow"/>
        </w:rPr>
        <w:annotationRef/>
      </w:r>
      <w:r>
        <w:rPr>
          <w:highlight w:val="yellow"/>
          <w:lang w:val="fr-FR"/>
        </w:rPr>
        <w:t xml:space="preserve">Recommandation : élaborer un Plan de restructuration/démobilisation (retrenchment plan) conforme au Code du travail guinéen et aux bonnes pratiques (NP 2 de la SFI), incluant le préavis, l'accompagnement à la reconversion, la priorité de réembauche et une analyse des impacts sur les communautés dépendantes de l'emploi, en cohérence avec les attentes du bailleur.</w:t>
      </w:r>
    </w:p>
  </w:comment>
  <w:comment w:id="222" w:author="Dr IBRAHIMA DIALLO" w:date="2026-08-19T10:00:00Z" w:initials="ID">
    <w:p w14:paraId="6EA0011" w14:textId="6EB0011" w:rsidR="004C5213" w:rsidRDefault="004C5213">
      <w:pPr>
        <w:pStyle w:val="Commentaire"/>
      </w:pPr>
      <w:r>
        <w:rPr>
          <w:rStyle w:val="Marquedecommentaire"/>
          <w:highlight w:val="yellow"/>
        </w:rPr>
        <w:annotationRef/>
      </w:r>
      <w:r>
        <w:rPr>
          <w:highlight w:val="yellow"/>
          <w:lang w:val="fr-FR"/>
        </w:rPr>
        <w:t xml:space="preserve">Préciser un programme minimal de surveillance post-fermeture : paramètres (eaux souterraines selon GB/T 14848-2017, eaux de surface selon GB 3838-2002, intégrité de la couverture et de la végétation, stabilité géotechnique du parc à résidus), fréquence et durée minimale (le suivi d'un ouvrage de résidus se poursuivant généralement plusieurs décennies après fermeture, conformément au GISTM et à la GB 39496-2020).</w:t>
      </w:r>
    </w:p>
  </w:comment>
  <w:comment w:id="223" w:author="Dr IBRAHIMA DIALLO" w:date="2026-08-19T10:00:00Z" w:initials="ID">
    <w:p w14:paraId="6EA0012" w14:textId="6EB0012" w:rsidR="004C5213" w:rsidRDefault="004C5213">
      <w:pPr>
        <w:pStyle w:val="Commentaire"/>
      </w:pPr>
      <w:r>
        <w:rPr>
          <w:rStyle w:val="Marquedecommentaire"/>
          <w:highlight w:val="yellow"/>
        </w:rPr>
        <w:annotationRef/>
      </w:r>
      <w:r>
        <w:rPr>
          <w:highlight w:val="yellow"/>
          <w:lang w:val="fr-FR"/>
        </w:rPr>
        <w:t xml:space="preserve">Renforcer l'engagement financier : la China Exim Bank et les bonnes pratiques attendent, dès l'ÉIES, une estimation préliminaire (ordre de grandeur) du coût de fermeture et l'engagement d'un mécanisme de garantie financière dédié et abondé progressivement (fonds fiduciaire/cautionnement) sécurisant les fonds. Le report intégral de l'estimation et du mécanisme est insuffisant.</w:t>
      </w:r>
    </w:p>
  </w:comment>
  <w:comment w:id="224" w:author="Dr IBRAHIMA DIALLO" w:date="2026-08-19T10:00:00Z" w:initials="ID">
    <w:p w14:paraId="6EA0013" w14:textId="6EB0013" w:rsidR="004C5213" w:rsidRDefault="004C5213">
      <w:pPr>
        <w:pStyle w:val="Commentaire"/>
      </w:pPr>
      <w:r>
        <w:rPr>
          <w:rStyle w:val="Marquedecommentaire"/>
          <w:highlight w:val="yellow"/>
        </w:rPr>
        <w:annotationRef/>
      </w:r>
      <w:r>
        <w:rPr>
          <w:highlight w:val="yellow"/>
          <w:lang w:val="fr-FR"/>
        </w:rPr>
        <w:t xml:space="preserve">Recommandation : présenter au minimum une estimation préliminaire (ordre de grandeur) du coût de fermeture des composantes majeures (parc à résidus, décontamination, démantèlement) et acter le principe d'une garantie financière dédiée, quitte à en préciser le montant et l'instrument ultérieurement. La constitution d'un fonds de réhabilitation est par ailleurs une exigence du Code minier lorsqu'il s'applique (cf. commentaire section 21.2).</w:t>
      </w:r>
    </w:p>
  </w:comment>
  <w:comment w:id="225" w:author="Dr IBRAHIMA DIALLO" w:date="2026-08-19T10:00:00Z" w:initials="ID">
    <w:p w14:paraId="6EA0014" w14:textId="6EB0014" w:rsidR="004C5213" w:rsidRDefault="004C5213">
      <w:pPr>
        <w:pStyle w:val="Commentaire"/>
      </w:pPr>
      <w:r>
        <w:rPr>
          <w:rStyle w:val="Marquedecommentaire"/>
          <w:highlight w:val="yellow"/>
        </w:rPr>
        <w:annotationRef/>
      </w:r>
      <w:r>
        <w:rPr>
          <w:highlight w:val="yellow"/>
          <w:lang w:val="fr-FR"/>
        </w:rPr>
        <w:t xml:space="preserve">Bonne orientation (réaffectation). Recommandation : définir la responsabilité de gestion à long terme du site après fermeture, en particulier pour le parc à résidus (gardiennage/entretien pérenne), et désigner un responsable (custodian) ainsi qu'un dispositif de transfert éventuel à l'État, conformément au principe de responsabilité post-fermeture du GISTM.</w:t>
      </w:r>
    </w:p>
  </w:comment>
  <w:comment w:id="226" w:author="Dr IBRAHIMA DIALLO" w:date="2026-08-19T10:00:00Z" w:initials="ID">
    <w:p w14:paraId="6EA0015" w14:textId="6EB0015" w:rsidR="004C5213" w:rsidRDefault="004C5213">
      <w:pPr>
        <w:pStyle w:val="Commentaire"/>
      </w:pPr>
      <w:r>
        <w:rPr>
          <w:rStyle w:val="Marquedecommentaire"/>
          <w:highlight w:val="yellow"/>
        </w:rPr>
        <w:annotationRef/>
      </w:r>
      <w:r>
        <w:rPr>
          <w:highlight w:val="yellow"/>
          <w:lang w:val="fr-FR"/>
        </w:rPr>
        <w:t xml:space="preserve">Recommandation : prévoir une révision périodique du Plan de fermeture à intervalle défini (par ex. tous les 5 ans) et une revue indépendante, ainsi que la mise à jour concomitante de l'estimation des coûts et de la garantie financière.</w:t>
      </w:r>
    </w:p>
  </w:comment>
  <w:comment w:id="227" w:author="Dr IBRAHIMA DIALLO" w:date="2026-08-19T10:00:00Z" w:initials="ID">
    <w:p w14:paraId="6EA0016" w14:textId="6EB0016" w:rsidR="004C5213" w:rsidRDefault="004C5213">
      <w:pPr>
        <w:pStyle w:val="Commentaire"/>
      </w:pPr>
      <w:r>
        <w:rPr>
          <w:rStyle w:val="Marquedecommentaire"/>
          <w:highlight w:val="yellow"/>
        </w:rPr>
        <w:annotationRef/>
      </w:r>
      <w:r>
        <w:rPr>
          <w:highlight w:val="yellow"/>
          <w:lang w:val="fr-FR"/>
        </w:rPr>
        <w:t xml:space="preserve">Phrase en anglais isolée dans un rapport en français : à traduire et à intégrer au texte français pour la cohérence linguistique.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61550A" w15:done="0"/>
  <w15:commentEx w15:paraId="62EC6E80" w15:done="0"/>
  <w15:commentEx w15:paraId="7201AEF0" w15:done="0"/>
  <w15:commentEx w15:paraId="4C743105" w15:paraIdParent="7201AEF0" w15:done="0"/>
  <w15:commentEx w15:paraId="5C17C04E" w15:done="0"/>
  <w15:commentEx w15:paraId="55CD5F72" w15:done="0"/>
  <w15:commentEx w15:paraId="70E19D7C" w15:done="0"/>
  <w15:commentEx w15:paraId="55508BE5" w15:done="0"/>
  <w15:commentEx w15:paraId="09B42D11" w15:done="0"/>
  <w15:commentEx w15:paraId="2526A358" w15:paraIdParent="09B42D11" w15:done="0"/>
  <w15:commentEx w15:paraId="1F5696B1" w15:done="0"/>
  <w15:commentEx w15:paraId="19D9D512" w15:done="0"/>
  <w15:commentEx w15:paraId="469FF1E6" w15:done="0"/>
  <w15:commentEx w15:paraId="022F10AB" w15:paraIdParent="469FF1E6" w15:done="0"/>
  <w15:commentEx w15:paraId="32CF8344" w15:paraIdParent="469FF1E6" w15:done="0"/>
  <w15:commentEx w15:paraId="4FB79EAB" w15:done="0"/>
  <w15:commentEx w15:paraId="6AE9A041" w15:done="0"/>
  <w15:commentEx w15:paraId="6EA0001" w15:done="0"/>
  <w15:commentEx w15:paraId="6EA0002" w15:done="0"/>
  <w15:commentEx w15:paraId="6EA0003" w15:done="0"/>
  <w15:commentEx w15:paraId="6EA0004" w15:done="0"/>
  <w15:commentEx w15:paraId="6EA0005" w15:done="0"/>
  <w15:commentEx w15:paraId="6EA0006" w15:done="0"/>
  <w15:commentEx w15:paraId="6EA0007" w15:done="0"/>
  <w15:commentEx w15:paraId="6EA0008" w15:done="0"/>
  <w15:commentEx w15:paraId="6EA0009" w15:done="0"/>
  <w15:commentEx w15:paraId="6EA000A" w15:done="0"/>
  <w15:commentEx w15:paraId="6EA000B" w15:done="0"/>
  <w15:commentEx w15:paraId="6EA000C" w15:done="0"/>
  <w15:commentEx w15:paraId="6EA000D" w15:done="0"/>
  <w15:commentEx w15:paraId="6EA000E" w15:done="0"/>
  <w15:commentEx w15:paraId="6EA000F" w15:done="0"/>
  <w15:commentEx w15:paraId="6EA0010" w15:done="0"/>
  <w15:commentEx w15:paraId="6EA0011" w15:done="0"/>
  <w15:commentEx w15:paraId="6EA0012" w15:done="0"/>
  <w15:commentEx w15:paraId="6EA0013" w15:done="0"/>
  <w15:commentEx w15:paraId="6EA0014" w15:done="0"/>
  <w15:commentEx w15:paraId="6EA0015" w15:done="0"/>
  <w15:commentEx w15:paraId="6EA00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9A5FE1" w16cex:dateUtc="2026-07-20T07:12:00Z"/>
  <w16cex:commentExtensible w16cex:durableId="53713D61" w16cex:dateUtc="2026-07-20T07:19:00Z"/>
  <w16cex:commentExtensible w16cex:durableId="6D16F10C" w16cex:dateUtc="2026-07-20T07:22:00Z"/>
  <w16cex:commentExtensible w16cex:durableId="4B2FE691" w16cex:dateUtc="2026-07-20T07:23:00Z"/>
  <w16cex:commentExtensible w16cex:durableId="02E050E2" w16cex:dateUtc="2026-07-21T07:50:00Z"/>
  <w16cex:commentExtensible w16cex:durableId="19571969" w16cex:dateUtc="2026-07-20T07:30:00Z"/>
  <w16cex:commentExtensible w16cex:durableId="2F483DA5" w16cex:dateUtc="2026-07-20T07:37:00Z"/>
  <w16cex:commentExtensible w16cex:durableId="71C49198" w16cex:dateUtc="2026-07-20T07:47:00Z"/>
  <w16cex:commentExtensible w16cex:durableId="25D37E12" w16cex:dateUtc="2026-07-20T08:04:00Z"/>
  <w16cex:commentExtensible w16cex:durableId="3E69B73D" w16cex:dateUtc="2026-07-21T08:29:00Z"/>
  <w16cex:commentExtensible w16cex:durableId="220D781C" w16cex:dateUtc="2026-07-21T09:27:00Z"/>
  <w16cex:commentExtensible w16cex:durableId="29BD3400" w16cex:dateUtc="2026-07-21T09:28:00Z"/>
  <w16cex:commentExtensible w16cex:durableId="18DFE083" w16cex:dateUtc="2026-04-17T20:08:00Z"/>
  <w16cex:commentExtensible w16cex:durableId="2DF65CCE" w16cex:dateUtc="2026-07-06T16:56:00Z"/>
  <w16cex:commentExtensible w16cex:durableId="07324B6E" w16cex:dateUtc="2026-07-20T08:16:00Z"/>
  <w16cex:commentExtensible w16cex:durableId="432886A1" w16cex:dateUtc="2026-07-21T08:33:00Z"/>
  <w16cex:commentExtensible w16cex:durableId="55E1572F" w16cex:dateUtc="2026-07-20T08:27:00Z"/>
  <w16cex:commentExtensible w16cex:durableId="6EC0001" w16cex:dateUtc="2026-08-19T10:00:00Z"/>
  <w16cex:commentExtensible w16cex:durableId="6EC0002" w16cex:dateUtc="2026-08-19T10:00:00Z"/>
  <w16cex:commentExtensible w16cex:durableId="6EC0003" w16cex:dateUtc="2026-08-19T10:00:00Z"/>
  <w16cex:commentExtensible w16cex:durableId="6EC0004" w16cex:dateUtc="2026-08-19T10:00:00Z"/>
  <w16cex:commentExtensible w16cex:durableId="6EC0005" w16cex:dateUtc="2026-08-19T10:00:00Z"/>
  <w16cex:commentExtensible w16cex:durableId="6EC0006" w16cex:dateUtc="2026-08-19T10:00:00Z"/>
  <w16cex:commentExtensible w16cex:durableId="6EC0007" w16cex:dateUtc="2026-08-19T10:00:00Z"/>
  <w16cex:commentExtensible w16cex:durableId="6EC0008" w16cex:dateUtc="2026-08-19T10:00:00Z"/>
  <w16cex:commentExtensible w16cex:durableId="6EC0009" w16cex:dateUtc="2026-08-19T10:00:00Z"/>
  <w16cex:commentExtensible w16cex:durableId="6EC000A" w16cex:dateUtc="2026-08-19T10:00:00Z"/>
  <w16cex:commentExtensible w16cex:durableId="6EC000B" w16cex:dateUtc="2026-08-19T10:00:00Z"/>
  <w16cex:commentExtensible w16cex:durableId="6EC000C" w16cex:dateUtc="2026-08-19T10:00:00Z"/>
  <w16cex:commentExtensible w16cex:durableId="6EC000D" w16cex:dateUtc="2026-08-19T10:00:00Z"/>
  <w16cex:commentExtensible w16cex:durableId="6EC000E" w16cex:dateUtc="2026-08-19T10:00:00Z"/>
  <w16cex:commentExtensible w16cex:durableId="6EC000F" w16cex:dateUtc="2026-08-19T10:00:00Z"/>
  <w16cex:commentExtensible w16cex:durableId="6EC0010" w16cex:dateUtc="2026-08-19T10:00:00Z"/>
  <w16cex:commentExtensible w16cex:durableId="6EC0011" w16cex:dateUtc="2026-08-19T10:00:00Z"/>
  <w16cex:commentExtensible w16cex:durableId="6EC0012" w16cex:dateUtc="2026-08-19T10:00:00Z"/>
  <w16cex:commentExtensible w16cex:durableId="6EC0013" w16cex:dateUtc="2026-08-19T10:00:00Z"/>
  <w16cex:commentExtensible w16cex:durableId="6EC0014" w16cex:dateUtc="2026-08-19T10:00:00Z"/>
  <w16cex:commentExtensible w16cex:durableId="6EC0015" w16cex:dateUtc="2026-08-19T10:00:00Z"/>
  <w16cex:commentExtensible w16cex:durableId="6EC0016" w16cex:dateUtc="2026-08-19T1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61550A" w16cid:durableId="339A5FE1"/>
  <w16cid:commentId w16cid:paraId="62EC6E80" w16cid:durableId="53713D61"/>
  <w16cid:commentId w16cid:paraId="7201AEF0" w16cid:durableId="6D16F10C"/>
  <w16cid:commentId w16cid:paraId="4C743105" w16cid:durableId="4B2FE691"/>
  <w16cid:commentId w16cid:paraId="5C17C04E" w16cid:durableId="02E050E2"/>
  <w16cid:commentId w16cid:paraId="55CD5F72" w16cid:durableId="19571969"/>
  <w16cid:commentId w16cid:paraId="70E19D7C" w16cid:durableId="2F483DA5"/>
  <w16cid:commentId w16cid:paraId="55508BE5" w16cid:durableId="71C49198"/>
  <w16cid:commentId w16cid:paraId="09B42D11" w16cid:durableId="25D37E12"/>
  <w16cid:commentId w16cid:paraId="2526A358" w16cid:durableId="3E69B73D"/>
  <w16cid:commentId w16cid:paraId="1F5696B1" w16cid:durableId="220D781C"/>
  <w16cid:commentId w16cid:paraId="19D9D512" w16cid:durableId="29BD3400"/>
  <w16cid:commentId w16cid:paraId="469FF1E6" w16cid:durableId="18DFE083"/>
  <w16cid:commentId w16cid:paraId="022F10AB" w16cid:durableId="2DF65CCE"/>
  <w16cid:commentId w16cid:paraId="32CF8344" w16cid:durableId="07324B6E"/>
  <w16cid:commentId w16cid:paraId="4FB79EAB" w16cid:durableId="432886A1"/>
  <w16cid:commentId w16cid:paraId="6AE9A041" w16cid:durableId="55E1572F"/>
  <w16cid:commentId w16cid:paraId="6EA0001" w16cid:durableId="6EC0001"/>
  <w16cid:commentId w16cid:paraId="6EA0002" w16cid:durableId="6EC0002"/>
  <w16cid:commentId w16cid:paraId="6EA0003" w16cid:durableId="6EC0003"/>
  <w16cid:commentId w16cid:paraId="6EA0004" w16cid:durableId="6EC0004"/>
  <w16cid:commentId w16cid:paraId="6EA0005" w16cid:durableId="6EC0005"/>
  <w16cid:commentId w16cid:paraId="6EA0006" w16cid:durableId="6EC0006"/>
  <w16cid:commentId w16cid:paraId="6EA0007" w16cid:durableId="6EC0007"/>
  <w16cid:commentId w16cid:paraId="6EA0008" w16cid:durableId="6EC0008"/>
  <w16cid:commentId w16cid:paraId="6EA0009" w16cid:durableId="6EC0009"/>
  <w16cid:commentId w16cid:paraId="6EA000A" w16cid:durableId="6EC000A"/>
  <w16cid:commentId w16cid:paraId="6EA000B" w16cid:durableId="6EC000B"/>
  <w16cid:commentId w16cid:paraId="6EA000C" w16cid:durableId="6EC000C"/>
  <w16cid:commentId w16cid:paraId="6EA000D" w16cid:durableId="6EC000D"/>
  <w16cid:commentId w16cid:paraId="6EA000E" w16cid:durableId="6EC000E"/>
  <w16cid:commentId w16cid:paraId="6EA000F" w16cid:durableId="6EC000F"/>
  <w16cid:commentId w16cid:paraId="6EA0010" w16cid:durableId="6EC0010"/>
  <w16cid:commentId w16cid:paraId="6EA0011" w16cid:durableId="6EC0011"/>
  <w16cid:commentId w16cid:paraId="6EA0012" w16cid:durableId="6EC0012"/>
  <w16cid:commentId w16cid:paraId="6EA0013" w16cid:durableId="6EC0013"/>
  <w16cid:commentId w16cid:paraId="6EA0014" w16cid:durableId="6EC0014"/>
  <w16cid:commentId w16cid:paraId="6EA0015" w16cid:durableId="6EC0015"/>
  <w16cid:commentId w16cid:paraId="6EA0016" w16cid:durableId="6EC001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EAD"/>
    <w:multiLevelType w:val="hybridMultilevel"/>
    <w:tmpl w:val="C742D84A"/>
    <w:lvl w:ilvl="0" w:tplc="4EB63302">
      <w:start w:val="1"/>
      <w:numFmt w:val="bullet"/>
      <w:lvlText w:val="•"/>
      <w:lvlJc w:val="left"/>
      <w:pPr>
        <w:ind w:left="504" w:hanging="288"/>
      </w:p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abstractNum w:abstractNumId="1" w15:restartNumberingAfterBreak="0">
    <w:nsid w:val="04450DA6"/>
    <w:multiLevelType w:val="hybridMultilevel"/>
    <w:tmpl w:val="74182EFA"/>
    <w:lvl w:ilvl="0" w:tplc="040C0001">
      <w:start w:val="1"/>
      <w:numFmt w:val="bullet"/>
      <w:lvlText w:val=""/>
      <w:lvlJc w:val="left"/>
      <w:pPr>
        <w:ind w:left="504" w:hanging="288"/>
      </w:pPr>
      <w:rPr>
        <w:rFonts w:ascii="Symbol" w:hAnsi="Symbol" w:hint="default"/>
      </w:r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abstractNum w:abstractNumId="2" w15:restartNumberingAfterBreak="0">
    <w:nsid w:val="053A41E6"/>
    <w:multiLevelType w:val="hybridMultilevel"/>
    <w:tmpl w:val="8940EC32"/>
    <w:lvl w:ilvl="0" w:tplc="040C0001">
      <w:start w:val="1"/>
      <w:numFmt w:val="bullet"/>
      <w:lvlText w:val=""/>
      <w:lvlJc w:val="left"/>
      <w:pPr>
        <w:ind w:left="504" w:hanging="288"/>
      </w:pPr>
      <w:rPr>
        <w:rFonts w:ascii="Symbol" w:hAnsi="Symbol" w:hint="default"/>
      </w:r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abstractNum w:abstractNumId="3" w15:restartNumberingAfterBreak="0">
    <w:nsid w:val="08B369AF"/>
    <w:multiLevelType w:val="multilevel"/>
    <w:tmpl w:val="FC0CF0EC"/>
    <w:lvl w:ilvl="0">
      <w:start w:val="2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B9A36BA"/>
    <w:multiLevelType w:val="hybridMultilevel"/>
    <w:tmpl w:val="96607F8E"/>
    <w:lvl w:ilvl="0" w:tplc="040C0001">
      <w:start w:val="1"/>
      <w:numFmt w:val="bullet"/>
      <w:lvlText w:val=""/>
      <w:lvlJc w:val="left"/>
      <w:pPr>
        <w:ind w:left="504" w:hanging="288"/>
      </w:pPr>
      <w:rPr>
        <w:rFonts w:ascii="Symbol" w:hAnsi="Symbol" w:hint="default"/>
      </w:r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abstractNum w:abstractNumId="5" w15:restartNumberingAfterBreak="0">
    <w:nsid w:val="1EF13062"/>
    <w:multiLevelType w:val="hybridMultilevel"/>
    <w:tmpl w:val="A3B6104A"/>
    <w:lvl w:ilvl="0" w:tplc="040C0001">
      <w:start w:val="1"/>
      <w:numFmt w:val="bullet"/>
      <w:lvlText w:val=""/>
      <w:lvlJc w:val="left"/>
      <w:pPr>
        <w:ind w:left="504" w:hanging="288"/>
      </w:pPr>
      <w:rPr>
        <w:rFonts w:ascii="Symbol" w:hAnsi="Symbol" w:hint="default"/>
      </w:r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abstractNum w:abstractNumId="6" w15:restartNumberingAfterBreak="0">
    <w:nsid w:val="34734E3D"/>
    <w:multiLevelType w:val="hybridMultilevel"/>
    <w:tmpl w:val="916431F4"/>
    <w:lvl w:ilvl="0" w:tplc="E176FC2E">
      <w:start w:val="1"/>
      <w:numFmt w:val="bullet"/>
      <w:lvlText w:val="●"/>
      <w:lvlJc w:val="left"/>
      <w:pPr>
        <w:ind w:left="720" w:hanging="360"/>
      </w:pPr>
    </w:lvl>
    <w:lvl w:ilvl="1" w:tplc="F410B762">
      <w:start w:val="1"/>
      <w:numFmt w:val="bullet"/>
      <w:lvlText w:val="○"/>
      <w:lvlJc w:val="left"/>
      <w:pPr>
        <w:ind w:left="1440" w:hanging="360"/>
      </w:pPr>
    </w:lvl>
    <w:lvl w:ilvl="2" w:tplc="D65E9402">
      <w:start w:val="1"/>
      <w:numFmt w:val="bullet"/>
      <w:lvlText w:val="■"/>
      <w:lvlJc w:val="left"/>
      <w:pPr>
        <w:ind w:left="2160" w:hanging="360"/>
      </w:pPr>
    </w:lvl>
    <w:lvl w:ilvl="3" w:tplc="BD9CA698">
      <w:start w:val="1"/>
      <w:numFmt w:val="bullet"/>
      <w:lvlText w:val="●"/>
      <w:lvlJc w:val="left"/>
      <w:pPr>
        <w:ind w:left="2880" w:hanging="360"/>
      </w:pPr>
    </w:lvl>
    <w:lvl w:ilvl="4" w:tplc="AC84D82E">
      <w:start w:val="1"/>
      <w:numFmt w:val="bullet"/>
      <w:lvlText w:val="○"/>
      <w:lvlJc w:val="left"/>
      <w:pPr>
        <w:ind w:left="3600" w:hanging="360"/>
      </w:pPr>
    </w:lvl>
    <w:lvl w:ilvl="5" w:tplc="EA16E2AE">
      <w:start w:val="1"/>
      <w:numFmt w:val="bullet"/>
      <w:lvlText w:val="■"/>
      <w:lvlJc w:val="left"/>
      <w:pPr>
        <w:ind w:left="4320" w:hanging="360"/>
      </w:pPr>
    </w:lvl>
    <w:lvl w:ilvl="6" w:tplc="A7B69662">
      <w:start w:val="1"/>
      <w:numFmt w:val="bullet"/>
      <w:lvlText w:val="●"/>
      <w:lvlJc w:val="left"/>
      <w:pPr>
        <w:ind w:left="5040" w:hanging="360"/>
      </w:pPr>
    </w:lvl>
    <w:lvl w:ilvl="7" w:tplc="D890CC3C">
      <w:start w:val="1"/>
      <w:numFmt w:val="bullet"/>
      <w:lvlText w:val="●"/>
      <w:lvlJc w:val="left"/>
      <w:pPr>
        <w:ind w:left="5760" w:hanging="360"/>
      </w:pPr>
    </w:lvl>
    <w:lvl w:ilvl="8" w:tplc="D2465584">
      <w:start w:val="1"/>
      <w:numFmt w:val="bullet"/>
      <w:lvlText w:val="●"/>
      <w:lvlJc w:val="left"/>
      <w:pPr>
        <w:ind w:left="6480" w:hanging="360"/>
      </w:pPr>
    </w:lvl>
  </w:abstractNum>
  <w:abstractNum w:abstractNumId="7" w15:restartNumberingAfterBreak="0">
    <w:nsid w:val="6E7675C6"/>
    <w:multiLevelType w:val="hybridMultilevel"/>
    <w:tmpl w:val="170CAC3C"/>
    <w:lvl w:ilvl="0" w:tplc="040C0001">
      <w:start w:val="1"/>
      <w:numFmt w:val="bullet"/>
      <w:lvlText w:val=""/>
      <w:lvlJc w:val="left"/>
      <w:pPr>
        <w:ind w:left="504" w:hanging="288"/>
      </w:pPr>
      <w:rPr>
        <w:rFonts w:ascii="Symbol" w:hAnsi="Symbol" w:hint="default"/>
      </w:r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num w:numId="1" w16cid:durableId="330957144">
    <w:abstractNumId w:val="6"/>
    <w:lvlOverride w:ilvl="0">
      <w:startOverride w:val="1"/>
    </w:lvlOverride>
  </w:num>
  <w:num w:numId="2" w16cid:durableId="5450826">
    <w:abstractNumId w:val="0"/>
    <w:lvlOverride w:ilvl="0">
      <w:startOverride w:val="1"/>
    </w:lvlOverride>
  </w:num>
  <w:num w:numId="3" w16cid:durableId="937561089">
    <w:abstractNumId w:val="0"/>
  </w:num>
  <w:num w:numId="4" w16cid:durableId="1156460112">
    <w:abstractNumId w:val="7"/>
  </w:num>
  <w:num w:numId="5" w16cid:durableId="31155803">
    <w:abstractNumId w:val="2"/>
  </w:num>
  <w:num w:numId="6" w16cid:durableId="1722091071">
    <w:abstractNumId w:val="4"/>
  </w:num>
  <w:num w:numId="7" w16cid:durableId="943728668">
    <w:abstractNumId w:val="1"/>
  </w:num>
  <w:num w:numId="8" w16cid:durableId="343479593">
    <w:abstractNumId w:val="5"/>
  </w:num>
  <w:num w:numId="9" w16cid:durableId="122024409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ou Zilai">
    <w15:presenceInfo w15:providerId="AD" w15:userId="S::zhouzilai@winninggroup.com.sg::48aba929-b5b3-4414-8c31-dbf61325ecdf"/>
  </w15:person>
  <w15:person w15:author="Ismael SAMBY">
    <w15:presenceInfo w15:providerId="Windows Live" w15:userId="0ddd6c292a4ed5d0"/>
  </w15:person>
  <w15:person w15:author="Dr IBRAHIMA DIALLO">
    <w15:presenceInfo w15:providerId="None" w15:userId="Dr IBRAHIMA DIAL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57E"/>
    <w:rsid w:val="000D6951"/>
    <w:rsid w:val="000E1EB1"/>
    <w:rsid w:val="00107124"/>
    <w:rsid w:val="00113A22"/>
    <w:rsid w:val="001D526C"/>
    <w:rsid w:val="002C5FA0"/>
    <w:rsid w:val="002E0BB5"/>
    <w:rsid w:val="003C7AE5"/>
    <w:rsid w:val="0041076F"/>
    <w:rsid w:val="004476D7"/>
    <w:rsid w:val="006A5C40"/>
    <w:rsid w:val="006B3E63"/>
    <w:rsid w:val="006C4487"/>
    <w:rsid w:val="00841FE2"/>
    <w:rsid w:val="0089110C"/>
    <w:rsid w:val="008A591E"/>
    <w:rsid w:val="0093157E"/>
    <w:rsid w:val="0098416C"/>
    <w:rsid w:val="009D7CED"/>
    <w:rsid w:val="00A66CF6"/>
    <w:rsid w:val="00A92095"/>
    <w:rsid w:val="00AD1E08"/>
    <w:rsid w:val="00B27BA7"/>
    <w:rsid w:val="00B677D5"/>
    <w:rsid w:val="00BA334C"/>
    <w:rsid w:val="00C15A36"/>
    <w:rsid w:val="00C3003C"/>
    <w:rsid w:val="00CB4800"/>
    <w:rsid w:val="00CD7B62"/>
    <w:rsid w:val="00D138A7"/>
    <w:rsid w:val="00D23326"/>
    <w:rsid w:val="00D74B20"/>
    <w:rsid w:val="00E01F5C"/>
    <w:rsid w:val="00EF2310"/>
    <w:rsid w:val="00F35313"/>
    <w:rsid w:val="00F473CA"/>
    <w:rsid w:val="00F4762D"/>
    <w:rsid w:val="00F80ADF"/>
    <w:rsid w:val="00F9113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5E497"/>
  <w15:docId w15:val="{F0C27F58-3F6F-442D-A6D1-C0C1FDC63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91133"/>
    <w:rPr>
      <w:sz w:val="16"/>
      <w:szCs w:val="16"/>
    </w:rPr>
  </w:style>
  <w:style w:type="paragraph" w:styleId="CommentText">
    <w:name w:val="annotation text"/>
    <w:basedOn w:val="Normal"/>
    <w:link w:val="CommentTextChar"/>
    <w:uiPriority w:val="99"/>
    <w:unhideWhenUsed/>
    <w:rsid w:val="00F91133"/>
    <w:rPr>
      <w:rFonts w:ascii="Arial" w:hAnsi="Arial" w:cs="Arial"/>
      <w:lang w:val="en-SG" w:eastAsia="zh-CN"/>
    </w:rPr>
  </w:style>
  <w:style w:type="character" w:customStyle="1" w:styleId="CommentTextChar">
    <w:name w:val="Comment Text Char"/>
    <w:basedOn w:val="DefaultParagraphFont"/>
    <w:link w:val="CommentText"/>
    <w:uiPriority w:val="99"/>
    <w:rsid w:val="00F91133"/>
    <w:rPr>
      <w:rFonts w:ascii="Arial" w:eastAsiaTheme="minorEastAsia" w:hAnsi="Arial" w:cs="Arial"/>
      <w:lang w:val="en-SG" w:eastAsia="zh-CN"/>
    </w:rPr>
  </w:style>
  <w:style w:type="paragraph" w:styleId="CommentSubject">
    <w:name w:val="annotation subject"/>
    <w:basedOn w:val="CommentText"/>
    <w:next w:val="CommentText"/>
    <w:link w:val="CommentSubjectChar"/>
    <w:uiPriority w:val="99"/>
    <w:semiHidden/>
    <w:unhideWhenUsed/>
    <w:rsid w:val="00F91133"/>
    <w:rPr>
      <w:rFonts w:ascii="Times New Roman" w:eastAsia="Times New Roman" w:hAnsi="Times New Roman" w:cs="Times New Roman"/>
      <w:b/>
      <w:bCs/>
      <w:lang w:val="fr-FR" w:eastAsia="fr-FR"/>
    </w:rPr>
  </w:style>
  <w:style w:type="character" w:customStyle="1" w:styleId="CommentSubjectChar">
    <w:name w:val="Comment Subject Char"/>
    <w:basedOn w:val="CommentTextChar"/>
    <w:link w:val="CommentSubject"/>
    <w:uiPriority w:val="99"/>
    <w:semiHidden/>
    <w:rsid w:val="00F91133"/>
    <w:rPr>
      <w:rFonts w:ascii="Arial" w:eastAsiaTheme="minorEastAsia" w:hAnsi="Arial" w:cs="Arial"/>
      <w:b/>
      <w:bCs/>
      <w:lang w:val="en-SG" w:eastAsia="zh-CN"/>
    </w:rPr>
  </w:style>
  <w:style w:type="paragraph" w:styleId="Revision">
    <w:name w:val="Revision"/>
    <w:hidden/>
    <w:uiPriority w:val="99"/>
    <w:semiHidden/>
    <w:rsid w:val="0041076F"/>
  </w:style>
  <w:style w:type="character" w:styleId="UnresolvedMention">
    <w:name w:val="Unresolved Mention"/>
    <w:basedOn w:val="DefaultParagraphFont"/>
    <w:uiPriority w:val="99"/>
    <w:semiHidden/>
    <w:unhideWhenUsed/>
    <w:rsid w:val="00C15A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9</Pages>
  <Words>4237</Words>
  <Characters>24157</Characters>
  <Application>Microsoft Office Word</Application>
  <DocSecurity>0</DocSecurity>
  <Lines>201</Lines>
  <Paragraphs>56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Zhou Zilai</cp:lastModifiedBy>
  <cp:revision>56</cp:revision>
  <dcterms:created xsi:type="dcterms:W3CDTF">2026-07-06T13:16:00Z</dcterms:created>
  <dcterms:modified xsi:type="dcterms:W3CDTF">2026-07-21T09:28:00Z</dcterms:modified>
</cp:coreProperties>
</file>